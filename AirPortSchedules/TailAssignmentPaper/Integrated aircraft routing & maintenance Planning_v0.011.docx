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FA77" w14:textId="77777777" w:rsidR="00F5465B" w:rsidRDefault="00F5465B" w:rsidP="0002761B">
      <w:pPr>
        <w:jc w:val="center"/>
        <w:rPr>
          <w:b/>
          <w:bCs/>
          <w:sz w:val="28"/>
          <w:szCs w:val="28"/>
        </w:rPr>
      </w:pPr>
    </w:p>
    <w:p w14:paraId="3462BF6B" w14:textId="137388FB" w:rsidR="00F5465B" w:rsidRDefault="00F5465B" w:rsidP="0002761B">
      <w:pPr>
        <w:jc w:val="center"/>
        <w:rPr>
          <w:b/>
          <w:bCs/>
          <w:sz w:val="28"/>
          <w:szCs w:val="28"/>
        </w:rPr>
      </w:pPr>
      <w:r>
        <w:rPr>
          <w:b/>
          <w:bCs/>
          <w:sz w:val="28"/>
          <w:szCs w:val="28"/>
        </w:rPr>
        <w:t>INDIAN INSTITUTE OF MANAGEMENT, KOZHIKHODE</w:t>
      </w:r>
    </w:p>
    <w:p w14:paraId="7E3FB37E" w14:textId="532F1B28" w:rsidR="00F5465B" w:rsidRDefault="00FE1500" w:rsidP="0002761B">
      <w:pPr>
        <w:jc w:val="center"/>
        <w:rPr>
          <w:b/>
          <w:bCs/>
          <w:sz w:val="28"/>
          <w:szCs w:val="28"/>
        </w:rPr>
      </w:pPr>
      <w:r>
        <w:rPr>
          <w:noProof/>
        </w:rPr>
        <w:drawing>
          <wp:inline distT="0" distB="0" distL="0" distR="0" wp14:anchorId="5131B5E8" wp14:editId="31D4A977">
            <wp:extent cx="1765300" cy="1796823"/>
            <wp:effectExtent l="0" t="0" r="6350" b="0"/>
            <wp:docPr id="11130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8330" name=""/>
                    <pic:cNvPicPr/>
                  </pic:nvPicPr>
                  <pic:blipFill>
                    <a:blip r:embed="rId8"/>
                    <a:stretch>
                      <a:fillRect/>
                    </a:stretch>
                  </pic:blipFill>
                  <pic:spPr>
                    <a:xfrm>
                      <a:off x="0" y="0"/>
                      <a:ext cx="1774646" cy="1806336"/>
                    </a:xfrm>
                    <a:prstGeom prst="rect">
                      <a:avLst/>
                    </a:prstGeom>
                  </pic:spPr>
                </pic:pic>
              </a:graphicData>
            </a:graphic>
          </wp:inline>
        </w:drawing>
      </w:r>
    </w:p>
    <w:p w14:paraId="412E6C0A" w14:textId="4B563899" w:rsidR="006246A5" w:rsidRPr="0002761B" w:rsidRDefault="00F5465B" w:rsidP="0002761B">
      <w:pPr>
        <w:jc w:val="center"/>
        <w:rPr>
          <w:b/>
          <w:bCs/>
          <w:sz w:val="28"/>
          <w:szCs w:val="28"/>
        </w:rPr>
      </w:pPr>
      <w:r>
        <w:rPr>
          <w:b/>
          <w:bCs/>
          <w:color w:val="C00000"/>
          <w:sz w:val="28"/>
          <w:szCs w:val="28"/>
        </w:rPr>
        <w:t xml:space="preserve">Title: </w:t>
      </w:r>
      <w:r w:rsidR="0057241B" w:rsidRPr="0002761B">
        <w:rPr>
          <w:b/>
          <w:bCs/>
          <w:color w:val="C00000"/>
          <w:sz w:val="28"/>
          <w:szCs w:val="28"/>
        </w:rPr>
        <w:t xml:space="preserve">Integrated model </w:t>
      </w:r>
      <w:r w:rsidR="0021266B" w:rsidRPr="0002761B">
        <w:rPr>
          <w:b/>
          <w:bCs/>
          <w:color w:val="C00000"/>
          <w:sz w:val="28"/>
          <w:szCs w:val="28"/>
        </w:rPr>
        <w:t xml:space="preserve">for </w:t>
      </w:r>
      <w:r w:rsidR="00C95C53" w:rsidRPr="0002761B">
        <w:rPr>
          <w:b/>
          <w:bCs/>
          <w:color w:val="C00000"/>
          <w:sz w:val="28"/>
          <w:szCs w:val="28"/>
        </w:rPr>
        <w:t>aircraft routing &amp; maintenance planning.</w:t>
      </w:r>
    </w:p>
    <w:p w14:paraId="5C97A042" w14:textId="3FEBF8CA" w:rsidR="005E4099" w:rsidRDefault="005E4099" w:rsidP="005E4099">
      <w:pPr>
        <w:spacing w:line="259" w:lineRule="auto"/>
        <w:jc w:val="center"/>
        <w:rPr>
          <w:b/>
          <w:bCs/>
        </w:rPr>
      </w:pPr>
      <w:r w:rsidRPr="005E4099">
        <w:rPr>
          <w:b/>
          <w:bCs/>
        </w:rPr>
        <w:t>Research Advisory Committee:</w:t>
      </w:r>
    </w:p>
    <w:p w14:paraId="4FBCEB9C" w14:textId="0331DEF9" w:rsidR="005E4099" w:rsidRPr="001A49C2" w:rsidRDefault="005E4099" w:rsidP="005E4099">
      <w:pPr>
        <w:spacing w:line="259" w:lineRule="auto"/>
        <w:jc w:val="center"/>
      </w:pPr>
      <w:r w:rsidRPr="001A49C2">
        <w:t>Prof. P. N. Ram Kumar (Chairperson, RAC)</w:t>
      </w:r>
    </w:p>
    <w:p w14:paraId="5E09056D" w14:textId="5E766578" w:rsidR="005E4099" w:rsidRPr="001A49C2" w:rsidRDefault="009028D8" w:rsidP="005E4099">
      <w:pPr>
        <w:spacing w:line="259" w:lineRule="auto"/>
        <w:jc w:val="center"/>
      </w:pPr>
      <w:r w:rsidRPr="001A49C2">
        <w:t>Asst. Prof. Ramesh Krishnan (Area member, RAC)</w:t>
      </w:r>
    </w:p>
    <w:p w14:paraId="7B2F770E" w14:textId="776D4BC9" w:rsidR="009028D8" w:rsidRDefault="009028D8" w:rsidP="005E4099">
      <w:pPr>
        <w:spacing w:line="259" w:lineRule="auto"/>
        <w:jc w:val="center"/>
      </w:pPr>
      <w:r w:rsidRPr="001A49C2">
        <w:t xml:space="preserve">Asst. Prof. Dharun Kasilingam (Cross Area member, RAC) </w:t>
      </w:r>
    </w:p>
    <w:p w14:paraId="7233ED1E" w14:textId="77777777" w:rsidR="001A49C2" w:rsidRDefault="001A49C2" w:rsidP="001A49C2">
      <w:pPr>
        <w:spacing w:line="259" w:lineRule="auto"/>
      </w:pPr>
    </w:p>
    <w:p w14:paraId="6AF20EA2" w14:textId="77777777" w:rsidR="001A49C2" w:rsidRDefault="001A49C2" w:rsidP="001A49C2">
      <w:pPr>
        <w:spacing w:line="259" w:lineRule="auto"/>
      </w:pPr>
    </w:p>
    <w:p w14:paraId="196ACE9B" w14:textId="77777777" w:rsidR="001A49C2" w:rsidRDefault="001A49C2" w:rsidP="001A49C2">
      <w:pPr>
        <w:spacing w:line="259" w:lineRule="auto"/>
      </w:pPr>
    </w:p>
    <w:p w14:paraId="00D75253" w14:textId="77777777" w:rsidR="00714CA0" w:rsidRDefault="00714CA0" w:rsidP="001A49C2">
      <w:pPr>
        <w:spacing w:line="259" w:lineRule="auto"/>
      </w:pPr>
    </w:p>
    <w:p w14:paraId="7DD5825D" w14:textId="77777777" w:rsidR="00714CA0" w:rsidRDefault="00714CA0" w:rsidP="001A49C2">
      <w:pPr>
        <w:spacing w:line="259" w:lineRule="auto"/>
      </w:pPr>
    </w:p>
    <w:p w14:paraId="5EF8C1E5" w14:textId="77777777" w:rsidR="00714CA0" w:rsidRDefault="00714CA0" w:rsidP="001A49C2">
      <w:pPr>
        <w:spacing w:line="259" w:lineRule="auto"/>
      </w:pPr>
    </w:p>
    <w:p w14:paraId="0A3D17F3" w14:textId="77777777" w:rsidR="00714CA0" w:rsidRDefault="00714CA0" w:rsidP="001A49C2">
      <w:pPr>
        <w:spacing w:line="259" w:lineRule="auto"/>
      </w:pPr>
    </w:p>
    <w:p w14:paraId="4C91709D" w14:textId="18D6C74C" w:rsidR="001A49C2" w:rsidRDefault="001A49C2" w:rsidP="001A49C2">
      <w:pPr>
        <w:spacing w:line="259" w:lineRule="auto"/>
      </w:pPr>
      <w:r>
        <w:t>Submitted by:</w:t>
      </w:r>
    </w:p>
    <w:p w14:paraId="13D5947E" w14:textId="064DA8ED" w:rsidR="001A49C2" w:rsidRDefault="001A49C2" w:rsidP="001A49C2">
      <w:pPr>
        <w:spacing w:line="259" w:lineRule="auto"/>
      </w:pPr>
      <w:r>
        <w:t>Arun Kumar Pappala</w:t>
      </w:r>
    </w:p>
    <w:p w14:paraId="44F9CEC1" w14:textId="1CDE0E25" w:rsidR="001A49C2" w:rsidRPr="001A49C2" w:rsidRDefault="00DC70D5" w:rsidP="001A49C2">
      <w:pPr>
        <w:spacing w:line="259" w:lineRule="auto"/>
      </w:pPr>
      <w:r>
        <w:t>PhDPT03/2</w:t>
      </w:r>
      <w:r w:rsidR="00315465">
        <w:t>4</w:t>
      </w:r>
      <w:r>
        <w:t>/Q</w:t>
      </w:r>
    </w:p>
    <w:p w14:paraId="75184773" w14:textId="0D29E530" w:rsidR="00F40853" w:rsidRDefault="00F40853" w:rsidP="00C3716C">
      <w:pPr>
        <w:tabs>
          <w:tab w:val="center" w:pos="4680"/>
        </w:tabs>
        <w:spacing w:line="259" w:lineRule="auto"/>
        <w:jc w:val="left"/>
      </w:pPr>
      <w:r>
        <w:br w:type="page"/>
      </w:r>
      <w:r w:rsidR="00C3716C">
        <w:lastRenderedPageBreak/>
        <w:tab/>
      </w:r>
    </w:p>
    <w:p w14:paraId="166646D1" w14:textId="77777777" w:rsidR="00952BBE" w:rsidRDefault="00952BBE" w:rsidP="0002761B"/>
    <w:p w14:paraId="435CEBB1" w14:textId="50AD8D1B" w:rsidR="00952BBE" w:rsidRPr="0012437B" w:rsidRDefault="00952BBE" w:rsidP="0012437B">
      <w:pPr>
        <w:rPr>
          <w:b/>
          <w:bCs/>
        </w:rPr>
      </w:pPr>
      <w:r w:rsidRPr="0012437B">
        <w:rPr>
          <w:b/>
          <w:bCs/>
        </w:rPr>
        <w:t>Abstract</w:t>
      </w:r>
    </w:p>
    <w:p w14:paraId="2331304A" w14:textId="548B1FAE" w:rsidR="00B6007A" w:rsidRDefault="00CB39F5" w:rsidP="0002761B">
      <w:r>
        <w:t xml:space="preserve">Aircrafts are the most expensive resources </w:t>
      </w:r>
      <w:r w:rsidR="00121F24">
        <w:t xml:space="preserve">in an airline </w:t>
      </w:r>
      <w:r w:rsidR="000C79B2">
        <w:t>enterprise</w:t>
      </w:r>
      <w:r w:rsidR="00121F24">
        <w:t xml:space="preserve">. The optimal deployment of this valuable resource starts with assigning </w:t>
      </w:r>
      <w:r w:rsidR="00ED7670">
        <w:t xml:space="preserve">aircraft to schedule. Arriving at an optimal number of </w:t>
      </w:r>
      <w:r w:rsidR="006729C4">
        <w:t>aircraft</w:t>
      </w:r>
      <w:r w:rsidR="00EC5BEF">
        <w:t xml:space="preserve"> needed to sustain the operations of a published schedule</w:t>
      </w:r>
      <w:r w:rsidR="00BC6B02">
        <w:t xml:space="preserve"> will greatly help in reducing aircraft leasing costs, utilization of maintenance resources, </w:t>
      </w:r>
      <w:r w:rsidR="00937437">
        <w:t xml:space="preserve">or even adjusting schedules strategically. </w:t>
      </w:r>
      <w:r w:rsidR="00C351AA">
        <w:t xml:space="preserve">In addition, the aircraft assignment must take into account </w:t>
      </w:r>
      <w:r w:rsidR="001937BE">
        <w:t xml:space="preserve">the standard </w:t>
      </w:r>
      <w:r w:rsidR="00C351AA">
        <w:t>maintenance considerations</w:t>
      </w:r>
      <w:r w:rsidR="000F5BBB">
        <w:t xml:space="preserve"> (A/B/C/D-checks)</w:t>
      </w:r>
      <w:r w:rsidR="00C351AA">
        <w:t xml:space="preserve"> </w:t>
      </w:r>
      <w:r w:rsidR="001937BE">
        <w:t xml:space="preserve">at planning stage </w:t>
      </w:r>
      <w:r w:rsidR="00C351AA">
        <w:t xml:space="preserve">to </w:t>
      </w:r>
      <w:r w:rsidR="001937BE">
        <w:t xml:space="preserve">increase schedule compliance; </w:t>
      </w:r>
      <w:r w:rsidR="00C351AA">
        <w:t xml:space="preserve">avoid penalty costs &amp; </w:t>
      </w:r>
      <w:r w:rsidR="000F5BBB">
        <w:t xml:space="preserve">ensure </w:t>
      </w:r>
      <w:commentRangeStart w:id="0"/>
      <w:r w:rsidR="00C351AA">
        <w:t>safety</w:t>
      </w:r>
      <w:commentRangeEnd w:id="0"/>
      <w:r w:rsidR="00C05071">
        <w:rPr>
          <w:rStyle w:val="CommentReference"/>
          <w:sz w:val="24"/>
          <w:szCs w:val="24"/>
        </w:rPr>
        <w:commentReference w:id="0"/>
      </w:r>
      <w:r w:rsidR="00C351AA">
        <w:t>.</w:t>
      </w:r>
    </w:p>
    <w:p w14:paraId="44147A82" w14:textId="77777777" w:rsidR="00A60F3F" w:rsidRDefault="00A60F3F" w:rsidP="0002761B"/>
    <w:p w14:paraId="5A3BCCBA" w14:textId="77777777" w:rsidR="00A60F3F" w:rsidRDefault="00A60F3F" w:rsidP="0002761B"/>
    <w:p w14:paraId="4329DD80" w14:textId="7A728BD2" w:rsidR="00A60F3F" w:rsidRDefault="00A60F3F" w:rsidP="0002761B">
      <w:pPr>
        <w:jc w:val="center"/>
      </w:pPr>
      <w:r>
        <w:rPr>
          <w:b/>
          <w:color w:val="C00000"/>
        </w:rPr>
        <w:t xml:space="preserve">KEYWORDS:  Aircraft Routing, Maintenance planning, Integrated airline planning, Integer Linear Programming, </w:t>
      </w:r>
      <w:r w:rsidR="00BB5137">
        <w:rPr>
          <w:b/>
          <w:color w:val="C00000"/>
        </w:rPr>
        <w:t>Heuristics</w:t>
      </w:r>
    </w:p>
    <w:p w14:paraId="01663B94" w14:textId="60ACA4D1" w:rsidR="009D1C2E" w:rsidRPr="002A382C" w:rsidRDefault="009D1C2E" w:rsidP="0002761B">
      <w:r w:rsidRPr="002A382C">
        <w:br w:type="page"/>
      </w:r>
    </w:p>
    <w:p w14:paraId="640B10C3" w14:textId="77777777" w:rsidR="005920BA" w:rsidRDefault="005920BA" w:rsidP="005920BA">
      <w:pPr>
        <w:pStyle w:val="Heading1"/>
      </w:pPr>
      <w:commentRangeStart w:id="1"/>
      <w:r>
        <w:lastRenderedPageBreak/>
        <w:t>Introduction</w:t>
      </w:r>
      <w:commentRangeEnd w:id="1"/>
      <w:r w:rsidR="00D76E5C">
        <w:rPr>
          <w:rStyle w:val="CommentReference"/>
          <w:sz w:val="24"/>
          <w:szCs w:val="24"/>
        </w:rPr>
        <w:commentReference w:id="1"/>
      </w:r>
    </w:p>
    <w:p w14:paraId="178EF856" w14:textId="434B7589" w:rsidR="005920BA" w:rsidRDefault="005920BA" w:rsidP="005920BA">
      <w:pPr>
        <w:jc w:val="center"/>
      </w:pPr>
      <w:r>
        <w:rPr>
          <w:b/>
          <w:color w:val="C00000"/>
        </w:rPr>
        <w:t xml:space="preserve">The airline industry is a very key economic driver for any country. The GDP of a country is truly reflected in the air traffic volumes of the </w:t>
      </w:r>
      <w:commentRangeStart w:id="2"/>
      <w:r>
        <w:rPr>
          <w:b/>
          <w:color w:val="C00000"/>
        </w:rPr>
        <w:t>country</w:t>
      </w:r>
      <w:commentRangeEnd w:id="2"/>
      <w:r w:rsidR="00397ACD">
        <w:rPr>
          <w:rStyle w:val="CommentReference"/>
          <w:b/>
          <w:color w:val="C00000"/>
          <w:sz w:val="24"/>
          <w:szCs w:val="24"/>
        </w:rPr>
        <w:commentReference w:id="2"/>
      </w:r>
      <w:r>
        <w:rPr>
          <w:b/>
          <w:color w:val="C00000"/>
        </w:rPr>
        <w:t xml:space="preserve">. However, airline industry is a very low margin </w:t>
      </w:r>
      <w:commentRangeStart w:id="3"/>
      <w:r>
        <w:rPr>
          <w:b/>
          <w:color w:val="C00000"/>
        </w:rPr>
        <w:t>business</w:t>
      </w:r>
      <w:commentRangeEnd w:id="3"/>
      <w:r w:rsidR="001C1AB6">
        <w:rPr>
          <w:rStyle w:val="CommentReference"/>
          <w:b/>
          <w:color w:val="C00000"/>
          <w:sz w:val="24"/>
          <w:szCs w:val="24"/>
        </w:rPr>
        <w:commentReference w:id="3"/>
      </w:r>
      <w:r>
        <w:rPr>
          <w:b/>
          <w:color w:val="C00000"/>
        </w:rPr>
        <w:t xml:space="preserve">. </w:t>
      </w:r>
      <w:r w:rsidR="00D06244">
        <w:rPr>
          <w:b/>
          <w:color w:val="C00000"/>
        </w:rPr>
        <w:t xml:space="preserve">Constructing a profitable schedule is at the heart of the airline operations. The airline market </w:t>
      </w:r>
      <w:r w:rsidR="00F6280F">
        <w:rPr>
          <w:b/>
          <w:color w:val="C00000"/>
        </w:rPr>
        <w:t>demand</w:t>
      </w:r>
      <w:r w:rsidR="00D06244">
        <w:rPr>
          <w:b/>
          <w:color w:val="C00000"/>
        </w:rPr>
        <w:t>, the prevailing government regulations</w:t>
      </w:r>
      <w:commentRangeStart w:id="4"/>
      <w:r w:rsidR="00D06244">
        <w:rPr>
          <w:b/>
          <w:color w:val="C00000"/>
        </w:rPr>
        <w:t xml:space="preserve"> &amp; </w:t>
      </w:r>
      <w:commentRangeEnd w:id="4"/>
      <w:r w:rsidR="00852302">
        <w:rPr>
          <w:rStyle w:val="CommentReference"/>
          <w:b/>
          <w:color w:val="C00000"/>
          <w:sz w:val="24"/>
          <w:szCs w:val="24"/>
        </w:rPr>
        <w:commentReference w:id="4"/>
      </w:r>
      <w:r w:rsidR="00D06244">
        <w:rPr>
          <w:b/>
          <w:color w:val="C00000"/>
        </w:rPr>
        <w:t xml:space="preserve">various strategic decisions impact the operated destinations and frequency of flight operations. This choice of destinations and frequency comprise the schedule. </w:t>
      </w:r>
      <w:r>
        <w:rPr>
          <w:b/>
          <w:color w:val="C00000"/>
        </w:rPr>
        <w:t xml:space="preserve">Publishing a 10% more optimal schedule will improve revenues by </w:t>
      </w:r>
      <w:commentRangeStart w:id="5"/>
      <w:r>
        <w:rPr>
          <w:b/>
          <w:color w:val="C00000"/>
        </w:rPr>
        <w:t>1</w:t>
      </w:r>
      <w:commentRangeEnd w:id="5"/>
      <w:r w:rsidR="001C0958">
        <w:rPr>
          <w:rStyle w:val="CommentReference"/>
          <w:b/>
          <w:color w:val="C00000"/>
          <w:sz w:val="24"/>
          <w:szCs w:val="24"/>
        </w:rPr>
        <w:commentReference w:id="5"/>
      </w:r>
      <w:r>
        <w:rPr>
          <w:b/>
          <w:color w:val="C00000"/>
        </w:rPr>
        <w:t xml:space="preserve">%. </w:t>
      </w:r>
      <w:r w:rsidR="003B3800">
        <w:rPr>
          <w:b/>
          <w:color w:val="C00000"/>
        </w:rPr>
        <w:t xml:space="preserve">Knowing the profit margins of airline industry is </w:t>
      </w:r>
      <w:r w:rsidR="003D40A6">
        <w:rPr>
          <w:b/>
          <w:color w:val="C00000"/>
        </w:rPr>
        <w:t>typically</w:t>
      </w:r>
      <w:r w:rsidR="003B3800">
        <w:rPr>
          <w:b/>
          <w:color w:val="C00000"/>
        </w:rPr>
        <w:t xml:space="preserve"> </w:t>
      </w:r>
      <w:commentRangeStart w:id="6"/>
      <w:r w:rsidR="003B3800">
        <w:rPr>
          <w:b/>
          <w:color w:val="C00000"/>
        </w:rPr>
        <w:t>1-3% average over the last decade</w:t>
      </w:r>
      <w:commentRangeEnd w:id="6"/>
      <w:r w:rsidR="009233DB">
        <w:rPr>
          <w:rStyle w:val="CommentReference"/>
          <w:b/>
          <w:color w:val="C00000"/>
          <w:sz w:val="24"/>
          <w:szCs w:val="24"/>
        </w:rPr>
        <w:commentReference w:id="6"/>
      </w:r>
      <w:r w:rsidR="003B3800">
        <w:rPr>
          <w:b/>
          <w:color w:val="C00000"/>
        </w:rPr>
        <w:t xml:space="preserve">; any revenue improvement without additional resources will translate into higher profits. </w:t>
      </w:r>
      <w:ins w:id="7" w:author="Prof. Ramesh Krishnan" w:date="2024-10-18T16:23:00Z" w16du:dateUtc="2024-10-18T10:53:00Z">
        <w:r w:rsidR="0069094E">
          <w:t xml:space="preserve">Hence, </w:t>
        </w:r>
      </w:ins>
      <w:del w:id="8" w:author="Prof. Ramesh Krishnan" w:date="2024-10-18T16:23:00Z" w16du:dateUtc="2024-10-18T10:53:00Z">
        <w:r w:rsidR="007750B1" w:rsidDel="0069094E">
          <w:delText>E</w:delText>
        </w:r>
      </w:del>
      <w:ins w:id="9" w:author="Prof. Ramesh Krishnan" w:date="2024-10-18T16:23:00Z" w16du:dateUtc="2024-10-18T10:53:00Z">
        <w:r w:rsidR="0069094E">
          <w:t>e</w:t>
        </w:r>
      </w:ins>
      <w:r w:rsidR="007750B1">
        <w:rPr>
          <w:b/>
          <w:color w:val="C00000"/>
        </w:rPr>
        <w:t>ffective</w:t>
      </w:r>
      <w:r w:rsidR="003B3800">
        <w:rPr>
          <w:b/>
          <w:color w:val="C00000"/>
        </w:rPr>
        <w:t xml:space="preserve"> p</w:t>
      </w:r>
      <w:r>
        <w:rPr>
          <w:b/>
          <w:color w:val="C00000"/>
        </w:rPr>
        <w:t>lanning</w:t>
      </w:r>
      <w:r w:rsidR="003B3800">
        <w:rPr>
          <w:b/>
          <w:color w:val="C00000"/>
        </w:rPr>
        <w:t xml:space="preserve"> </w:t>
      </w:r>
      <w:ins w:id="10" w:author="Prof. Ramesh Krishnan" w:date="2024-10-18T16:22:00Z" w16du:dateUtc="2024-10-18T10:52:00Z">
        <w:r w:rsidR="0069094E">
          <w:t xml:space="preserve">and scheduling </w:t>
        </w:r>
      </w:ins>
      <w:del w:id="11" w:author="Prof. Ramesh Krishnan" w:date="2024-10-18T16:22:00Z" w16du:dateUtc="2024-10-18T10:52:00Z">
        <w:r w:rsidR="003B3800" w:rsidDel="0069094E">
          <w:delText xml:space="preserve">hence </w:delText>
        </w:r>
      </w:del>
      <w:r w:rsidR="003B3800">
        <w:rPr>
          <w:b/>
          <w:color w:val="C00000"/>
        </w:rPr>
        <w:t xml:space="preserve">becomes highly pivotal to airline success.  </w:t>
      </w:r>
    </w:p>
    <w:p w14:paraId="0FD5EC7C" w14:textId="0A773A82" w:rsidR="00AF7625" w:rsidRDefault="00744FA2" w:rsidP="00D06244">
      <w:pPr>
        <w:jc w:val="center"/>
        <w:rPr>
          <w:ins w:id="12" w:author="Prof. Ramesh Krishnan" w:date="2024-10-18T16:58:00Z" w16du:dateUtc="2024-10-18T11:28:00Z"/>
        </w:rPr>
      </w:pPr>
      <w:r>
        <w:rPr>
          <w:b/>
          <w:color w:val="C00000"/>
        </w:rPr>
        <w:t>Typically,</w:t>
      </w:r>
      <w:r w:rsidR="00A151AD">
        <w:rPr>
          <w:b/>
          <w:color w:val="C00000"/>
        </w:rPr>
        <w:t xml:space="preserve"> the schedule planning process consists of the </w:t>
      </w:r>
      <w:del w:id="13" w:author="Prof. Ramesh Krishnan" w:date="2024-10-18T16:32:00Z" w16du:dateUtc="2024-10-18T11:02:00Z">
        <w:r w:rsidR="00A151AD" w:rsidDel="000C0799">
          <w:delText>below</w:delText>
        </w:r>
      </w:del>
      <w:ins w:id="14" w:author="Prof. Ramesh Krishnan" w:date="2024-10-18T16:32:00Z" w16du:dateUtc="2024-10-18T11:02:00Z">
        <w:r w:rsidR="000C0799">
          <w:t>following</w:t>
        </w:r>
      </w:ins>
      <w:r w:rsidR="00A151AD">
        <w:rPr>
          <w:b/>
          <w:color w:val="C00000"/>
        </w:rPr>
        <w:t xml:space="preserve"> steps: </w:t>
      </w:r>
      <w:r w:rsidR="00A151AD" w:rsidRPr="003A0676">
        <w:rPr>
          <w:b/>
          <w:bCs/>
          <w:rPrChange w:id="15" w:author="Prof. Ramesh Krishnan" w:date="2024-10-18T16:32:00Z" w16du:dateUtc="2024-10-18T11:02:00Z">
            <w:rPr/>
          </w:rPrChange>
          <w:color w:val="C00000"/>
        </w:rPr>
        <w:t>flight scheduling, fleet assignment, aircraft routing, maintenance planning and crew scheduling</w:t>
      </w:r>
      <w:r w:rsidR="00A151AD">
        <w:rPr>
          <w:b/>
          <w:color w:val="C00000"/>
        </w:rPr>
        <w:t>. Ideally t</w:t>
      </w:r>
      <w:r w:rsidR="00D06244">
        <w:rPr>
          <w:b/>
          <w:color w:val="C00000"/>
        </w:rPr>
        <w:t xml:space="preserve">here must be </w:t>
      </w:r>
      <w:del w:id="16" w:author="Prof. Ramesh Krishnan" w:date="2024-10-18T16:33:00Z" w16du:dateUtc="2024-10-18T11:03:00Z">
        <w:r w:rsidR="00D06244" w:rsidDel="007C316A">
          <w:delText xml:space="preserve">compatibility </w:delText>
        </w:r>
      </w:del>
      <w:ins w:id="17" w:author="Prof. Ramesh Krishnan" w:date="2024-10-18T16:33:00Z" w16du:dateUtc="2024-10-18T11:03:00Z">
        <w:r w:rsidR="007C316A">
          <w:t xml:space="preserve">integration </w:t>
        </w:r>
      </w:ins>
      <w:r w:rsidR="00D06244">
        <w:rPr>
          <w:b/>
          <w:color w:val="C00000"/>
        </w:rPr>
        <w:t>between schedule design, fleet assignment, aircraft routing, maintenance planning and crew pairing to achieve optimal operations</w:t>
      </w:r>
      <w:del w:id="18" w:author="Prof. Ramesh Krishnan" w:date="2024-10-18T16:33:00Z" w16du:dateUtc="2024-10-18T11:03:00Z">
        <w:r w:rsidR="00D06244" w:rsidDel="009A43B6">
          <w:delText>.</w:delText>
        </w:r>
      </w:del>
      <w:r w:rsidR="00A151AD">
        <w:rPr>
          <w:b/>
          <w:color w:val="C00000"/>
        </w:rPr>
        <w:t xml:space="preserve"> </w:t>
      </w:r>
      <w:commentRangeStart w:id="19"/>
      <w:r w:rsidR="00A151AD">
        <w:rPr>
          <w:b/>
          <w:color w:val="C00000"/>
        </w:rPr>
        <w:t>[FA19-Pony et.al]</w:t>
      </w:r>
      <w:commentRangeEnd w:id="19"/>
      <w:r w:rsidR="009A43B6">
        <w:rPr>
          <w:rStyle w:val="CommentReference"/>
          <w:b/>
          <w:color w:val="C00000"/>
          <w:sz w:val="24"/>
          <w:szCs w:val="24"/>
        </w:rPr>
        <w:commentReference w:id="19"/>
      </w:r>
      <w:r w:rsidR="00E33D15">
        <w:rPr>
          <w:b/>
          <w:color w:val="C00000"/>
        </w:rPr>
        <w:t xml:space="preserve">. The schedule design phase will fix the destinations to fly and the frequency (weekly, daily, twice-daily etc.) based on airport slot availability and demand forecasts. </w:t>
      </w:r>
      <w:commentRangeStart w:id="20"/>
      <w:r w:rsidR="00E33D15">
        <w:rPr>
          <w:b/>
          <w:color w:val="C00000"/>
        </w:rPr>
        <w:t xml:space="preserve">The fleet assignment </w:t>
      </w:r>
      <w:commentRangeEnd w:id="20"/>
      <w:r w:rsidR="000348BF">
        <w:rPr>
          <w:rStyle w:val="CommentReference"/>
          <w:b/>
          <w:color w:val="C00000"/>
          <w:sz w:val="24"/>
          <w:szCs w:val="24"/>
        </w:rPr>
        <w:commentReference w:id="20"/>
      </w:r>
      <w:r w:rsidR="00E33D15">
        <w:rPr>
          <w:b/>
          <w:color w:val="C00000"/>
        </w:rPr>
        <w:t xml:space="preserve">stage will allocate the fleet-type to each flight </w:t>
      </w:r>
      <w:ins w:id="21" w:author="Arun PAPPALA" w:date="2024-10-29T12:01:00Z" w16du:dateUtc="2024-10-29T04:01:00Z">
        <w:r w:rsidR="00050391">
          <w:t xml:space="preserve">route. </w:t>
        </w:r>
      </w:ins>
      <w:commentRangeStart w:id="22"/>
      <w:del w:id="23" w:author="Arun PAPPALA" w:date="2024-10-29T12:01:00Z" w16du:dateUtc="2024-10-29T04:01:00Z">
        <w:r w:rsidR="00E33D15" w:rsidDel="00050391">
          <w:delText>leg</w:delText>
        </w:r>
        <w:commentRangeEnd w:id="22"/>
        <w:r w:rsidR="006C3392" w:rsidDel="00050391">
          <w:rPr>
            <w:rStyle w:val="CommentReference"/>
            <w:sz w:val="24"/>
            <w:szCs w:val="24"/>
          </w:rPr>
          <w:commentReference w:id="22"/>
        </w:r>
        <w:r w:rsidR="00E33D15" w:rsidDel="00050391">
          <w:delText xml:space="preserve">, </w:delText>
        </w:r>
      </w:del>
      <w:r w:rsidR="00E33D15">
        <w:rPr>
          <w:b/>
          <w:color w:val="C00000"/>
        </w:rPr>
        <w:t xml:space="preserve">such that the capacity of the aircraft closely matches the expected demand on the route; </w:t>
      </w:r>
      <w:commentRangeStart w:id="24"/>
      <w:r w:rsidR="00E33D15">
        <w:rPr>
          <w:b/>
          <w:color w:val="C00000"/>
        </w:rPr>
        <w:t>this step will ensure there is no seat</w:t>
      </w:r>
      <w:commentRangeEnd w:id="24"/>
      <w:r w:rsidR="009D67B1">
        <w:rPr>
          <w:rStyle w:val="CommentReference"/>
          <w:b/>
          <w:color w:val="C00000"/>
          <w:sz w:val="24"/>
          <w:szCs w:val="24"/>
        </w:rPr>
        <w:commentReference w:id="24"/>
      </w:r>
      <w:r w:rsidR="003D40A6">
        <w:rPr>
          <w:b/>
          <w:color w:val="C00000"/>
        </w:rPr>
        <w:t xml:space="preserve">. </w:t>
      </w:r>
    </w:p>
    <w:p w14:paraId="4C42ECC2" w14:textId="64D9EFFC" w:rsidR="00D06244" w:rsidRDefault="00D06244" w:rsidP="00D06244">
      <w:r w:rsidRPr="00D06244">
        <w:t xml:space="preserve">The </w:t>
      </w:r>
      <w:commentRangeStart w:id="25"/>
      <w:r w:rsidRPr="00D06244">
        <w:t xml:space="preserve">existing literature </w:t>
      </w:r>
      <w:commentRangeEnd w:id="25"/>
      <w:r w:rsidR="00512EB4" w:rsidRPr="00D06244">
        <w:rPr>
          <w:rStyle w:val="CommentReference"/>
          <w:sz w:val="24"/>
          <w:szCs w:val="24"/>
        </w:rPr>
        <w:commentReference w:id="25"/>
      </w:r>
      <w:r w:rsidRPr="00D06244">
        <w:t>either disaggregates</w:t>
      </w:r>
      <w:r w:rsidR="00A151AD">
        <w:t xml:space="preserve"> </w:t>
      </w:r>
      <w:r w:rsidRPr="00D06244">
        <w:t>the scheduling problem into several modular subproblems or</w:t>
      </w:r>
      <w:r>
        <w:t xml:space="preserve"> </w:t>
      </w:r>
      <w:r w:rsidRPr="00D06244">
        <w:t xml:space="preserve">assumes </w:t>
      </w:r>
      <w:commentRangeStart w:id="26"/>
      <w:r w:rsidRPr="00D06244">
        <w:t xml:space="preserve">some critical dependencies as input </w:t>
      </w:r>
      <w:commentRangeEnd w:id="26"/>
      <w:r w:rsidR="00ED78F8" w:rsidRPr="00D06244">
        <w:rPr>
          <w:rStyle w:val="CommentReference"/>
          <w:sz w:val="24"/>
          <w:szCs w:val="24"/>
        </w:rPr>
        <w:commentReference w:id="26"/>
      </w:r>
      <w:r w:rsidRPr="00D06244">
        <w:t>due to the trade-off between</w:t>
      </w:r>
      <w:r>
        <w:t xml:space="preserve"> </w:t>
      </w:r>
      <w:r w:rsidRPr="00D06244">
        <w:t>tractability and profitability.</w:t>
      </w:r>
      <w:r w:rsidR="00A151AD">
        <w:t xml:space="preserve"> Such siloed handling of schedule planning </w:t>
      </w:r>
      <w:del w:id="27" w:author="Prof. Ramesh Krishnan" w:date="2024-10-25T16:44:00Z" w16du:dateUtc="2024-10-25T11:14:00Z">
        <w:r w:rsidR="00A151AD" w:rsidDel="007B621F">
          <w:delText>process</w:delText>
        </w:r>
      </w:del>
      <w:ins w:id="28" w:author="Prof. Ramesh Krishnan" w:date="2024-10-25T16:44:00Z" w16du:dateUtc="2024-10-25T11:14:00Z">
        <w:r w:rsidR="007B621F">
          <w:t>processes</w:t>
        </w:r>
      </w:ins>
      <w:r w:rsidR="00A151AD">
        <w:t xml:space="preserve"> as modular sub-problems will decrease the optimality of the overall solution. </w:t>
      </w:r>
      <w:del w:id="29" w:author="Prof. Ramesh Krishnan" w:date="2024-10-25T16:45:00Z" w16du:dateUtc="2024-10-25T11:15:00Z">
        <w:r w:rsidR="00A151AD" w:rsidDel="007B621F">
          <w:delText>Further, most</w:delText>
        </w:r>
      </w:del>
      <w:ins w:id="30" w:author="Prof. Ramesh Krishnan" w:date="2024-10-25T16:45:00Z" w16du:dateUtc="2024-10-25T11:15:00Z">
        <w:r w:rsidR="007B621F">
          <w:t>Most</w:t>
        </w:r>
      </w:ins>
      <w:r w:rsidR="00A151AD">
        <w:t xml:space="preserve"> </w:t>
      </w:r>
      <w:del w:id="31" w:author="Prof. Ramesh Krishnan" w:date="2024-10-25T16:44:00Z" w16du:dateUtc="2024-10-25T11:14:00Z">
        <w:r w:rsidR="00A151AD" w:rsidDel="007B621F">
          <w:delText>works further assume</w:delText>
        </w:r>
      </w:del>
      <w:ins w:id="32" w:author="Prof. Ramesh Krishnan" w:date="2024-10-25T16:44:00Z" w16du:dateUtc="2024-10-25T11:14:00Z">
        <w:r w:rsidR="007B621F">
          <w:t>work further assumes</w:t>
        </w:r>
      </w:ins>
      <w:r w:rsidR="00A151AD">
        <w:t xml:space="preserve"> </w:t>
      </w:r>
      <w:commentRangeStart w:id="33"/>
      <w:r w:rsidR="00A151AD">
        <w:t xml:space="preserve">the cyclic-schedule operation </w:t>
      </w:r>
      <w:commentRangeEnd w:id="33"/>
      <w:r w:rsidR="002968E6">
        <w:rPr>
          <w:rStyle w:val="CommentReference"/>
          <w:sz w:val="24"/>
          <w:szCs w:val="24"/>
        </w:rPr>
        <w:commentReference w:id="33"/>
      </w:r>
      <w:r w:rsidR="00A151AD">
        <w:t xml:space="preserve">and plan for a day, few days or a </w:t>
      </w:r>
      <w:commentRangeStart w:id="34"/>
      <w:r w:rsidR="00A151AD">
        <w:t>week</w:t>
      </w:r>
      <w:commentRangeEnd w:id="34"/>
      <w:r w:rsidR="00511D19">
        <w:rPr>
          <w:rStyle w:val="CommentReference"/>
          <w:sz w:val="24"/>
          <w:szCs w:val="24"/>
        </w:rPr>
        <w:commentReference w:id="34"/>
      </w:r>
      <w:r w:rsidR="00A151AD">
        <w:t xml:space="preserve">.  </w:t>
      </w:r>
    </w:p>
    <w:p w14:paraId="51828264" w14:textId="4B4EC549" w:rsidR="005920BA" w:rsidRDefault="005920BA" w:rsidP="005920BA">
      <w:r>
        <w:t xml:space="preserve">The main product of an airline is the Schedule. An operable and maintainable schedule which is robust </w:t>
      </w:r>
      <w:r w:rsidR="007750B1">
        <w:t>against</w:t>
      </w:r>
      <w:r>
        <w:t xml:space="preserve"> disruption can help improve performance &amp; revenues. The biggest adhoc cost drivers for airlines are cancelled flights, &amp; </w:t>
      </w:r>
      <w:del w:id="35" w:author="Prof. Ramesh Krishnan" w:date="2024-10-25T16:45:00Z" w16du:dateUtc="2024-10-25T11:15:00Z">
        <w:r w:rsidDel="00EE4297">
          <w:delText>un-used</w:delText>
        </w:r>
      </w:del>
      <w:ins w:id="36" w:author="Prof. Ramesh Krishnan" w:date="2024-10-25T16:45:00Z" w16du:dateUtc="2024-10-25T11:15:00Z">
        <w:r w:rsidR="00EE4297">
          <w:t>unused</w:t>
        </w:r>
      </w:ins>
      <w:r>
        <w:t xml:space="preserve"> maintenance slots. </w:t>
      </w:r>
      <w:r w:rsidR="00744FA2">
        <w:t>Both</w:t>
      </w:r>
      <w:r>
        <w:t xml:space="preserve"> costs can be reduced by improved maintenance planning. Increased robustness of the schedule &amp; maintenance plan to disruptions can both increase revenue &amp; decrease costs; thereby improving the margins for the airline.</w:t>
      </w:r>
    </w:p>
    <w:p w14:paraId="369B7A7F" w14:textId="02A377E3" w:rsidR="001755A1" w:rsidRDefault="00744FA2" w:rsidP="005920BA">
      <w:r>
        <w:lastRenderedPageBreak/>
        <w:t>The planning</w:t>
      </w:r>
      <w:r w:rsidR="001755A1">
        <w:t xml:space="preserve"> stage ends with schedule publication. The schedule is basically a combination of the routes and the dates for each flight the airline will operate. This is the product that airline will publish to the market and that will drive </w:t>
      </w:r>
      <w:r>
        <w:t>consumers</w:t>
      </w:r>
      <w:r w:rsidR="001755A1">
        <w:t xml:space="preserve"> to book the flights published on the schedule. Normally the entire seasonal schedule is seldom viewed by normal </w:t>
      </w:r>
      <w:r>
        <w:t>passengers</w:t>
      </w:r>
      <w:r w:rsidR="001755A1">
        <w:t xml:space="preserve"> </w:t>
      </w:r>
      <w:commentRangeStart w:id="37"/>
      <w:r w:rsidR="001755A1">
        <w:t>as the website will focus the search via the desired travel dates and routes</w:t>
      </w:r>
      <w:commentRangeEnd w:id="37"/>
      <w:r w:rsidR="006C5186">
        <w:rPr>
          <w:rStyle w:val="CommentReference"/>
          <w:sz w:val="24"/>
          <w:szCs w:val="24"/>
        </w:rPr>
        <w:commentReference w:id="37"/>
      </w:r>
      <w:r w:rsidR="001755A1">
        <w:t xml:space="preserve">. However, an exhaustive schedule for the flight airline will operate for the next six to eight months will be typically published. </w:t>
      </w:r>
    </w:p>
    <w:p w14:paraId="7CB7AA11" w14:textId="3459AD6F" w:rsidR="001755A1" w:rsidRDefault="001755A1" w:rsidP="005920BA">
      <w:r>
        <w:t xml:space="preserve">Sample published schedule is as </w:t>
      </w:r>
      <w:commentRangeStart w:id="38"/>
      <w:commentRangeStart w:id="39"/>
      <w:r>
        <w:t>follows</w:t>
      </w:r>
      <w:commentRangeEnd w:id="38"/>
      <w:r w:rsidR="003654BA">
        <w:rPr>
          <w:rStyle w:val="CommentReference"/>
          <w:sz w:val="24"/>
          <w:szCs w:val="24"/>
        </w:rPr>
        <w:commentReference w:id="38"/>
      </w:r>
      <w:commentRangeEnd w:id="39"/>
      <w:r w:rsidR="00377C9A">
        <w:rPr>
          <w:rStyle w:val="CommentReference"/>
          <w:sz w:val="24"/>
          <w:szCs w:val="24"/>
        </w:rPr>
        <w:commentReference w:id="39"/>
      </w:r>
      <w:r>
        <w:t>:</w:t>
      </w:r>
    </w:p>
    <w:p w14:paraId="37CBB880" w14:textId="65CF77D2" w:rsidR="001755A1" w:rsidRDefault="001755A1" w:rsidP="005920BA">
      <w:r>
        <w:rPr>
          <w:noProof/>
        </w:rPr>
        <w:drawing>
          <wp:inline distT="0" distB="0" distL="0" distR="0" wp14:anchorId="633495BE" wp14:editId="6D47879B">
            <wp:extent cx="5943600" cy="2734310"/>
            <wp:effectExtent l="0" t="0" r="0" b="8890"/>
            <wp:docPr id="15073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78334" name=""/>
                    <pic:cNvPicPr/>
                  </pic:nvPicPr>
                  <pic:blipFill>
                    <a:blip r:embed="rId13"/>
                    <a:stretch>
                      <a:fillRect/>
                    </a:stretch>
                  </pic:blipFill>
                  <pic:spPr>
                    <a:xfrm>
                      <a:off x="0" y="0"/>
                      <a:ext cx="5943600" cy="2734310"/>
                    </a:xfrm>
                    <a:prstGeom prst="rect">
                      <a:avLst/>
                    </a:prstGeom>
                  </pic:spPr>
                </pic:pic>
              </a:graphicData>
            </a:graphic>
          </wp:inline>
        </w:drawing>
      </w:r>
    </w:p>
    <w:p w14:paraId="31B5DDF0" w14:textId="4DE65761" w:rsidR="001755A1" w:rsidRDefault="001755A1" w:rsidP="005920BA">
      <w:r>
        <w:t>Here is another schedule publication with date of operations &amp; timings:</w:t>
      </w:r>
    </w:p>
    <w:p w14:paraId="4BD6EE5C" w14:textId="504A31DD" w:rsidR="001755A1" w:rsidRDefault="001755A1" w:rsidP="005920BA">
      <w:r>
        <w:rPr>
          <w:noProof/>
        </w:rPr>
        <w:drawing>
          <wp:inline distT="0" distB="0" distL="0" distR="0" wp14:anchorId="4967DA67" wp14:editId="2C005137">
            <wp:extent cx="5943600" cy="2322830"/>
            <wp:effectExtent l="0" t="0" r="0" b="1270"/>
            <wp:docPr id="19506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0603" name=""/>
                    <pic:cNvPicPr/>
                  </pic:nvPicPr>
                  <pic:blipFill>
                    <a:blip r:embed="rId14"/>
                    <a:stretch>
                      <a:fillRect/>
                    </a:stretch>
                  </pic:blipFill>
                  <pic:spPr>
                    <a:xfrm>
                      <a:off x="0" y="0"/>
                      <a:ext cx="5943600" cy="2322830"/>
                    </a:xfrm>
                    <a:prstGeom prst="rect">
                      <a:avLst/>
                    </a:prstGeom>
                  </pic:spPr>
                </pic:pic>
              </a:graphicData>
            </a:graphic>
          </wp:inline>
        </w:drawing>
      </w:r>
    </w:p>
    <w:p w14:paraId="61652DA7" w14:textId="746CFA63" w:rsidR="001755A1" w:rsidRDefault="001755A1" w:rsidP="005920BA">
      <w:commentRangeStart w:id="40"/>
      <w:r>
        <w:lastRenderedPageBreak/>
        <w:t xml:space="preserve">The published schedule will then be assigned </w:t>
      </w:r>
      <w:commentRangeEnd w:id="40"/>
      <w:r w:rsidR="00E43640">
        <w:rPr>
          <w:rStyle w:val="CommentReference"/>
          <w:sz w:val="24"/>
          <w:szCs w:val="24"/>
        </w:rPr>
        <w:commentReference w:id="40"/>
      </w:r>
      <w:r>
        <w:t xml:space="preserve">fleet and actual aircraft rotation, as part of operations. The assignment of aircraft to the above flights must be done in the most optimal manner so as to maximize the aircraft usage and also reduce the total number of </w:t>
      </w:r>
      <w:r w:rsidR="00744FA2">
        <w:t>aircraft</w:t>
      </w:r>
      <w:r>
        <w:t xml:space="preserve"> needed to operate the schedule.</w:t>
      </w:r>
    </w:p>
    <w:p w14:paraId="0F32136E" w14:textId="166CA76B" w:rsidR="001755A1" w:rsidRDefault="001755A1" w:rsidP="005920BA">
      <w:r>
        <w:t>Such assigned of aircraft to flights can be represented as follows:</w:t>
      </w:r>
    </w:p>
    <w:p w14:paraId="12C860F6" w14:textId="1B48FF77" w:rsidR="001755A1" w:rsidRPr="001755A1" w:rsidRDefault="001755A1" w:rsidP="001755A1">
      <w:r w:rsidRPr="001755A1">
        <w:rPr>
          <w:noProof/>
        </w:rPr>
        <w:drawing>
          <wp:inline distT="0" distB="0" distL="0" distR="0" wp14:anchorId="006A8DA3" wp14:editId="46852E6C">
            <wp:extent cx="5943600" cy="2186305"/>
            <wp:effectExtent l="0" t="0" r="0" b="4445"/>
            <wp:docPr id="1470483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86305"/>
                    </a:xfrm>
                    <a:prstGeom prst="rect">
                      <a:avLst/>
                    </a:prstGeom>
                    <a:noFill/>
                    <a:ln>
                      <a:noFill/>
                    </a:ln>
                  </pic:spPr>
                </pic:pic>
              </a:graphicData>
            </a:graphic>
          </wp:inline>
        </w:drawing>
      </w:r>
    </w:p>
    <w:p w14:paraId="145D3002" w14:textId="0E56A84B" w:rsidR="001755A1" w:rsidRDefault="001755A1" w:rsidP="005920BA">
      <w:commentRangeStart w:id="41"/>
      <w:r>
        <w:t xml:space="preserve">The above figure shows </w:t>
      </w:r>
      <w:r w:rsidR="00556669">
        <w:t>the allocation</w:t>
      </w:r>
      <w:r>
        <w:t xml:space="preserve"> of flights to </w:t>
      </w:r>
      <w:r w:rsidR="00A955BF">
        <w:t>aircraft</w:t>
      </w:r>
      <w:r>
        <w:t>.</w:t>
      </w:r>
      <w:commentRangeEnd w:id="41"/>
      <w:r w:rsidR="00CC564F">
        <w:rPr>
          <w:rStyle w:val="CommentReference"/>
          <w:sz w:val="24"/>
          <w:szCs w:val="24"/>
        </w:rPr>
        <w:commentReference w:id="41"/>
      </w:r>
    </w:p>
    <w:p w14:paraId="557201DF" w14:textId="2A1AAE36" w:rsidR="001755A1" w:rsidDel="00C73295" w:rsidRDefault="001755A1" w:rsidP="005920BA">
      <w:pPr>
        <w:rPr>
          <w:del w:id="42" w:author="Prof. Ramesh Krishnan" w:date="2024-10-25T16:56:00Z" w16du:dateUtc="2024-10-25T11:26:00Z"/>
        </w:rPr>
      </w:pPr>
    </w:p>
    <w:p w14:paraId="5D8149C2" w14:textId="63D9907A" w:rsidR="001755A1" w:rsidRDefault="001755A1" w:rsidP="005920BA">
      <w:pPr>
        <w:jc w:val="center"/>
      </w:pPr>
      <w:r>
        <w:rPr>
          <w:b/>
          <w:color w:val="C00000"/>
        </w:rPr>
        <w:t xml:space="preserve">Then the aircraft </w:t>
      </w:r>
      <w:r w:rsidR="00556669">
        <w:rPr>
          <w:b/>
          <w:color w:val="C00000"/>
        </w:rPr>
        <w:t>allocation</w:t>
      </w:r>
      <w:r>
        <w:rPr>
          <w:b/>
          <w:color w:val="C00000"/>
        </w:rPr>
        <w:t xml:space="preserve"> must also take into account there are no </w:t>
      </w:r>
      <w:r w:rsidR="00A955BF">
        <w:rPr>
          <w:b/>
          <w:color w:val="C00000"/>
        </w:rPr>
        <w:t>deadhead</w:t>
      </w:r>
      <w:r>
        <w:rPr>
          <w:b/>
          <w:color w:val="C00000"/>
        </w:rPr>
        <w:t xml:space="preserve"> </w:t>
      </w:r>
      <w:r w:rsidR="00A955BF">
        <w:rPr>
          <w:b/>
          <w:color w:val="C00000"/>
        </w:rPr>
        <w:t>flights,</w:t>
      </w:r>
      <w:r>
        <w:rPr>
          <w:b/>
          <w:color w:val="C00000"/>
        </w:rPr>
        <w:t xml:space="preserve"> or </w:t>
      </w:r>
      <w:r w:rsidR="00F008EE">
        <w:rPr>
          <w:b/>
          <w:color w:val="C00000"/>
        </w:rPr>
        <w:t>the routing bring the aircraft to a city where maintenance can be undertaken at the time when such maintenance is due. Here the city/</w:t>
      </w:r>
      <w:r w:rsidR="00556669">
        <w:rPr>
          <w:b/>
          <w:color w:val="C00000"/>
        </w:rPr>
        <w:t>station-based</w:t>
      </w:r>
      <w:r w:rsidR="00F008EE">
        <w:rPr>
          <w:b/>
          <w:color w:val="C00000"/>
        </w:rPr>
        <w:t xml:space="preserve"> allocation of aircraft to respective flights is </w:t>
      </w:r>
      <w:commentRangeStart w:id="43"/>
      <w:r w:rsidR="00F008EE">
        <w:rPr>
          <w:b/>
          <w:color w:val="C00000"/>
        </w:rPr>
        <w:t>shown</w:t>
      </w:r>
      <w:commentRangeEnd w:id="43"/>
      <w:r w:rsidR="00C73295">
        <w:rPr>
          <w:rStyle w:val="CommentReference"/>
          <w:b/>
          <w:color w:val="C00000"/>
          <w:sz w:val="24"/>
          <w:szCs w:val="24"/>
        </w:rPr>
        <w:commentReference w:id="43"/>
      </w:r>
      <w:r w:rsidR="00F008EE">
        <w:rPr>
          <w:b/>
          <w:color w:val="C00000"/>
        </w:rPr>
        <w:t>.</w:t>
      </w:r>
    </w:p>
    <w:p w14:paraId="484E2A15" w14:textId="7708BB41" w:rsidR="00F008EE" w:rsidRPr="00F008EE" w:rsidRDefault="00F008EE" w:rsidP="00F008EE">
      <w:r w:rsidRPr="00F008EE">
        <w:rPr>
          <w:noProof/>
        </w:rPr>
        <w:lastRenderedPageBreak/>
        <w:drawing>
          <wp:inline distT="0" distB="0" distL="0" distR="0" wp14:anchorId="6CA9C742" wp14:editId="1E09BF9D">
            <wp:extent cx="5943600" cy="3147060"/>
            <wp:effectExtent l="0" t="0" r="0" b="0"/>
            <wp:docPr id="298386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10C23F32" w14:textId="77777777" w:rsidR="00F008EE" w:rsidRDefault="00F008EE" w:rsidP="005920BA"/>
    <w:p w14:paraId="5FADBEAE" w14:textId="0E40BD04" w:rsidR="005920BA" w:rsidRDefault="005920BA" w:rsidP="005920BA">
      <w:pPr>
        <w:pStyle w:val="Heading1"/>
      </w:pPr>
      <w:r>
        <w:t>Literature Review</w:t>
      </w:r>
    </w:p>
    <w:p w14:paraId="0E2B281F" w14:textId="4E690DF1" w:rsidR="00721529" w:rsidRDefault="00721529" w:rsidP="00721529">
      <w:pPr>
        <w:pStyle w:val="Heading2"/>
      </w:pPr>
      <w:r>
        <w:t>Aircraft Routing</w:t>
      </w:r>
    </w:p>
    <w:p w14:paraId="1F820E5F" w14:textId="03394BC5" w:rsidR="002A0D2B" w:rsidRDefault="002A0D2B" w:rsidP="002A0D2B">
      <w:pPr>
        <w:jc w:val="center"/>
        <w:rPr>
          <w:rStyle w:val="Hyperlink"/>
        </w:rPr>
      </w:pPr>
      <w:r>
        <w:rPr>
          <w:b/>
          <w:color w:val="C00000"/>
        </w:rPr>
        <w:t xml:space="preserve">Most of the current literature addressed the aircraft routing problem at a day/week level and treated it as an operational activity. </w:t>
      </w:r>
      <w:hyperlink w:anchor="_Banhart.et.al__(1998):" w:history="1">
        <w:r w:rsidR="00556669" w:rsidRPr="009F20FE">
          <w:rPr>
            <w:rStyle w:val="Hyperlink"/>
          </w:rPr>
          <w:t>Banhart.et.al (</w:t>
        </w:r>
        <w:r w:rsidRPr="009F20FE">
          <w:rPr>
            <w:rStyle w:val="Hyperlink"/>
          </w:rPr>
          <w:t>1998</w:t>
        </w:r>
      </w:hyperlink>
      <w:r w:rsidRPr="008E6502">
        <w:rPr>
          <w:b/>
          <w:color w:val="C00000"/>
        </w:rPr>
        <w:t xml:space="preserve">) </w:t>
      </w:r>
      <w:r>
        <w:rPr>
          <w:b/>
          <w:color w:val="C00000"/>
        </w:rPr>
        <w:t xml:space="preserve">proposed a column generation approach to assign aircrafts to a schedule but limited to weekly flights and considered inherent regular overnight maintenance. This was improved by </w:t>
      </w:r>
      <w:hyperlink w:anchor="_Chellappan.et.al__(2003):" w:history="1">
        <w:r w:rsidRPr="00AC33CE">
          <w:rPr>
            <w:rStyle w:val="Hyperlink"/>
          </w:rPr>
          <w:t>Chellappan et.al (2003)</w:t>
        </w:r>
      </w:hyperlink>
      <w:r>
        <w:rPr>
          <w:b/>
          <w:color w:val="C00000"/>
        </w:rPr>
        <w:t xml:space="preserve"> with proposing another weekly aircraft assignment with maintenance considered for A-check; This was improved by </w:t>
      </w:r>
      <w:hyperlink w:anchor="_Sarac_et_al" w:history="1">
        <w:r w:rsidRPr="0011651C">
          <w:rPr>
            <w:rStyle w:val="Hyperlink"/>
          </w:rPr>
          <w:t>Sarac et. al (2006)</w:t>
        </w:r>
      </w:hyperlink>
      <w:r w:rsidRPr="006F77EB">
        <w:rPr>
          <w:b/>
          <w:color w:val="C00000"/>
        </w:rPr>
        <w:t xml:space="preserve"> </w:t>
      </w:r>
      <w:r>
        <w:rPr>
          <w:b/>
          <w:color w:val="C00000"/>
        </w:rPr>
        <w:t xml:space="preserve">to include maintenance feasibility by considering slots and capacity using branch and price algorithm for a daily time horizon. Later </w:t>
      </w:r>
      <w:hyperlink w:anchor="_Haouari_et.al_(2009)" w:history="1">
        <w:r w:rsidRPr="006A37C7">
          <w:rPr>
            <w:rStyle w:val="Hyperlink"/>
          </w:rPr>
          <w:t>Houari et. al (2009)</w:t>
        </w:r>
      </w:hyperlink>
      <w:r w:rsidRPr="00E967C7">
        <w:rPr>
          <w:b/>
          <w:color w:val="C00000"/>
        </w:rPr>
        <w:t xml:space="preserve"> </w:t>
      </w:r>
      <w:r>
        <w:rPr>
          <w:b/>
          <w:color w:val="C00000"/>
        </w:rPr>
        <w:t xml:space="preserve">integrated the fleet assignment with aircraft routing; where heuristics were deployed to solve both fleeting &amp; routing simultaneously. The deadhead costs, and aircraft assignment costs are minimized here, and the time horizon was up to 3weeks. This was further enhanced by </w:t>
      </w:r>
      <w:hyperlink w:anchor="_Sherali_ET._AL" w:history="1">
        <w:r w:rsidRPr="00244070">
          <w:rPr>
            <w:rStyle w:val="Hyperlink"/>
          </w:rPr>
          <w:t>Sherali et.al (2013)</w:t>
        </w:r>
      </w:hyperlink>
      <w:r>
        <w:rPr>
          <w:b/>
          <w:color w:val="C00000"/>
        </w:rPr>
        <w:t xml:space="preserve"> towards an integrated schedule design, fleet planning &amp; aircraft routing model using Bender’s decomposition. This work considered itinerary based demands, maintenance considerations etc. during optimization. Then </w:t>
      </w:r>
      <w:hyperlink w:anchor="_The_integrated_aircraft" w:history="1">
        <w:r w:rsidRPr="00A70F23">
          <w:rPr>
            <w:rStyle w:val="Hyperlink"/>
          </w:rPr>
          <w:t>Kenan et.al (2018)</w:t>
        </w:r>
      </w:hyperlink>
      <w:r>
        <w:rPr>
          <w:b/>
          <w:color w:val="C00000"/>
        </w:rPr>
        <w:t xml:space="preserve"> significantly enhanced the aircraft routing problem with optional flights and delay considerations. This work considered stochasticity of demand, optional flights, delays and deadhead flights were considered. </w:t>
      </w:r>
      <w:r w:rsidR="00203709">
        <w:rPr>
          <w:b/>
          <w:color w:val="C00000"/>
        </w:rPr>
        <w:t>The Column</w:t>
      </w:r>
      <w:r>
        <w:rPr>
          <w:b/>
          <w:color w:val="C00000"/>
        </w:rPr>
        <w:t xml:space="preserve"> generation approach was used to solve the problem </w:t>
      </w:r>
      <w:r>
        <w:rPr>
          <w:b/>
          <w:color w:val="C00000"/>
        </w:rPr>
        <w:lastRenderedPageBreak/>
        <w:t xml:space="preserve">while also addressing demand uncertainty. A similar integrated scheduling and routing with cruise control considerations was published by </w:t>
      </w:r>
      <w:hyperlink w:anchor="_Hüseyin_Gürkan,_Sinan" w:history="1">
        <w:r w:rsidRPr="00570CBC">
          <w:rPr>
            <w:rStyle w:val="Hyperlink"/>
          </w:rPr>
          <w:t>Gurukan</w:t>
        </w:r>
      </w:hyperlink>
      <w:r w:rsidRPr="00E11910">
        <w:rPr>
          <w:rStyle w:val="Hyperlink"/>
          <w:b/>
          <w:color w:val="C00000"/>
        </w:rPr>
        <w:t xml:space="preserve"> et.al (2016).</w:t>
      </w:r>
      <w:r>
        <w:rPr>
          <w:b/>
          <w:color w:val="C00000"/>
        </w:rPr>
        <w:t xml:space="preserve"> This work used non-linear programming with heuristics to optimize the best routing plan with lowest CO2 emission cost too. A longer horizon planning for aircraft routing was published by </w:t>
      </w:r>
      <w:r w:rsidRPr="00F335B5">
        <w:rPr>
          <w:rStyle w:val="Hyperlink"/>
          <w:b/>
          <w:color w:val="C00000"/>
        </w:rPr>
        <w:t>Oumaima et. al (2018)</w:t>
      </w:r>
      <w:r>
        <w:rPr>
          <w:b/>
          <w:color w:val="C00000"/>
        </w:rPr>
        <w:t xml:space="preserve"> by considering only A-check maintenance. More recently </w:t>
      </w:r>
      <w:r w:rsidRPr="00A85971">
        <w:rPr>
          <w:rStyle w:val="Hyperlink"/>
          <w:b/>
          <w:color w:val="C00000"/>
        </w:rPr>
        <w:t>Ben Ahmed et. al (2022)</w:t>
      </w:r>
      <w:r>
        <w:rPr>
          <w:b/>
          <w:color w:val="C00000"/>
        </w:rPr>
        <w:t xml:space="preserve"> have included crew planning also into this integrated scheduling and aircraft routing solution.  Maintenance task planning and resourcing was simultaneously addressed with robustness while considering disruption sources like propagated delays, adhoc maintenance tasks etc. in the work by </w:t>
      </w:r>
      <w:r w:rsidRPr="00542BEA">
        <w:rPr>
          <w:rStyle w:val="Hyperlink"/>
          <w:b/>
          <w:color w:val="C00000"/>
        </w:rPr>
        <w:t>Yonghuan et. al (2023).</w:t>
      </w:r>
      <w:r>
        <w:rPr>
          <w:b/>
          <w:color w:val="C00000"/>
        </w:rPr>
        <w:t xml:space="preserve"> The latest work to handle aircraft routing and maintenance for a longer horizon of 4 days implements both linear model and also a reinforcement learning model by </w:t>
      </w:r>
      <w:r w:rsidRPr="00DD2FD1">
        <w:rPr>
          <w:rStyle w:val="Hyperlink"/>
          <w:b/>
          <w:color w:val="C00000"/>
        </w:rPr>
        <w:t>Ruan et.al (2023)</w:t>
      </w:r>
      <w:r>
        <w:rPr>
          <w:rStyle w:val="Hyperlink"/>
          <w:b/>
          <w:color w:val="C00000"/>
        </w:rPr>
        <w:t>.</w:t>
      </w:r>
    </w:p>
    <w:p w14:paraId="4A9DEAA8" w14:textId="12276747" w:rsidR="002A0D2B" w:rsidRDefault="00721529" w:rsidP="00721529">
      <w:pPr>
        <w:pStyle w:val="Heading2"/>
      </w:pPr>
      <w:r w:rsidRPr="00721529">
        <w:t>Aircraft Maintenance</w:t>
      </w:r>
    </w:p>
    <w:p w14:paraId="5B6E0829" w14:textId="75E19E9E" w:rsidR="00B560D2" w:rsidRDefault="002A0D2B" w:rsidP="002A0D2B">
      <w:pPr>
        <w:jc w:val="center"/>
      </w:pPr>
      <w:r w:rsidRPr="0044782C">
        <w:rPr>
          <w:b/>
          <w:color w:val="C00000"/>
        </w:rPr>
        <w:t>In addition</w:t>
      </w:r>
      <w:r>
        <w:rPr>
          <w:b/>
          <w:color w:val="C00000"/>
        </w:rPr>
        <w:t xml:space="preserve">, maintenance planning has been separately worked upon, to plan maintenance at the right moment of reaching the thresholds of flying hours, days etc., by </w:t>
      </w:r>
      <w:r w:rsidRPr="00D50C9B">
        <w:rPr>
          <w:rStyle w:val="Hyperlink"/>
          <w:b/>
          <w:color w:val="C00000"/>
        </w:rPr>
        <w:t>Mehmet. Et.al (2013).</w:t>
      </w:r>
      <w:r>
        <w:rPr>
          <w:b/>
          <w:color w:val="C00000"/>
        </w:rPr>
        <w:t xml:space="preserve"> This work used compressed annealing technique to reduce the remaining flying hours by scheduling the check as late as possible. Later the work by </w:t>
      </w:r>
      <w:r w:rsidRPr="00D50C9B">
        <w:rPr>
          <w:rStyle w:val="Hyperlink"/>
          <w:b/>
          <w:color w:val="C00000"/>
        </w:rPr>
        <w:t>QichenDeng et. al (2019)</w:t>
      </w:r>
      <w:r>
        <w:rPr>
          <w:b/>
          <w:color w:val="C00000"/>
        </w:rPr>
        <w:t xml:space="preserve"> has explored </w:t>
      </w:r>
      <w:r w:rsidRPr="002A382C">
        <w:rPr>
          <w:b/>
          <w:color w:val="C00000"/>
        </w:rPr>
        <w:t>long term maintenance scheduling (A &amp; C checks)</w:t>
      </w:r>
      <w:r>
        <w:rPr>
          <w:b/>
          <w:color w:val="C00000"/>
        </w:rPr>
        <w:t xml:space="preserve"> using dynamic programming. This work also handles minimizing the disruptions due to schedule changes.  Later </w:t>
      </w:r>
      <w:r w:rsidRPr="00A20B00">
        <w:rPr>
          <w:rStyle w:val="Hyperlink"/>
          <w:b/>
          <w:color w:val="C00000"/>
        </w:rPr>
        <w:t>Xin Wen et. al (2022)</w:t>
      </w:r>
      <w:r>
        <w:rPr>
          <w:b/>
          <w:color w:val="C00000"/>
        </w:rPr>
        <w:t xml:space="preserve"> have developed a column generation method to solve for both maintenance plan &amp; aircraft routing plan with all maintenance capacity constraints addressed. However, this is for a four-day time horizon. </w:t>
      </w:r>
    </w:p>
    <w:p w14:paraId="2740E031" w14:textId="77777777" w:rsidR="00B560D2" w:rsidRDefault="00B560D2">
      <w:pPr>
        <w:spacing w:line="259" w:lineRule="auto"/>
        <w:jc w:val="left"/>
      </w:pPr>
    </w:p>
    <w:p w14:paraId="45AFADAB" w14:textId="77777777" w:rsidR="00A37900" w:rsidRDefault="00A37900">
      <w:pPr>
        <w:spacing w:line="259" w:lineRule="auto"/>
        <w:jc w:val="left"/>
      </w:pPr>
    </w:p>
    <w:p w14:paraId="7339FDEE" w14:textId="6B9C11F7" w:rsidR="00A37900" w:rsidRDefault="00A37900">
      <w:pPr>
        <w:spacing w:line="259" w:lineRule="auto"/>
        <w:jc w:val="left"/>
        <w:sectPr w:rsidR="00A37900">
          <w:pgSz w:w="12240" w:h="15840"/>
          <w:pgMar w:top="1440" w:right="1440" w:bottom="1440" w:left="1440" w:header="720" w:footer="720" w:gutter="0"/>
          <w:cols w:space="720"/>
        </w:sectPr>
      </w:pPr>
      <w:r>
        <w:t>The literature review of related studies is shown below:</w:t>
      </w:r>
    </w:p>
    <w:p w14:paraId="38BF0BDB" w14:textId="77777777" w:rsidR="00DA4A64" w:rsidRDefault="00DA4A64">
      <w:pPr>
        <w:spacing w:line="259" w:lineRule="auto"/>
        <w:jc w:val="left"/>
      </w:pPr>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Change w:id="44" w:author="Arun PAPPALA" w:date="2024-11-01T15:28:00Z" w16du:dateUtc="2024-11-01T07:28:00Z">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PrChange>
      </w:tblPr>
      <w:tblGrid>
        <w:gridCol w:w="574"/>
        <w:gridCol w:w="3162"/>
        <w:gridCol w:w="428"/>
        <w:gridCol w:w="443"/>
        <w:gridCol w:w="487"/>
        <w:gridCol w:w="927"/>
        <w:gridCol w:w="757"/>
        <w:gridCol w:w="717"/>
        <w:gridCol w:w="540"/>
        <w:gridCol w:w="2441"/>
        <w:tblGridChange w:id="45">
          <w:tblGrid>
            <w:gridCol w:w="574"/>
            <w:gridCol w:w="1"/>
            <w:gridCol w:w="1835"/>
            <w:gridCol w:w="39"/>
            <w:gridCol w:w="382"/>
            <w:gridCol w:w="39"/>
            <w:gridCol w:w="471"/>
            <w:gridCol w:w="395"/>
            <w:gridCol w:w="428"/>
            <w:gridCol w:w="409"/>
            <w:gridCol w:w="34"/>
            <w:gridCol w:w="392"/>
            <w:gridCol w:w="61"/>
            <w:gridCol w:w="34"/>
            <w:gridCol w:w="832"/>
            <w:gridCol w:w="61"/>
            <w:gridCol w:w="34"/>
            <w:gridCol w:w="662"/>
            <w:gridCol w:w="61"/>
            <w:gridCol w:w="34"/>
            <w:gridCol w:w="622"/>
            <w:gridCol w:w="61"/>
            <w:gridCol w:w="34"/>
            <w:gridCol w:w="445"/>
            <w:gridCol w:w="61"/>
            <w:gridCol w:w="34"/>
            <w:gridCol w:w="2441"/>
          </w:tblGrid>
        </w:tblGridChange>
      </w:tblGrid>
      <w:tr w:rsidR="00183551" w:rsidRPr="00BA08B2" w14:paraId="72881068" w14:textId="77777777" w:rsidTr="00183551">
        <w:trPr>
          <w:trHeight w:val="744"/>
          <w:trPrChange w:id="46" w:author="Arun PAPPALA" w:date="2024-11-01T15:28:00Z" w16du:dateUtc="2024-11-01T07:28:00Z">
            <w:trPr>
              <w:trHeight w:val="744"/>
            </w:trPr>
          </w:trPrChange>
        </w:trPr>
        <w:tc>
          <w:tcPr>
            <w:tcW w:w="574" w:type="dxa"/>
            <w:shd w:val="clear" w:color="auto" w:fill="7030A0"/>
            <w:tcMar>
              <w:top w:w="10" w:type="dxa"/>
              <w:left w:w="10" w:type="dxa"/>
              <w:bottom w:w="0" w:type="dxa"/>
              <w:right w:w="10" w:type="dxa"/>
            </w:tcMar>
            <w:vAlign w:val="center"/>
            <w:hideMark/>
            <w:tcPrChange w:id="47" w:author="Arun PAPPALA" w:date="2024-11-01T15:28:00Z" w16du:dateUtc="2024-11-01T07:28:00Z">
              <w:tcPr>
                <w:tcW w:w="575" w:type="dxa"/>
                <w:gridSpan w:val="2"/>
                <w:shd w:val="clear" w:color="auto" w:fill="7030A0"/>
                <w:tcMar>
                  <w:top w:w="10" w:type="dxa"/>
                  <w:left w:w="10" w:type="dxa"/>
                  <w:bottom w:w="0" w:type="dxa"/>
                  <w:right w:w="10" w:type="dxa"/>
                </w:tcMar>
                <w:vAlign w:val="center"/>
                <w:hideMark/>
              </w:tcPr>
            </w:tcPrChange>
          </w:tcPr>
          <w:p w14:paraId="387BACF9" w14:textId="77777777" w:rsidR="00BA08B2" w:rsidRPr="00BA08B2" w:rsidRDefault="00BA08B2" w:rsidP="00BA08B2">
            <w:pPr>
              <w:spacing w:line="259" w:lineRule="auto"/>
              <w:jc w:val="center"/>
              <w:rPr>
                <w:color w:val="FFFFFF" w:themeColor="background1"/>
              </w:rPr>
            </w:pPr>
            <w:r w:rsidRPr="00BA08B2">
              <w:rPr>
                <w:color w:val="FFFFFF" w:themeColor="background1"/>
              </w:rPr>
              <w:t>Sl.No</w:t>
            </w:r>
          </w:p>
        </w:tc>
        <w:tc>
          <w:tcPr>
            <w:tcW w:w="3162" w:type="dxa"/>
            <w:shd w:val="clear" w:color="auto" w:fill="7030A0"/>
            <w:tcMar>
              <w:top w:w="10" w:type="dxa"/>
              <w:left w:w="10" w:type="dxa"/>
              <w:bottom w:w="0" w:type="dxa"/>
              <w:right w:w="10" w:type="dxa"/>
            </w:tcMar>
            <w:vAlign w:val="center"/>
            <w:hideMark/>
            <w:tcPrChange w:id="48" w:author="Arun PAPPALA" w:date="2024-11-01T15:28:00Z" w16du:dateUtc="2024-11-01T07:28:00Z">
              <w:tcPr>
                <w:tcW w:w="1999" w:type="dxa"/>
                <w:gridSpan w:val="2"/>
                <w:shd w:val="clear" w:color="auto" w:fill="7030A0"/>
                <w:tcMar>
                  <w:top w:w="10" w:type="dxa"/>
                  <w:left w:w="10" w:type="dxa"/>
                  <w:bottom w:w="0" w:type="dxa"/>
                  <w:right w:w="10" w:type="dxa"/>
                </w:tcMar>
                <w:vAlign w:val="center"/>
                <w:hideMark/>
              </w:tcPr>
            </w:tcPrChange>
          </w:tcPr>
          <w:p w14:paraId="7BA7B02F" w14:textId="77777777" w:rsidR="00BA08B2" w:rsidRPr="00BA08B2" w:rsidRDefault="00BA08B2" w:rsidP="00BA08B2">
            <w:pPr>
              <w:spacing w:line="259" w:lineRule="auto"/>
              <w:jc w:val="center"/>
              <w:rPr>
                <w:color w:val="FFFFFF" w:themeColor="background1"/>
              </w:rPr>
            </w:pPr>
            <w:r w:rsidRPr="00BA08B2">
              <w:rPr>
                <w:color w:val="FFFFFF" w:themeColor="background1"/>
              </w:rPr>
              <w:t>Authors</w:t>
            </w:r>
          </w:p>
        </w:tc>
        <w:tc>
          <w:tcPr>
            <w:tcW w:w="428" w:type="dxa"/>
            <w:shd w:val="clear" w:color="auto" w:fill="7030A0"/>
            <w:tcMar>
              <w:top w:w="10" w:type="dxa"/>
              <w:left w:w="10" w:type="dxa"/>
              <w:bottom w:w="0" w:type="dxa"/>
              <w:right w:w="10" w:type="dxa"/>
            </w:tcMar>
            <w:vAlign w:val="center"/>
            <w:hideMark/>
            <w:tcPrChange w:id="49" w:author="Arun PAPPALA" w:date="2024-11-01T15:28:00Z" w16du:dateUtc="2024-11-01T07:28:00Z">
              <w:tcPr>
                <w:tcW w:w="421" w:type="dxa"/>
                <w:gridSpan w:val="2"/>
                <w:shd w:val="clear" w:color="auto" w:fill="7030A0"/>
                <w:tcMar>
                  <w:top w:w="10" w:type="dxa"/>
                  <w:left w:w="10" w:type="dxa"/>
                  <w:bottom w:w="0" w:type="dxa"/>
                  <w:right w:w="10" w:type="dxa"/>
                </w:tcMar>
                <w:vAlign w:val="center"/>
                <w:hideMark/>
              </w:tcPr>
            </w:tcPrChange>
          </w:tcPr>
          <w:p w14:paraId="6B1EF235" w14:textId="77777777" w:rsidR="00BA08B2" w:rsidRPr="00BA08B2" w:rsidRDefault="00BA08B2" w:rsidP="00BA08B2">
            <w:pPr>
              <w:spacing w:line="259" w:lineRule="auto"/>
              <w:jc w:val="center"/>
              <w:rPr>
                <w:color w:val="FFFFFF" w:themeColor="background1"/>
              </w:rPr>
            </w:pPr>
            <w:r w:rsidRPr="00BA08B2">
              <w:rPr>
                <w:color w:val="FFFFFF" w:themeColor="background1"/>
              </w:rPr>
              <w:t>FSP</w:t>
            </w:r>
          </w:p>
        </w:tc>
        <w:tc>
          <w:tcPr>
            <w:tcW w:w="443" w:type="dxa"/>
            <w:shd w:val="clear" w:color="auto" w:fill="7030A0"/>
            <w:tcMar>
              <w:top w:w="10" w:type="dxa"/>
              <w:left w:w="10" w:type="dxa"/>
              <w:bottom w:w="0" w:type="dxa"/>
              <w:right w:w="10" w:type="dxa"/>
            </w:tcMar>
            <w:vAlign w:val="center"/>
            <w:hideMark/>
            <w:tcPrChange w:id="50" w:author="Arun PAPPALA" w:date="2024-11-01T15:28:00Z" w16du:dateUtc="2024-11-01T07:28:00Z">
              <w:tcPr>
                <w:tcW w:w="475" w:type="dxa"/>
                <w:shd w:val="clear" w:color="auto" w:fill="7030A0"/>
                <w:tcMar>
                  <w:top w:w="10" w:type="dxa"/>
                  <w:left w:w="10" w:type="dxa"/>
                  <w:bottom w:w="0" w:type="dxa"/>
                  <w:right w:w="10" w:type="dxa"/>
                </w:tcMar>
                <w:vAlign w:val="center"/>
                <w:hideMark/>
              </w:tcPr>
            </w:tcPrChange>
          </w:tcPr>
          <w:p w14:paraId="1D3ED444" w14:textId="77777777" w:rsidR="00BA08B2" w:rsidRPr="00BA08B2" w:rsidRDefault="00BA08B2" w:rsidP="00BA08B2">
            <w:pPr>
              <w:spacing w:line="259" w:lineRule="auto"/>
              <w:jc w:val="center"/>
              <w:rPr>
                <w:color w:val="FFFFFF" w:themeColor="background1"/>
              </w:rPr>
            </w:pPr>
            <w:r w:rsidRPr="00BA08B2">
              <w:rPr>
                <w:color w:val="FFFFFF" w:themeColor="background1"/>
              </w:rPr>
              <w:t>FAP</w:t>
            </w:r>
          </w:p>
        </w:tc>
        <w:tc>
          <w:tcPr>
            <w:tcW w:w="487" w:type="dxa"/>
            <w:shd w:val="clear" w:color="auto" w:fill="7030A0"/>
            <w:tcMar>
              <w:top w:w="10" w:type="dxa"/>
              <w:left w:w="10" w:type="dxa"/>
              <w:bottom w:w="0" w:type="dxa"/>
              <w:right w:w="10" w:type="dxa"/>
            </w:tcMar>
            <w:vAlign w:val="center"/>
            <w:hideMark/>
            <w:tcPrChange w:id="51" w:author="Arun PAPPALA" w:date="2024-11-01T15:28:00Z" w16du:dateUtc="2024-11-01T07:28:00Z">
              <w:tcPr>
                <w:tcW w:w="1835" w:type="dxa"/>
                <w:gridSpan w:val="5"/>
                <w:shd w:val="clear" w:color="auto" w:fill="7030A0"/>
                <w:tcMar>
                  <w:top w:w="10" w:type="dxa"/>
                  <w:left w:w="10" w:type="dxa"/>
                  <w:bottom w:w="0" w:type="dxa"/>
                  <w:right w:w="10" w:type="dxa"/>
                </w:tcMar>
                <w:vAlign w:val="center"/>
                <w:hideMark/>
              </w:tcPr>
            </w:tcPrChange>
          </w:tcPr>
          <w:p w14:paraId="0E61F5AB" w14:textId="77777777" w:rsidR="00BA08B2" w:rsidRPr="00BA08B2" w:rsidRDefault="00BA08B2" w:rsidP="00BA08B2">
            <w:pPr>
              <w:spacing w:line="259" w:lineRule="auto"/>
              <w:jc w:val="center"/>
              <w:rPr>
                <w:color w:val="FFFFFF" w:themeColor="background1"/>
              </w:rPr>
            </w:pPr>
            <w:r w:rsidRPr="00BA08B2">
              <w:rPr>
                <w:color w:val="FFFFFF" w:themeColor="background1"/>
              </w:rPr>
              <w:t>ARP</w:t>
            </w:r>
          </w:p>
        </w:tc>
        <w:tc>
          <w:tcPr>
            <w:tcW w:w="927" w:type="dxa"/>
            <w:shd w:val="clear" w:color="auto" w:fill="7030A0"/>
            <w:tcMar>
              <w:top w:w="10" w:type="dxa"/>
              <w:left w:w="10" w:type="dxa"/>
              <w:bottom w:w="0" w:type="dxa"/>
              <w:right w:w="10" w:type="dxa"/>
            </w:tcMar>
            <w:vAlign w:val="center"/>
            <w:hideMark/>
            <w:tcPrChange w:id="52" w:author="Arun PAPPALA" w:date="2024-11-01T15:28:00Z" w16du:dateUtc="2024-11-01T07:28:00Z">
              <w:tcPr>
                <w:tcW w:w="422" w:type="dxa"/>
                <w:gridSpan w:val="3"/>
                <w:shd w:val="clear" w:color="auto" w:fill="7030A0"/>
                <w:tcMar>
                  <w:top w:w="10" w:type="dxa"/>
                  <w:left w:w="10" w:type="dxa"/>
                  <w:bottom w:w="0" w:type="dxa"/>
                  <w:right w:w="10" w:type="dxa"/>
                </w:tcMar>
                <w:vAlign w:val="center"/>
                <w:hideMark/>
              </w:tcPr>
            </w:tcPrChange>
          </w:tcPr>
          <w:p w14:paraId="5F1A671A" w14:textId="77777777" w:rsidR="00BA08B2" w:rsidRPr="00BA08B2" w:rsidRDefault="00BA08B2" w:rsidP="00BA08B2">
            <w:pPr>
              <w:spacing w:line="259" w:lineRule="auto"/>
              <w:jc w:val="center"/>
              <w:rPr>
                <w:color w:val="FFFFFF" w:themeColor="background1"/>
              </w:rPr>
            </w:pPr>
            <w:r w:rsidRPr="00BA08B2">
              <w:rPr>
                <w:color w:val="FFFFFF" w:themeColor="background1"/>
              </w:rPr>
              <w:t>Maint’n resources</w:t>
            </w:r>
          </w:p>
        </w:tc>
        <w:tc>
          <w:tcPr>
            <w:tcW w:w="757" w:type="dxa"/>
            <w:shd w:val="clear" w:color="auto" w:fill="7030A0"/>
            <w:tcMar>
              <w:top w:w="10" w:type="dxa"/>
              <w:left w:w="10" w:type="dxa"/>
              <w:bottom w:w="0" w:type="dxa"/>
              <w:right w:w="10" w:type="dxa"/>
            </w:tcMar>
            <w:vAlign w:val="center"/>
            <w:hideMark/>
            <w:tcPrChange w:id="53" w:author="Arun PAPPALA" w:date="2024-11-01T15:28:00Z" w16du:dateUtc="2024-11-01T07:28:00Z">
              <w:tcPr>
                <w:tcW w:w="757" w:type="dxa"/>
                <w:gridSpan w:val="3"/>
                <w:shd w:val="clear" w:color="auto" w:fill="7030A0"/>
                <w:tcMar>
                  <w:top w:w="10" w:type="dxa"/>
                  <w:left w:w="10" w:type="dxa"/>
                  <w:bottom w:w="0" w:type="dxa"/>
                  <w:right w:w="10" w:type="dxa"/>
                </w:tcMar>
                <w:vAlign w:val="center"/>
                <w:hideMark/>
              </w:tcPr>
            </w:tcPrChange>
          </w:tcPr>
          <w:p w14:paraId="12F24350" w14:textId="77777777" w:rsidR="00BA08B2" w:rsidRPr="00BA08B2" w:rsidRDefault="00BA08B2" w:rsidP="00BA08B2">
            <w:pPr>
              <w:spacing w:line="259" w:lineRule="auto"/>
              <w:jc w:val="center"/>
              <w:rPr>
                <w:color w:val="FFFFFF" w:themeColor="background1"/>
              </w:rPr>
            </w:pPr>
            <w:r w:rsidRPr="00BA08B2">
              <w:rPr>
                <w:color w:val="FFFFFF" w:themeColor="background1"/>
              </w:rPr>
              <w:t>Maint'n checks</w:t>
            </w:r>
          </w:p>
        </w:tc>
        <w:tc>
          <w:tcPr>
            <w:tcW w:w="717" w:type="dxa"/>
            <w:shd w:val="clear" w:color="auto" w:fill="7030A0"/>
            <w:tcMar>
              <w:top w:w="10" w:type="dxa"/>
              <w:left w:w="10" w:type="dxa"/>
              <w:bottom w:w="0" w:type="dxa"/>
              <w:right w:w="10" w:type="dxa"/>
            </w:tcMar>
            <w:vAlign w:val="center"/>
            <w:hideMark/>
            <w:tcPrChange w:id="54" w:author="Arun PAPPALA" w:date="2024-11-01T15:28:00Z" w16du:dateUtc="2024-11-01T07:28:00Z">
              <w:tcPr>
                <w:tcW w:w="719" w:type="dxa"/>
                <w:gridSpan w:val="3"/>
                <w:shd w:val="clear" w:color="auto" w:fill="7030A0"/>
                <w:tcMar>
                  <w:top w:w="10" w:type="dxa"/>
                  <w:left w:w="10" w:type="dxa"/>
                  <w:bottom w:w="0" w:type="dxa"/>
                  <w:right w:w="10" w:type="dxa"/>
                </w:tcMar>
                <w:vAlign w:val="center"/>
                <w:hideMark/>
              </w:tcPr>
            </w:tcPrChange>
          </w:tcPr>
          <w:p w14:paraId="730D18FE" w14:textId="77777777" w:rsidR="00BA08B2" w:rsidRPr="00BA08B2" w:rsidRDefault="00BA08B2" w:rsidP="00BA08B2">
            <w:pPr>
              <w:spacing w:line="259" w:lineRule="auto"/>
              <w:jc w:val="center"/>
              <w:rPr>
                <w:color w:val="FFFFFF" w:themeColor="background1"/>
              </w:rPr>
            </w:pPr>
            <w:r w:rsidRPr="00BA08B2">
              <w:rPr>
                <w:color w:val="FFFFFF" w:themeColor="background1"/>
              </w:rPr>
              <w:t>Cyclic Constr.</w:t>
            </w:r>
          </w:p>
        </w:tc>
        <w:tc>
          <w:tcPr>
            <w:tcW w:w="540" w:type="dxa"/>
            <w:shd w:val="clear" w:color="auto" w:fill="7030A0"/>
            <w:tcMar>
              <w:top w:w="10" w:type="dxa"/>
              <w:left w:w="10" w:type="dxa"/>
              <w:bottom w:w="0" w:type="dxa"/>
              <w:right w:w="10" w:type="dxa"/>
            </w:tcMar>
            <w:vAlign w:val="center"/>
            <w:hideMark/>
            <w:tcPrChange w:id="55" w:author="Arun PAPPALA" w:date="2024-11-01T15:28:00Z" w16du:dateUtc="2024-11-01T07:28:00Z">
              <w:tcPr>
                <w:tcW w:w="540" w:type="dxa"/>
                <w:gridSpan w:val="3"/>
                <w:shd w:val="clear" w:color="auto" w:fill="7030A0"/>
                <w:tcMar>
                  <w:top w:w="10" w:type="dxa"/>
                  <w:left w:w="10" w:type="dxa"/>
                  <w:bottom w:w="0" w:type="dxa"/>
                  <w:right w:w="10" w:type="dxa"/>
                </w:tcMar>
                <w:vAlign w:val="center"/>
                <w:hideMark/>
              </w:tcPr>
            </w:tcPrChange>
          </w:tcPr>
          <w:p w14:paraId="5884CCAC" w14:textId="77777777" w:rsidR="00BA08B2" w:rsidRPr="00BA08B2" w:rsidRDefault="00BA08B2" w:rsidP="00BA08B2">
            <w:pPr>
              <w:spacing w:line="259" w:lineRule="auto"/>
              <w:jc w:val="center"/>
              <w:rPr>
                <w:color w:val="FFFFFF" w:themeColor="background1"/>
              </w:rPr>
            </w:pPr>
            <w:r w:rsidRPr="00BA08B2">
              <w:rPr>
                <w:color w:val="FFFFFF" w:themeColor="background1"/>
              </w:rPr>
              <w:t>Max-days</w:t>
            </w:r>
          </w:p>
        </w:tc>
        <w:tc>
          <w:tcPr>
            <w:tcW w:w="2441" w:type="dxa"/>
            <w:shd w:val="clear" w:color="auto" w:fill="7030A0"/>
            <w:tcMar>
              <w:top w:w="10" w:type="dxa"/>
              <w:left w:w="10" w:type="dxa"/>
              <w:bottom w:w="0" w:type="dxa"/>
              <w:right w:w="10" w:type="dxa"/>
            </w:tcMar>
            <w:vAlign w:val="center"/>
            <w:hideMark/>
            <w:tcPrChange w:id="56" w:author="Arun PAPPALA" w:date="2024-11-01T15:28:00Z" w16du:dateUtc="2024-11-01T07:28:00Z">
              <w:tcPr>
                <w:tcW w:w="2733" w:type="dxa"/>
                <w:gridSpan w:val="3"/>
                <w:shd w:val="clear" w:color="auto" w:fill="7030A0"/>
                <w:tcMar>
                  <w:top w:w="10" w:type="dxa"/>
                  <w:left w:w="10" w:type="dxa"/>
                  <w:bottom w:w="0" w:type="dxa"/>
                  <w:right w:w="10" w:type="dxa"/>
                </w:tcMar>
                <w:vAlign w:val="center"/>
                <w:hideMark/>
              </w:tcPr>
            </w:tcPrChange>
          </w:tcPr>
          <w:p w14:paraId="79ACBAD2" w14:textId="77777777" w:rsidR="00BA08B2" w:rsidRPr="00BA08B2" w:rsidRDefault="00BA08B2" w:rsidP="00BA08B2">
            <w:pPr>
              <w:spacing w:line="259" w:lineRule="auto"/>
              <w:jc w:val="center"/>
              <w:rPr>
                <w:color w:val="FFFFFF" w:themeColor="background1"/>
              </w:rPr>
            </w:pPr>
            <w:r w:rsidRPr="00BA08B2">
              <w:rPr>
                <w:color w:val="FFFFFF" w:themeColor="background1"/>
              </w:rPr>
              <w:t>Objective Function</w:t>
            </w:r>
          </w:p>
        </w:tc>
      </w:tr>
      <w:tr w:rsidR="00183551" w:rsidRPr="00BA08B2" w14:paraId="3F82281D" w14:textId="77777777" w:rsidTr="00183551">
        <w:trPr>
          <w:trHeight w:val="384"/>
          <w:trPrChange w:id="57" w:author="Arun PAPPALA" w:date="2024-11-01T15:28:00Z" w16du:dateUtc="2024-11-01T07:28:00Z">
            <w:trPr>
              <w:trHeight w:val="384"/>
            </w:trPr>
          </w:trPrChange>
        </w:trPr>
        <w:tc>
          <w:tcPr>
            <w:tcW w:w="574" w:type="dxa"/>
            <w:tcMar>
              <w:top w:w="10" w:type="dxa"/>
              <w:left w:w="10" w:type="dxa"/>
              <w:bottom w:w="0" w:type="dxa"/>
              <w:right w:w="10" w:type="dxa"/>
            </w:tcMar>
            <w:hideMark/>
            <w:tcPrChange w:id="58" w:author="Arun PAPPALA" w:date="2024-11-01T15:28:00Z" w16du:dateUtc="2024-11-01T07:28:00Z">
              <w:tcPr>
                <w:tcW w:w="575" w:type="dxa"/>
                <w:tcMar>
                  <w:top w:w="10" w:type="dxa"/>
                  <w:left w:w="10" w:type="dxa"/>
                  <w:bottom w:w="0" w:type="dxa"/>
                  <w:right w:w="10" w:type="dxa"/>
                </w:tcMar>
                <w:hideMark/>
              </w:tcPr>
            </w:tcPrChange>
          </w:tcPr>
          <w:p w14:paraId="68EA6B60" w14:textId="77777777" w:rsidR="00BA08B2" w:rsidRPr="00BA08B2" w:rsidRDefault="00BA08B2" w:rsidP="00BA08B2">
            <w:pPr>
              <w:spacing w:line="259" w:lineRule="auto"/>
              <w:jc w:val="left"/>
            </w:pPr>
            <w:r w:rsidRPr="00BA08B2">
              <w:t>1</w:t>
            </w:r>
          </w:p>
        </w:tc>
        <w:tc>
          <w:tcPr>
            <w:tcW w:w="3162" w:type="dxa"/>
            <w:tcMar>
              <w:top w:w="10" w:type="dxa"/>
              <w:left w:w="10" w:type="dxa"/>
              <w:bottom w:w="0" w:type="dxa"/>
              <w:right w:w="10" w:type="dxa"/>
            </w:tcMar>
            <w:hideMark/>
            <w:tcPrChange w:id="59" w:author="Arun PAPPALA" w:date="2024-11-01T15:28:00Z" w16du:dateUtc="2024-11-01T07:28:00Z">
              <w:tcPr>
                <w:tcW w:w="1874" w:type="dxa"/>
                <w:gridSpan w:val="2"/>
                <w:tcMar>
                  <w:top w:w="10" w:type="dxa"/>
                  <w:left w:w="10" w:type="dxa"/>
                  <w:bottom w:w="0" w:type="dxa"/>
                  <w:right w:w="10" w:type="dxa"/>
                </w:tcMar>
                <w:hideMark/>
              </w:tcPr>
            </w:tcPrChange>
          </w:tcPr>
          <w:p w14:paraId="04263CFC" w14:textId="77777777" w:rsidR="00BA08B2" w:rsidRPr="00BA08B2" w:rsidRDefault="00BA08B2" w:rsidP="00BA08B2">
            <w:pPr>
              <w:spacing w:line="259" w:lineRule="auto"/>
              <w:jc w:val="left"/>
            </w:pPr>
            <w:r w:rsidRPr="00BA08B2">
              <w:rPr>
                <w:lang w:val="da-DK"/>
              </w:rPr>
              <w:t>Kenan N et. al (2018)</w:t>
            </w:r>
          </w:p>
        </w:tc>
        <w:tc>
          <w:tcPr>
            <w:tcW w:w="428" w:type="dxa"/>
            <w:tcMar>
              <w:top w:w="10" w:type="dxa"/>
              <w:left w:w="10" w:type="dxa"/>
              <w:bottom w:w="0" w:type="dxa"/>
              <w:right w:w="10" w:type="dxa"/>
            </w:tcMar>
            <w:vAlign w:val="center"/>
            <w:hideMark/>
            <w:tcPrChange w:id="60" w:author="Arun PAPPALA" w:date="2024-11-01T15:28:00Z" w16du:dateUtc="2024-11-01T07:28:00Z">
              <w:tcPr>
                <w:tcW w:w="421" w:type="dxa"/>
                <w:gridSpan w:val="2"/>
                <w:tcMar>
                  <w:top w:w="10" w:type="dxa"/>
                  <w:left w:w="10" w:type="dxa"/>
                  <w:bottom w:w="0" w:type="dxa"/>
                  <w:right w:w="10" w:type="dxa"/>
                </w:tcMar>
                <w:vAlign w:val="center"/>
                <w:hideMark/>
              </w:tcPr>
            </w:tcPrChange>
          </w:tcPr>
          <w:p w14:paraId="49FE53BB" w14:textId="77777777" w:rsidR="00BA08B2" w:rsidRPr="00BA08B2" w:rsidRDefault="00BA08B2">
            <w:pPr>
              <w:spacing w:line="259" w:lineRule="auto"/>
              <w:jc w:val="center"/>
              <w:pPrChange w:id="61"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62" w:author="Arun PAPPALA" w:date="2024-11-01T15:28:00Z" w16du:dateUtc="2024-11-01T07:28:00Z">
              <w:tcPr>
                <w:tcW w:w="1805" w:type="dxa"/>
                <w:gridSpan w:val="5"/>
                <w:tcMar>
                  <w:top w:w="10" w:type="dxa"/>
                  <w:left w:w="10" w:type="dxa"/>
                  <w:bottom w:w="0" w:type="dxa"/>
                  <w:right w:w="10" w:type="dxa"/>
                </w:tcMar>
                <w:vAlign w:val="center"/>
                <w:hideMark/>
              </w:tcPr>
            </w:tcPrChange>
          </w:tcPr>
          <w:p w14:paraId="3CDF1203" w14:textId="77777777" w:rsidR="00BA08B2" w:rsidRPr="00BA08B2" w:rsidRDefault="00BA08B2">
            <w:pPr>
              <w:spacing w:line="259" w:lineRule="auto"/>
              <w:jc w:val="center"/>
              <w:pPrChange w:id="63" w:author="Arun PAPPALA" w:date="2024-11-01T15:28:00Z" w16du:dateUtc="2024-11-01T07:28:00Z">
                <w:pPr>
                  <w:spacing w:line="259" w:lineRule="auto"/>
                  <w:jc w:val="left"/>
                </w:pPr>
              </w:pPrChange>
            </w:pPr>
            <w:r w:rsidRPr="00BA08B2">
              <w:t>Y</w:t>
            </w:r>
          </w:p>
        </w:tc>
        <w:tc>
          <w:tcPr>
            <w:tcW w:w="487" w:type="dxa"/>
            <w:tcMar>
              <w:top w:w="10" w:type="dxa"/>
              <w:left w:w="10" w:type="dxa"/>
              <w:bottom w:w="0" w:type="dxa"/>
              <w:right w:w="10" w:type="dxa"/>
            </w:tcMar>
            <w:vAlign w:val="center"/>
            <w:hideMark/>
            <w:tcPrChange w:id="64" w:author="Arun PAPPALA" w:date="2024-11-01T15:28:00Z" w16du:dateUtc="2024-11-01T07:28:00Z">
              <w:tcPr>
                <w:tcW w:w="324" w:type="dxa"/>
                <w:gridSpan w:val="3"/>
                <w:tcMar>
                  <w:top w:w="10" w:type="dxa"/>
                  <w:left w:w="10" w:type="dxa"/>
                  <w:bottom w:w="0" w:type="dxa"/>
                  <w:right w:w="10" w:type="dxa"/>
                </w:tcMar>
                <w:vAlign w:val="center"/>
                <w:hideMark/>
              </w:tcPr>
            </w:tcPrChange>
          </w:tcPr>
          <w:p w14:paraId="54C2D834" w14:textId="77777777" w:rsidR="00BA08B2" w:rsidRPr="00BA08B2" w:rsidRDefault="00BA08B2">
            <w:pPr>
              <w:spacing w:line="259" w:lineRule="auto"/>
              <w:jc w:val="center"/>
              <w:pPrChange w:id="65"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66" w:author="Arun PAPPALA" w:date="2024-11-01T15:28:00Z" w16du:dateUtc="2024-11-01T07:28:00Z">
              <w:tcPr>
                <w:tcW w:w="927" w:type="dxa"/>
                <w:gridSpan w:val="3"/>
                <w:tcMar>
                  <w:top w:w="10" w:type="dxa"/>
                  <w:left w:w="10" w:type="dxa"/>
                  <w:bottom w:w="0" w:type="dxa"/>
                  <w:right w:w="10" w:type="dxa"/>
                </w:tcMar>
                <w:vAlign w:val="center"/>
                <w:hideMark/>
              </w:tcPr>
            </w:tcPrChange>
          </w:tcPr>
          <w:p w14:paraId="51ED17EF" w14:textId="77777777" w:rsidR="00BA08B2" w:rsidRPr="00BA08B2" w:rsidRDefault="00BA08B2">
            <w:pPr>
              <w:spacing w:line="259" w:lineRule="auto"/>
              <w:jc w:val="center"/>
              <w:pPrChange w:id="67"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68" w:author="Arun PAPPALA" w:date="2024-11-01T15:28:00Z" w16du:dateUtc="2024-11-01T07:28:00Z">
              <w:tcPr>
                <w:tcW w:w="757" w:type="dxa"/>
                <w:gridSpan w:val="3"/>
                <w:tcMar>
                  <w:top w:w="10" w:type="dxa"/>
                  <w:left w:w="10" w:type="dxa"/>
                  <w:bottom w:w="0" w:type="dxa"/>
                  <w:right w:w="10" w:type="dxa"/>
                </w:tcMar>
                <w:vAlign w:val="center"/>
                <w:hideMark/>
              </w:tcPr>
            </w:tcPrChange>
          </w:tcPr>
          <w:p w14:paraId="0FBC0BE3" w14:textId="77777777" w:rsidR="00BA08B2" w:rsidRPr="00BA08B2" w:rsidRDefault="00BA08B2">
            <w:pPr>
              <w:spacing w:line="259" w:lineRule="auto"/>
              <w:jc w:val="center"/>
              <w:pPrChange w:id="69"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70" w:author="Arun PAPPALA" w:date="2024-11-01T15:28:00Z" w16du:dateUtc="2024-11-01T07:28:00Z">
              <w:tcPr>
                <w:tcW w:w="717" w:type="dxa"/>
                <w:gridSpan w:val="3"/>
                <w:tcMar>
                  <w:top w:w="10" w:type="dxa"/>
                  <w:left w:w="10" w:type="dxa"/>
                  <w:bottom w:w="0" w:type="dxa"/>
                  <w:right w:w="10" w:type="dxa"/>
                </w:tcMar>
                <w:vAlign w:val="center"/>
                <w:hideMark/>
              </w:tcPr>
            </w:tcPrChange>
          </w:tcPr>
          <w:p w14:paraId="3C20B1B2" w14:textId="77777777" w:rsidR="00BA08B2" w:rsidRPr="00BA08B2" w:rsidRDefault="00BA08B2">
            <w:pPr>
              <w:spacing w:line="259" w:lineRule="auto"/>
              <w:jc w:val="center"/>
              <w:pPrChange w:id="71"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72" w:author="Arun PAPPALA" w:date="2024-11-01T15:28:00Z" w16du:dateUtc="2024-11-01T07:28:00Z">
              <w:tcPr>
                <w:tcW w:w="540" w:type="dxa"/>
                <w:gridSpan w:val="3"/>
                <w:tcMar>
                  <w:top w:w="10" w:type="dxa"/>
                  <w:left w:w="10" w:type="dxa"/>
                  <w:bottom w:w="0" w:type="dxa"/>
                  <w:right w:w="10" w:type="dxa"/>
                </w:tcMar>
                <w:vAlign w:val="center"/>
                <w:hideMark/>
              </w:tcPr>
            </w:tcPrChange>
          </w:tcPr>
          <w:p w14:paraId="4D4DD646" w14:textId="77777777" w:rsidR="00BA08B2" w:rsidRPr="00BA08B2" w:rsidRDefault="00BA08B2">
            <w:pPr>
              <w:spacing w:line="259" w:lineRule="auto"/>
              <w:jc w:val="center"/>
              <w:pPrChange w:id="73" w:author="Arun PAPPALA" w:date="2024-11-01T15:28:00Z" w16du:dateUtc="2024-11-01T07:28:00Z">
                <w:pPr>
                  <w:spacing w:line="259" w:lineRule="auto"/>
                  <w:jc w:val="left"/>
                </w:pPr>
              </w:pPrChange>
            </w:pPr>
            <w:r w:rsidRPr="00BA08B2">
              <w:t>1</w:t>
            </w:r>
          </w:p>
        </w:tc>
        <w:tc>
          <w:tcPr>
            <w:tcW w:w="2441" w:type="dxa"/>
            <w:tcMar>
              <w:top w:w="10" w:type="dxa"/>
              <w:left w:w="10" w:type="dxa"/>
              <w:bottom w:w="0" w:type="dxa"/>
              <w:right w:w="10" w:type="dxa"/>
            </w:tcMar>
            <w:hideMark/>
            <w:tcPrChange w:id="74" w:author="Arun PAPPALA" w:date="2024-11-01T15:28:00Z" w16du:dateUtc="2024-11-01T07:28:00Z">
              <w:tcPr>
                <w:tcW w:w="2536" w:type="dxa"/>
                <w:gridSpan w:val="2"/>
                <w:tcMar>
                  <w:top w:w="10" w:type="dxa"/>
                  <w:left w:w="10" w:type="dxa"/>
                  <w:bottom w:w="0" w:type="dxa"/>
                  <w:right w:w="10" w:type="dxa"/>
                </w:tcMar>
                <w:hideMark/>
              </w:tcPr>
            </w:tcPrChange>
          </w:tcPr>
          <w:p w14:paraId="3E2228C0" w14:textId="77777777" w:rsidR="00BA08B2" w:rsidRPr="00BA08B2" w:rsidRDefault="00BA08B2" w:rsidP="00BA08B2">
            <w:pPr>
              <w:spacing w:line="259" w:lineRule="auto"/>
              <w:jc w:val="left"/>
            </w:pPr>
            <w:r w:rsidRPr="00BA08B2">
              <w:t>Max profit</w:t>
            </w:r>
          </w:p>
        </w:tc>
      </w:tr>
      <w:tr w:rsidR="00183551" w:rsidRPr="00BA08B2" w14:paraId="3DD564AC" w14:textId="77777777" w:rsidTr="00183551">
        <w:trPr>
          <w:trHeight w:val="384"/>
          <w:trPrChange w:id="75" w:author="Arun PAPPALA" w:date="2024-11-01T15:28:00Z" w16du:dateUtc="2024-11-01T07:28:00Z">
            <w:trPr>
              <w:trHeight w:val="384"/>
            </w:trPr>
          </w:trPrChange>
        </w:trPr>
        <w:tc>
          <w:tcPr>
            <w:tcW w:w="574" w:type="dxa"/>
            <w:tcMar>
              <w:top w:w="10" w:type="dxa"/>
              <w:left w:w="10" w:type="dxa"/>
              <w:bottom w:w="0" w:type="dxa"/>
              <w:right w:w="10" w:type="dxa"/>
            </w:tcMar>
            <w:hideMark/>
            <w:tcPrChange w:id="76" w:author="Arun PAPPALA" w:date="2024-11-01T15:28:00Z" w16du:dateUtc="2024-11-01T07:28:00Z">
              <w:tcPr>
                <w:tcW w:w="575" w:type="dxa"/>
                <w:tcMar>
                  <w:top w:w="10" w:type="dxa"/>
                  <w:left w:w="10" w:type="dxa"/>
                  <w:bottom w:w="0" w:type="dxa"/>
                  <w:right w:w="10" w:type="dxa"/>
                </w:tcMar>
                <w:hideMark/>
              </w:tcPr>
            </w:tcPrChange>
          </w:tcPr>
          <w:p w14:paraId="7F49BC9E" w14:textId="77777777" w:rsidR="00BA08B2" w:rsidRPr="00BA08B2" w:rsidRDefault="00BA08B2" w:rsidP="00BA08B2">
            <w:pPr>
              <w:spacing w:line="259" w:lineRule="auto"/>
              <w:jc w:val="left"/>
            </w:pPr>
            <w:r w:rsidRPr="00BA08B2">
              <w:t>2</w:t>
            </w:r>
          </w:p>
        </w:tc>
        <w:tc>
          <w:tcPr>
            <w:tcW w:w="3162" w:type="dxa"/>
            <w:tcMar>
              <w:top w:w="10" w:type="dxa"/>
              <w:left w:w="10" w:type="dxa"/>
              <w:bottom w:w="0" w:type="dxa"/>
              <w:right w:w="10" w:type="dxa"/>
            </w:tcMar>
            <w:hideMark/>
            <w:tcPrChange w:id="77" w:author="Arun PAPPALA" w:date="2024-11-01T15:28:00Z" w16du:dateUtc="2024-11-01T07:28:00Z">
              <w:tcPr>
                <w:tcW w:w="1874" w:type="dxa"/>
                <w:gridSpan w:val="2"/>
                <w:tcMar>
                  <w:top w:w="10" w:type="dxa"/>
                  <w:left w:w="10" w:type="dxa"/>
                  <w:bottom w:w="0" w:type="dxa"/>
                  <w:right w:w="10" w:type="dxa"/>
                </w:tcMar>
                <w:hideMark/>
              </w:tcPr>
            </w:tcPrChange>
          </w:tcPr>
          <w:p w14:paraId="4AD602AB" w14:textId="77777777" w:rsidR="00BA08B2" w:rsidRPr="00BA08B2" w:rsidRDefault="00BA08B2" w:rsidP="00BA08B2">
            <w:pPr>
              <w:spacing w:line="259" w:lineRule="auto"/>
              <w:jc w:val="left"/>
            </w:pPr>
            <w:r w:rsidRPr="00BA08B2">
              <w:t>Xu, Yifan et al (2021)</w:t>
            </w:r>
          </w:p>
        </w:tc>
        <w:tc>
          <w:tcPr>
            <w:tcW w:w="428" w:type="dxa"/>
            <w:tcMar>
              <w:top w:w="10" w:type="dxa"/>
              <w:left w:w="10" w:type="dxa"/>
              <w:bottom w:w="0" w:type="dxa"/>
              <w:right w:w="10" w:type="dxa"/>
            </w:tcMar>
            <w:vAlign w:val="center"/>
            <w:hideMark/>
            <w:tcPrChange w:id="78" w:author="Arun PAPPALA" w:date="2024-11-01T15:28:00Z" w16du:dateUtc="2024-11-01T07:28:00Z">
              <w:tcPr>
                <w:tcW w:w="421" w:type="dxa"/>
                <w:gridSpan w:val="2"/>
                <w:tcMar>
                  <w:top w:w="10" w:type="dxa"/>
                  <w:left w:w="10" w:type="dxa"/>
                  <w:bottom w:w="0" w:type="dxa"/>
                  <w:right w:w="10" w:type="dxa"/>
                </w:tcMar>
                <w:vAlign w:val="center"/>
                <w:hideMark/>
              </w:tcPr>
            </w:tcPrChange>
          </w:tcPr>
          <w:p w14:paraId="0F312AF9" w14:textId="77777777" w:rsidR="00BA08B2" w:rsidRPr="00BA08B2" w:rsidRDefault="00BA08B2">
            <w:pPr>
              <w:spacing w:line="259" w:lineRule="auto"/>
              <w:jc w:val="center"/>
              <w:pPrChange w:id="79" w:author="Arun PAPPALA" w:date="2024-11-01T15:28:00Z" w16du:dateUtc="2024-11-01T07:28:00Z">
                <w:pPr>
                  <w:spacing w:line="259" w:lineRule="auto"/>
                  <w:jc w:val="left"/>
                </w:pPr>
              </w:pPrChange>
            </w:pPr>
            <w:r w:rsidRPr="00BA08B2">
              <w:t>Y</w:t>
            </w:r>
          </w:p>
        </w:tc>
        <w:tc>
          <w:tcPr>
            <w:tcW w:w="443" w:type="dxa"/>
            <w:tcMar>
              <w:top w:w="10" w:type="dxa"/>
              <w:left w:w="10" w:type="dxa"/>
              <w:bottom w:w="0" w:type="dxa"/>
              <w:right w:w="10" w:type="dxa"/>
            </w:tcMar>
            <w:vAlign w:val="center"/>
            <w:hideMark/>
            <w:tcPrChange w:id="80" w:author="Arun PAPPALA" w:date="2024-11-01T15:28:00Z" w16du:dateUtc="2024-11-01T07:28:00Z">
              <w:tcPr>
                <w:tcW w:w="1805" w:type="dxa"/>
                <w:gridSpan w:val="5"/>
                <w:tcMar>
                  <w:top w:w="10" w:type="dxa"/>
                  <w:left w:w="10" w:type="dxa"/>
                  <w:bottom w:w="0" w:type="dxa"/>
                  <w:right w:w="10" w:type="dxa"/>
                </w:tcMar>
                <w:vAlign w:val="center"/>
                <w:hideMark/>
              </w:tcPr>
            </w:tcPrChange>
          </w:tcPr>
          <w:p w14:paraId="6C4A458E" w14:textId="77777777" w:rsidR="00BA08B2" w:rsidRPr="00BA08B2" w:rsidRDefault="00BA08B2">
            <w:pPr>
              <w:spacing w:line="259" w:lineRule="auto"/>
              <w:jc w:val="center"/>
              <w:pPrChange w:id="81" w:author="Arun PAPPALA" w:date="2024-11-01T15:28:00Z" w16du:dateUtc="2024-11-01T07:28:00Z">
                <w:pPr>
                  <w:spacing w:line="259" w:lineRule="auto"/>
                  <w:jc w:val="left"/>
                </w:pPr>
              </w:pPrChange>
            </w:pPr>
            <w:r w:rsidRPr="00BA08B2">
              <w:t>Y</w:t>
            </w:r>
          </w:p>
        </w:tc>
        <w:tc>
          <w:tcPr>
            <w:tcW w:w="487" w:type="dxa"/>
            <w:tcMar>
              <w:top w:w="10" w:type="dxa"/>
              <w:left w:w="10" w:type="dxa"/>
              <w:bottom w:w="0" w:type="dxa"/>
              <w:right w:w="10" w:type="dxa"/>
            </w:tcMar>
            <w:vAlign w:val="center"/>
            <w:hideMark/>
            <w:tcPrChange w:id="82" w:author="Arun PAPPALA" w:date="2024-11-01T15:28:00Z" w16du:dateUtc="2024-11-01T07:28:00Z">
              <w:tcPr>
                <w:tcW w:w="324" w:type="dxa"/>
                <w:gridSpan w:val="3"/>
                <w:tcMar>
                  <w:top w:w="10" w:type="dxa"/>
                  <w:left w:w="10" w:type="dxa"/>
                  <w:bottom w:w="0" w:type="dxa"/>
                  <w:right w:w="10" w:type="dxa"/>
                </w:tcMar>
                <w:vAlign w:val="center"/>
                <w:hideMark/>
              </w:tcPr>
            </w:tcPrChange>
          </w:tcPr>
          <w:p w14:paraId="785B5424" w14:textId="77777777" w:rsidR="00BA08B2" w:rsidRPr="00BA08B2" w:rsidRDefault="00BA08B2">
            <w:pPr>
              <w:spacing w:line="259" w:lineRule="auto"/>
              <w:jc w:val="center"/>
              <w:pPrChange w:id="83"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84" w:author="Arun PAPPALA" w:date="2024-11-01T15:28:00Z" w16du:dateUtc="2024-11-01T07:28:00Z">
              <w:tcPr>
                <w:tcW w:w="927" w:type="dxa"/>
                <w:gridSpan w:val="3"/>
                <w:tcMar>
                  <w:top w:w="10" w:type="dxa"/>
                  <w:left w:w="10" w:type="dxa"/>
                  <w:bottom w:w="0" w:type="dxa"/>
                  <w:right w:w="10" w:type="dxa"/>
                </w:tcMar>
                <w:vAlign w:val="center"/>
                <w:hideMark/>
              </w:tcPr>
            </w:tcPrChange>
          </w:tcPr>
          <w:p w14:paraId="62B7D725" w14:textId="77777777" w:rsidR="00BA08B2" w:rsidRPr="00BA08B2" w:rsidRDefault="00BA08B2">
            <w:pPr>
              <w:spacing w:line="259" w:lineRule="auto"/>
              <w:jc w:val="center"/>
              <w:pPrChange w:id="85"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86" w:author="Arun PAPPALA" w:date="2024-11-01T15:28:00Z" w16du:dateUtc="2024-11-01T07:28:00Z">
              <w:tcPr>
                <w:tcW w:w="757" w:type="dxa"/>
                <w:gridSpan w:val="3"/>
                <w:tcMar>
                  <w:top w:w="10" w:type="dxa"/>
                  <w:left w:w="10" w:type="dxa"/>
                  <w:bottom w:w="0" w:type="dxa"/>
                  <w:right w:w="10" w:type="dxa"/>
                </w:tcMar>
                <w:vAlign w:val="center"/>
                <w:hideMark/>
              </w:tcPr>
            </w:tcPrChange>
          </w:tcPr>
          <w:p w14:paraId="41C5A033" w14:textId="77777777" w:rsidR="00BA08B2" w:rsidRPr="00BA08B2" w:rsidRDefault="00BA08B2">
            <w:pPr>
              <w:spacing w:line="259" w:lineRule="auto"/>
              <w:jc w:val="center"/>
              <w:pPrChange w:id="87"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88" w:author="Arun PAPPALA" w:date="2024-11-01T15:28:00Z" w16du:dateUtc="2024-11-01T07:28:00Z">
              <w:tcPr>
                <w:tcW w:w="717" w:type="dxa"/>
                <w:gridSpan w:val="3"/>
                <w:tcMar>
                  <w:top w:w="10" w:type="dxa"/>
                  <w:left w:w="10" w:type="dxa"/>
                  <w:bottom w:w="0" w:type="dxa"/>
                  <w:right w:w="10" w:type="dxa"/>
                </w:tcMar>
                <w:vAlign w:val="center"/>
                <w:hideMark/>
              </w:tcPr>
            </w:tcPrChange>
          </w:tcPr>
          <w:p w14:paraId="559FA4BC" w14:textId="77777777" w:rsidR="00BA08B2" w:rsidRPr="00BA08B2" w:rsidRDefault="00BA08B2">
            <w:pPr>
              <w:spacing w:line="259" w:lineRule="auto"/>
              <w:jc w:val="center"/>
              <w:pPrChange w:id="89"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90" w:author="Arun PAPPALA" w:date="2024-11-01T15:28:00Z" w16du:dateUtc="2024-11-01T07:28:00Z">
              <w:tcPr>
                <w:tcW w:w="540" w:type="dxa"/>
                <w:gridSpan w:val="3"/>
                <w:tcMar>
                  <w:top w:w="10" w:type="dxa"/>
                  <w:left w:w="10" w:type="dxa"/>
                  <w:bottom w:w="0" w:type="dxa"/>
                  <w:right w:w="10" w:type="dxa"/>
                </w:tcMar>
                <w:vAlign w:val="center"/>
                <w:hideMark/>
              </w:tcPr>
            </w:tcPrChange>
          </w:tcPr>
          <w:p w14:paraId="687FA2D3" w14:textId="77777777" w:rsidR="00BA08B2" w:rsidRPr="00BA08B2" w:rsidRDefault="00BA08B2">
            <w:pPr>
              <w:spacing w:line="259" w:lineRule="auto"/>
              <w:jc w:val="center"/>
              <w:pPrChange w:id="91" w:author="Arun PAPPALA" w:date="2024-11-01T15:28:00Z" w16du:dateUtc="2024-11-01T07:28:00Z">
                <w:pPr>
                  <w:spacing w:line="259" w:lineRule="auto"/>
                  <w:jc w:val="left"/>
                </w:pPr>
              </w:pPrChange>
            </w:pPr>
            <w:r w:rsidRPr="00BA08B2">
              <w:t>7</w:t>
            </w:r>
          </w:p>
        </w:tc>
        <w:tc>
          <w:tcPr>
            <w:tcW w:w="2441" w:type="dxa"/>
            <w:tcMar>
              <w:top w:w="10" w:type="dxa"/>
              <w:left w:w="10" w:type="dxa"/>
              <w:bottom w:w="0" w:type="dxa"/>
              <w:right w:w="10" w:type="dxa"/>
            </w:tcMar>
            <w:hideMark/>
            <w:tcPrChange w:id="92" w:author="Arun PAPPALA" w:date="2024-11-01T15:28:00Z" w16du:dateUtc="2024-11-01T07:28:00Z">
              <w:tcPr>
                <w:tcW w:w="2536" w:type="dxa"/>
                <w:gridSpan w:val="2"/>
                <w:tcMar>
                  <w:top w:w="10" w:type="dxa"/>
                  <w:left w:w="10" w:type="dxa"/>
                  <w:bottom w:w="0" w:type="dxa"/>
                  <w:right w:w="10" w:type="dxa"/>
                </w:tcMar>
                <w:hideMark/>
              </w:tcPr>
            </w:tcPrChange>
          </w:tcPr>
          <w:p w14:paraId="03967364" w14:textId="77777777" w:rsidR="00BA08B2" w:rsidRPr="00BA08B2" w:rsidRDefault="00BA08B2" w:rsidP="00BA08B2">
            <w:pPr>
              <w:spacing w:line="259" w:lineRule="auto"/>
              <w:jc w:val="left"/>
            </w:pPr>
            <w:r w:rsidRPr="00BA08B2">
              <w:t>Max profit</w:t>
            </w:r>
          </w:p>
        </w:tc>
      </w:tr>
      <w:tr w:rsidR="00183551" w:rsidRPr="00BA08B2" w14:paraId="5C22E1B6" w14:textId="77777777" w:rsidTr="00183551">
        <w:trPr>
          <w:trHeight w:val="384"/>
          <w:trPrChange w:id="93" w:author="Arun PAPPALA" w:date="2024-11-01T15:28:00Z" w16du:dateUtc="2024-11-01T07:28:00Z">
            <w:trPr>
              <w:trHeight w:val="384"/>
            </w:trPr>
          </w:trPrChange>
        </w:trPr>
        <w:tc>
          <w:tcPr>
            <w:tcW w:w="574" w:type="dxa"/>
            <w:tcMar>
              <w:top w:w="10" w:type="dxa"/>
              <w:left w:w="10" w:type="dxa"/>
              <w:bottom w:w="0" w:type="dxa"/>
              <w:right w:w="10" w:type="dxa"/>
            </w:tcMar>
            <w:hideMark/>
            <w:tcPrChange w:id="94" w:author="Arun PAPPALA" w:date="2024-11-01T15:28:00Z" w16du:dateUtc="2024-11-01T07:28:00Z">
              <w:tcPr>
                <w:tcW w:w="575" w:type="dxa"/>
                <w:tcMar>
                  <w:top w:w="10" w:type="dxa"/>
                  <w:left w:w="10" w:type="dxa"/>
                  <w:bottom w:w="0" w:type="dxa"/>
                  <w:right w:w="10" w:type="dxa"/>
                </w:tcMar>
                <w:hideMark/>
              </w:tcPr>
            </w:tcPrChange>
          </w:tcPr>
          <w:p w14:paraId="3E83EDCE" w14:textId="77777777" w:rsidR="00BA08B2" w:rsidRPr="00BA08B2" w:rsidRDefault="00BA08B2" w:rsidP="00BA08B2">
            <w:pPr>
              <w:spacing w:line="259" w:lineRule="auto"/>
              <w:jc w:val="left"/>
            </w:pPr>
            <w:r w:rsidRPr="00BA08B2">
              <w:t>3</w:t>
            </w:r>
          </w:p>
        </w:tc>
        <w:tc>
          <w:tcPr>
            <w:tcW w:w="3162" w:type="dxa"/>
            <w:tcMar>
              <w:top w:w="10" w:type="dxa"/>
              <w:left w:w="10" w:type="dxa"/>
              <w:bottom w:w="0" w:type="dxa"/>
              <w:right w:w="10" w:type="dxa"/>
            </w:tcMar>
            <w:hideMark/>
            <w:tcPrChange w:id="95" w:author="Arun PAPPALA" w:date="2024-11-01T15:28:00Z" w16du:dateUtc="2024-11-01T07:28:00Z">
              <w:tcPr>
                <w:tcW w:w="1874" w:type="dxa"/>
                <w:gridSpan w:val="2"/>
                <w:tcMar>
                  <w:top w:w="10" w:type="dxa"/>
                  <w:left w:w="10" w:type="dxa"/>
                  <w:bottom w:w="0" w:type="dxa"/>
                  <w:right w:w="10" w:type="dxa"/>
                </w:tcMar>
                <w:hideMark/>
              </w:tcPr>
            </w:tcPrChange>
          </w:tcPr>
          <w:p w14:paraId="6646D113" w14:textId="77777777" w:rsidR="00BA08B2" w:rsidRPr="00BA08B2" w:rsidRDefault="00BA08B2" w:rsidP="00BA08B2">
            <w:pPr>
              <w:spacing w:line="259" w:lineRule="auto"/>
              <w:jc w:val="left"/>
            </w:pPr>
            <w:r w:rsidRPr="00BA08B2">
              <w:rPr>
                <w:lang w:val="da-DK"/>
              </w:rPr>
              <w:t>Ben Ahmed et al, (2022)</w:t>
            </w:r>
          </w:p>
        </w:tc>
        <w:tc>
          <w:tcPr>
            <w:tcW w:w="428" w:type="dxa"/>
            <w:tcMar>
              <w:top w:w="10" w:type="dxa"/>
              <w:left w:w="10" w:type="dxa"/>
              <w:bottom w:w="0" w:type="dxa"/>
              <w:right w:w="10" w:type="dxa"/>
            </w:tcMar>
            <w:vAlign w:val="center"/>
            <w:hideMark/>
            <w:tcPrChange w:id="96" w:author="Arun PAPPALA" w:date="2024-11-01T15:28:00Z" w16du:dateUtc="2024-11-01T07:28:00Z">
              <w:tcPr>
                <w:tcW w:w="421" w:type="dxa"/>
                <w:gridSpan w:val="2"/>
                <w:tcMar>
                  <w:top w:w="10" w:type="dxa"/>
                  <w:left w:w="10" w:type="dxa"/>
                  <w:bottom w:w="0" w:type="dxa"/>
                  <w:right w:w="10" w:type="dxa"/>
                </w:tcMar>
                <w:vAlign w:val="center"/>
                <w:hideMark/>
              </w:tcPr>
            </w:tcPrChange>
          </w:tcPr>
          <w:p w14:paraId="45CFAC8E" w14:textId="77777777" w:rsidR="00BA08B2" w:rsidRPr="00BA08B2" w:rsidRDefault="00BA08B2">
            <w:pPr>
              <w:spacing w:line="259" w:lineRule="auto"/>
              <w:jc w:val="center"/>
              <w:pPrChange w:id="97"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98" w:author="Arun PAPPALA" w:date="2024-11-01T15:28:00Z" w16du:dateUtc="2024-11-01T07:28:00Z">
              <w:tcPr>
                <w:tcW w:w="1805" w:type="dxa"/>
                <w:gridSpan w:val="5"/>
                <w:tcMar>
                  <w:top w:w="10" w:type="dxa"/>
                  <w:left w:w="10" w:type="dxa"/>
                  <w:bottom w:w="0" w:type="dxa"/>
                  <w:right w:w="10" w:type="dxa"/>
                </w:tcMar>
                <w:vAlign w:val="center"/>
                <w:hideMark/>
              </w:tcPr>
            </w:tcPrChange>
          </w:tcPr>
          <w:p w14:paraId="4B1B9795" w14:textId="77777777" w:rsidR="00BA08B2" w:rsidRPr="00BA08B2" w:rsidRDefault="00BA08B2">
            <w:pPr>
              <w:spacing w:line="259" w:lineRule="auto"/>
              <w:jc w:val="center"/>
              <w:pPrChange w:id="99" w:author="Arun PAPPALA" w:date="2024-11-01T15:28:00Z" w16du:dateUtc="2024-11-01T07:28:00Z">
                <w:pPr>
                  <w:spacing w:line="259" w:lineRule="auto"/>
                  <w:jc w:val="left"/>
                </w:pPr>
              </w:pPrChange>
            </w:pPr>
            <w:r w:rsidRPr="00BA08B2">
              <w:t>Y</w:t>
            </w:r>
          </w:p>
        </w:tc>
        <w:tc>
          <w:tcPr>
            <w:tcW w:w="487" w:type="dxa"/>
            <w:tcMar>
              <w:top w:w="10" w:type="dxa"/>
              <w:left w:w="10" w:type="dxa"/>
              <w:bottom w:w="0" w:type="dxa"/>
              <w:right w:w="10" w:type="dxa"/>
            </w:tcMar>
            <w:vAlign w:val="center"/>
            <w:hideMark/>
            <w:tcPrChange w:id="100" w:author="Arun PAPPALA" w:date="2024-11-01T15:28:00Z" w16du:dateUtc="2024-11-01T07:28:00Z">
              <w:tcPr>
                <w:tcW w:w="324" w:type="dxa"/>
                <w:gridSpan w:val="3"/>
                <w:tcMar>
                  <w:top w:w="10" w:type="dxa"/>
                  <w:left w:w="10" w:type="dxa"/>
                  <w:bottom w:w="0" w:type="dxa"/>
                  <w:right w:w="10" w:type="dxa"/>
                </w:tcMar>
                <w:vAlign w:val="center"/>
                <w:hideMark/>
              </w:tcPr>
            </w:tcPrChange>
          </w:tcPr>
          <w:p w14:paraId="7C92FA5B" w14:textId="77777777" w:rsidR="00BA08B2" w:rsidRPr="00BA08B2" w:rsidRDefault="00BA08B2">
            <w:pPr>
              <w:spacing w:line="259" w:lineRule="auto"/>
              <w:jc w:val="center"/>
              <w:pPrChange w:id="101"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102" w:author="Arun PAPPALA" w:date="2024-11-01T15:28:00Z" w16du:dateUtc="2024-11-01T07:28:00Z">
              <w:tcPr>
                <w:tcW w:w="927" w:type="dxa"/>
                <w:gridSpan w:val="3"/>
                <w:tcMar>
                  <w:top w:w="10" w:type="dxa"/>
                  <w:left w:w="10" w:type="dxa"/>
                  <w:bottom w:w="0" w:type="dxa"/>
                  <w:right w:w="10" w:type="dxa"/>
                </w:tcMar>
                <w:vAlign w:val="center"/>
                <w:hideMark/>
              </w:tcPr>
            </w:tcPrChange>
          </w:tcPr>
          <w:p w14:paraId="2D9B5CFC" w14:textId="77777777" w:rsidR="00BA08B2" w:rsidRPr="00BA08B2" w:rsidRDefault="00BA08B2">
            <w:pPr>
              <w:spacing w:line="259" w:lineRule="auto"/>
              <w:jc w:val="center"/>
              <w:pPrChange w:id="103"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104" w:author="Arun PAPPALA" w:date="2024-11-01T15:28:00Z" w16du:dateUtc="2024-11-01T07:28:00Z">
              <w:tcPr>
                <w:tcW w:w="757" w:type="dxa"/>
                <w:gridSpan w:val="3"/>
                <w:tcMar>
                  <w:top w:w="10" w:type="dxa"/>
                  <w:left w:w="10" w:type="dxa"/>
                  <w:bottom w:w="0" w:type="dxa"/>
                  <w:right w:w="10" w:type="dxa"/>
                </w:tcMar>
                <w:vAlign w:val="center"/>
                <w:hideMark/>
              </w:tcPr>
            </w:tcPrChange>
          </w:tcPr>
          <w:p w14:paraId="3C4B06FD" w14:textId="77777777" w:rsidR="00BA08B2" w:rsidRPr="00BA08B2" w:rsidRDefault="00BA08B2">
            <w:pPr>
              <w:spacing w:line="259" w:lineRule="auto"/>
              <w:jc w:val="center"/>
              <w:pPrChange w:id="105"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106" w:author="Arun PAPPALA" w:date="2024-11-01T15:28:00Z" w16du:dateUtc="2024-11-01T07:28:00Z">
              <w:tcPr>
                <w:tcW w:w="717" w:type="dxa"/>
                <w:gridSpan w:val="3"/>
                <w:tcMar>
                  <w:top w:w="10" w:type="dxa"/>
                  <w:left w:w="10" w:type="dxa"/>
                  <w:bottom w:w="0" w:type="dxa"/>
                  <w:right w:w="10" w:type="dxa"/>
                </w:tcMar>
                <w:vAlign w:val="center"/>
                <w:hideMark/>
              </w:tcPr>
            </w:tcPrChange>
          </w:tcPr>
          <w:p w14:paraId="2557F0C7" w14:textId="77777777" w:rsidR="00BA08B2" w:rsidRPr="00BA08B2" w:rsidRDefault="00BA08B2">
            <w:pPr>
              <w:spacing w:line="259" w:lineRule="auto"/>
              <w:jc w:val="center"/>
              <w:pPrChange w:id="107"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108" w:author="Arun PAPPALA" w:date="2024-11-01T15:28:00Z" w16du:dateUtc="2024-11-01T07:28:00Z">
              <w:tcPr>
                <w:tcW w:w="540" w:type="dxa"/>
                <w:gridSpan w:val="3"/>
                <w:tcMar>
                  <w:top w:w="10" w:type="dxa"/>
                  <w:left w:w="10" w:type="dxa"/>
                  <w:bottom w:w="0" w:type="dxa"/>
                  <w:right w:w="10" w:type="dxa"/>
                </w:tcMar>
                <w:vAlign w:val="center"/>
                <w:hideMark/>
              </w:tcPr>
            </w:tcPrChange>
          </w:tcPr>
          <w:p w14:paraId="39BCC61B" w14:textId="77777777" w:rsidR="00BA08B2" w:rsidRPr="00BA08B2" w:rsidRDefault="00BA08B2">
            <w:pPr>
              <w:spacing w:line="259" w:lineRule="auto"/>
              <w:jc w:val="center"/>
              <w:pPrChange w:id="109" w:author="Arun PAPPALA" w:date="2024-11-01T15:28:00Z" w16du:dateUtc="2024-11-01T07:28:00Z">
                <w:pPr>
                  <w:spacing w:line="259" w:lineRule="auto"/>
                  <w:jc w:val="left"/>
                </w:pPr>
              </w:pPrChange>
            </w:pPr>
            <w:r w:rsidRPr="00BA08B2">
              <w:t>2</w:t>
            </w:r>
          </w:p>
        </w:tc>
        <w:tc>
          <w:tcPr>
            <w:tcW w:w="2441" w:type="dxa"/>
            <w:tcMar>
              <w:top w:w="10" w:type="dxa"/>
              <w:left w:w="10" w:type="dxa"/>
              <w:bottom w:w="0" w:type="dxa"/>
              <w:right w:w="10" w:type="dxa"/>
            </w:tcMar>
            <w:hideMark/>
            <w:tcPrChange w:id="110" w:author="Arun PAPPALA" w:date="2024-11-01T15:28:00Z" w16du:dateUtc="2024-11-01T07:28:00Z">
              <w:tcPr>
                <w:tcW w:w="2536" w:type="dxa"/>
                <w:gridSpan w:val="2"/>
                <w:tcMar>
                  <w:top w:w="10" w:type="dxa"/>
                  <w:left w:w="10" w:type="dxa"/>
                  <w:bottom w:w="0" w:type="dxa"/>
                  <w:right w:w="10" w:type="dxa"/>
                </w:tcMar>
                <w:hideMark/>
              </w:tcPr>
            </w:tcPrChange>
          </w:tcPr>
          <w:p w14:paraId="1A08BC0C" w14:textId="77777777" w:rsidR="00BA08B2" w:rsidRPr="00BA08B2" w:rsidRDefault="00BA08B2" w:rsidP="00BA08B2">
            <w:pPr>
              <w:spacing w:line="259" w:lineRule="auto"/>
              <w:jc w:val="left"/>
            </w:pPr>
            <w:r w:rsidRPr="00BA08B2">
              <w:t>Max profit</w:t>
            </w:r>
          </w:p>
        </w:tc>
      </w:tr>
      <w:tr w:rsidR="00183551" w:rsidRPr="00BA08B2" w14:paraId="12B1F5D1" w14:textId="77777777" w:rsidTr="00183551">
        <w:trPr>
          <w:trHeight w:val="627"/>
          <w:trPrChange w:id="111" w:author="Arun PAPPALA" w:date="2024-11-01T15:28:00Z" w16du:dateUtc="2024-11-01T07:28:00Z">
            <w:trPr>
              <w:trHeight w:val="627"/>
            </w:trPr>
          </w:trPrChange>
        </w:trPr>
        <w:tc>
          <w:tcPr>
            <w:tcW w:w="574" w:type="dxa"/>
            <w:tcMar>
              <w:top w:w="10" w:type="dxa"/>
              <w:left w:w="10" w:type="dxa"/>
              <w:bottom w:w="0" w:type="dxa"/>
              <w:right w:w="10" w:type="dxa"/>
            </w:tcMar>
            <w:hideMark/>
            <w:tcPrChange w:id="112" w:author="Arun PAPPALA" w:date="2024-11-01T15:28:00Z" w16du:dateUtc="2024-11-01T07:28:00Z">
              <w:tcPr>
                <w:tcW w:w="575" w:type="dxa"/>
                <w:tcMar>
                  <w:top w:w="10" w:type="dxa"/>
                  <w:left w:w="10" w:type="dxa"/>
                  <w:bottom w:w="0" w:type="dxa"/>
                  <w:right w:w="10" w:type="dxa"/>
                </w:tcMar>
                <w:hideMark/>
              </w:tcPr>
            </w:tcPrChange>
          </w:tcPr>
          <w:p w14:paraId="4139FCA7" w14:textId="77777777" w:rsidR="00BA08B2" w:rsidRPr="00BA08B2" w:rsidRDefault="00BA08B2" w:rsidP="00BA08B2">
            <w:pPr>
              <w:spacing w:line="259" w:lineRule="auto"/>
              <w:jc w:val="left"/>
            </w:pPr>
            <w:r w:rsidRPr="00BA08B2">
              <w:t>4</w:t>
            </w:r>
          </w:p>
        </w:tc>
        <w:tc>
          <w:tcPr>
            <w:tcW w:w="3162" w:type="dxa"/>
            <w:tcMar>
              <w:top w:w="10" w:type="dxa"/>
              <w:left w:w="10" w:type="dxa"/>
              <w:bottom w:w="0" w:type="dxa"/>
              <w:right w:w="10" w:type="dxa"/>
            </w:tcMar>
            <w:hideMark/>
            <w:tcPrChange w:id="113" w:author="Arun PAPPALA" w:date="2024-11-01T15:28:00Z" w16du:dateUtc="2024-11-01T07:28:00Z">
              <w:tcPr>
                <w:tcW w:w="1874" w:type="dxa"/>
                <w:gridSpan w:val="2"/>
                <w:tcMar>
                  <w:top w:w="10" w:type="dxa"/>
                  <w:left w:w="10" w:type="dxa"/>
                  <w:bottom w:w="0" w:type="dxa"/>
                  <w:right w:w="10" w:type="dxa"/>
                </w:tcMar>
                <w:hideMark/>
              </w:tcPr>
            </w:tcPrChange>
          </w:tcPr>
          <w:p w14:paraId="689E5DF8" w14:textId="77777777" w:rsidR="00BA08B2" w:rsidRPr="00BA08B2" w:rsidRDefault="00BA08B2" w:rsidP="00BA08B2">
            <w:pPr>
              <w:spacing w:line="259" w:lineRule="auto"/>
              <w:jc w:val="left"/>
            </w:pPr>
            <w:r w:rsidRPr="00BA08B2">
              <w:t>Hüseyin et al (2016)</w:t>
            </w:r>
          </w:p>
        </w:tc>
        <w:tc>
          <w:tcPr>
            <w:tcW w:w="428" w:type="dxa"/>
            <w:tcMar>
              <w:top w:w="10" w:type="dxa"/>
              <w:left w:w="10" w:type="dxa"/>
              <w:bottom w:w="0" w:type="dxa"/>
              <w:right w:w="10" w:type="dxa"/>
            </w:tcMar>
            <w:vAlign w:val="center"/>
            <w:hideMark/>
            <w:tcPrChange w:id="114" w:author="Arun PAPPALA" w:date="2024-11-01T15:28:00Z" w16du:dateUtc="2024-11-01T07:28:00Z">
              <w:tcPr>
                <w:tcW w:w="421" w:type="dxa"/>
                <w:gridSpan w:val="2"/>
                <w:tcMar>
                  <w:top w:w="10" w:type="dxa"/>
                  <w:left w:w="10" w:type="dxa"/>
                  <w:bottom w:w="0" w:type="dxa"/>
                  <w:right w:w="10" w:type="dxa"/>
                </w:tcMar>
                <w:vAlign w:val="center"/>
                <w:hideMark/>
              </w:tcPr>
            </w:tcPrChange>
          </w:tcPr>
          <w:p w14:paraId="1E87E1FD" w14:textId="77777777" w:rsidR="00BA08B2" w:rsidRPr="00BA08B2" w:rsidRDefault="00BA08B2">
            <w:pPr>
              <w:spacing w:line="259" w:lineRule="auto"/>
              <w:jc w:val="center"/>
              <w:pPrChange w:id="115" w:author="Arun PAPPALA" w:date="2024-11-01T15:28:00Z" w16du:dateUtc="2024-11-01T07:28:00Z">
                <w:pPr>
                  <w:spacing w:line="259" w:lineRule="auto"/>
                  <w:jc w:val="left"/>
                </w:pPr>
              </w:pPrChange>
            </w:pPr>
            <w:r w:rsidRPr="00BA08B2">
              <w:t>Y</w:t>
            </w:r>
          </w:p>
        </w:tc>
        <w:tc>
          <w:tcPr>
            <w:tcW w:w="443" w:type="dxa"/>
            <w:tcMar>
              <w:top w:w="10" w:type="dxa"/>
              <w:left w:w="10" w:type="dxa"/>
              <w:bottom w:w="0" w:type="dxa"/>
              <w:right w:w="10" w:type="dxa"/>
            </w:tcMar>
            <w:vAlign w:val="center"/>
            <w:hideMark/>
            <w:tcPrChange w:id="116" w:author="Arun PAPPALA" w:date="2024-11-01T15:28:00Z" w16du:dateUtc="2024-11-01T07:28:00Z">
              <w:tcPr>
                <w:tcW w:w="1805" w:type="dxa"/>
                <w:gridSpan w:val="5"/>
                <w:tcMar>
                  <w:top w:w="10" w:type="dxa"/>
                  <w:left w:w="10" w:type="dxa"/>
                  <w:bottom w:w="0" w:type="dxa"/>
                  <w:right w:w="10" w:type="dxa"/>
                </w:tcMar>
                <w:vAlign w:val="center"/>
                <w:hideMark/>
              </w:tcPr>
            </w:tcPrChange>
          </w:tcPr>
          <w:p w14:paraId="5DF57A27" w14:textId="77777777" w:rsidR="00BA08B2" w:rsidRPr="00BA08B2" w:rsidRDefault="00BA08B2">
            <w:pPr>
              <w:spacing w:line="259" w:lineRule="auto"/>
              <w:jc w:val="center"/>
              <w:pPrChange w:id="117" w:author="Arun PAPPALA" w:date="2024-11-01T15:28:00Z" w16du:dateUtc="2024-11-01T07:28:00Z">
                <w:pPr>
                  <w:spacing w:line="259" w:lineRule="auto"/>
                  <w:jc w:val="left"/>
                </w:pPr>
              </w:pPrChange>
            </w:pPr>
            <w:r w:rsidRPr="00BA08B2">
              <w:t>Y</w:t>
            </w:r>
          </w:p>
        </w:tc>
        <w:tc>
          <w:tcPr>
            <w:tcW w:w="487" w:type="dxa"/>
            <w:tcMar>
              <w:top w:w="10" w:type="dxa"/>
              <w:left w:w="10" w:type="dxa"/>
              <w:bottom w:w="0" w:type="dxa"/>
              <w:right w:w="10" w:type="dxa"/>
            </w:tcMar>
            <w:vAlign w:val="center"/>
            <w:hideMark/>
            <w:tcPrChange w:id="118" w:author="Arun PAPPALA" w:date="2024-11-01T15:28:00Z" w16du:dateUtc="2024-11-01T07:28:00Z">
              <w:tcPr>
                <w:tcW w:w="324" w:type="dxa"/>
                <w:gridSpan w:val="3"/>
                <w:tcMar>
                  <w:top w:w="10" w:type="dxa"/>
                  <w:left w:w="10" w:type="dxa"/>
                  <w:bottom w:w="0" w:type="dxa"/>
                  <w:right w:w="10" w:type="dxa"/>
                </w:tcMar>
                <w:vAlign w:val="center"/>
                <w:hideMark/>
              </w:tcPr>
            </w:tcPrChange>
          </w:tcPr>
          <w:p w14:paraId="2D5C22CE" w14:textId="77777777" w:rsidR="00BA08B2" w:rsidRPr="00BA08B2" w:rsidRDefault="00BA08B2">
            <w:pPr>
              <w:spacing w:line="259" w:lineRule="auto"/>
              <w:jc w:val="center"/>
              <w:pPrChange w:id="119"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120" w:author="Arun PAPPALA" w:date="2024-11-01T15:28:00Z" w16du:dateUtc="2024-11-01T07:28:00Z">
              <w:tcPr>
                <w:tcW w:w="927" w:type="dxa"/>
                <w:gridSpan w:val="3"/>
                <w:tcMar>
                  <w:top w:w="10" w:type="dxa"/>
                  <w:left w:w="10" w:type="dxa"/>
                  <w:bottom w:w="0" w:type="dxa"/>
                  <w:right w:w="10" w:type="dxa"/>
                </w:tcMar>
                <w:vAlign w:val="center"/>
                <w:hideMark/>
              </w:tcPr>
            </w:tcPrChange>
          </w:tcPr>
          <w:p w14:paraId="42AFFD3F" w14:textId="77777777" w:rsidR="00BA08B2" w:rsidRPr="00BA08B2" w:rsidRDefault="00BA08B2">
            <w:pPr>
              <w:spacing w:line="259" w:lineRule="auto"/>
              <w:jc w:val="center"/>
              <w:pPrChange w:id="121"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122" w:author="Arun PAPPALA" w:date="2024-11-01T15:28:00Z" w16du:dateUtc="2024-11-01T07:28:00Z">
              <w:tcPr>
                <w:tcW w:w="757" w:type="dxa"/>
                <w:gridSpan w:val="3"/>
                <w:tcMar>
                  <w:top w:w="10" w:type="dxa"/>
                  <w:left w:w="10" w:type="dxa"/>
                  <w:bottom w:w="0" w:type="dxa"/>
                  <w:right w:w="10" w:type="dxa"/>
                </w:tcMar>
                <w:vAlign w:val="center"/>
                <w:hideMark/>
              </w:tcPr>
            </w:tcPrChange>
          </w:tcPr>
          <w:p w14:paraId="74932D81" w14:textId="77777777" w:rsidR="00BA08B2" w:rsidRPr="00BA08B2" w:rsidRDefault="00BA08B2">
            <w:pPr>
              <w:spacing w:line="259" w:lineRule="auto"/>
              <w:jc w:val="center"/>
              <w:pPrChange w:id="123"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124" w:author="Arun PAPPALA" w:date="2024-11-01T15:28:00Z" w16du:dateUtc="2024-11-01T07:28:00Z">
              <w:tcPr>
                <w:tcW w:w="717" w:type="dxa"/>
                <w:gridSpan w:val="3"/>
                <w:tcMar>
                  <w:top w:w="10" w:type="dxa"/>
                  <w:left w:w="10" w:type="dxa"/>
                  <w:bottom w:w="0" w:type="dxa"/>
                  <w:right w:w="10" w:type="dxa"/>
                </w:tcMar>
                <w:vAlign w:val="center"/>
                <w:hideMark/>
              </w:tcPr>
            </w:tcPrChange>
          </w:tcPr>
          <w:p w14:paraId="4D45A2FA" w14:textId="77777777" w:rsidR="00BA08B2" w:rsidRPr="00BA08B2" w:rsidRDefault="00BA08B2">
            <w:pPr>
              <w:spacing w:line="259" w:lineRule="auto"/>
              <w:jc w:val="center"/>
              <w:pPrChange w:id="125"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126" w:author="Arun PAPPALA" w:date="2024-11-01T15:28:00Z" w16du:dateUtc="2024-11-01T07:28:00Z">
              <w:tcPr>
                <w:tcW w:w="540" w:type="dxa"/>
                <w:gridSpan w:val="3"/>
                <w:tcMar>
                  <w:top w:w="10" w:type="dxa"/>
                  <w:left w:w="10" w:type="dxa"/>
                  <w:bottom w:w="0" w:type="dxa"/>
                  <w:right w:w="10" w:type="dxa"/>
                </w:tcMar>
                <w:vAlign w:val="center"/>
                <w:hideMark/>
              </w:tcPr>
            </w:tcPrChange>
          </w:tcPr>
          <w:p w14:paraId="038A2711" w14:textId="77777777" w:rsidR="00BA08B2" w:rsidRPr="00BA08B2" w:rsidRDefault="00BA08B2">
            <w:pPr>
              <w:spacing w:line="259" w:lineRule="auto"/>
              <w:jc w:val="center"/>
              <w:pPrChange w:id="127" w:author="Arun PAPPALA" w:date="2024-11-01T15:28:00Z" w16du:dateUtc="2024-11-01T07:28:00Z">
                <w:pPr>
                  <w:spacing w:line="259" w:lineRule="auto"/>
                  <w:jc w:val="left"/>
                </w:pPr>
              </w:pPrChange>
            </w:pPr>
            <w:r w:rsidRPr="00BA08B2">
              <w:t>1</w:t>
            </w:r>
          </w:p>
        </w:tc>
        <w:tc>
          <w:tcPr>
            <w:tcW w:w="2441" w:type="dxa"/>
            <w:tcMar>
              <w:top w:w="10" w:type="dxa"/>
              <w:left w:w="10" w:type="dxa"/>
              <w:bottom w:w="0" w:type="dxa"/>
              <w:right w:w="10" w:type="dxa"/>
            </w:tcMar>
            <w:hideMark/>
            <w:tcPrChange w:id="128" w:author="Arun PAPPALA" w:date="2024-11-01T15:28:00Z" w16du:dateUtc="2024-11-01T07:28:00Z">
              <w:tcPr>
                <w:tcW w:w="2536" w:type="dxa"/>
                <w:gridSpan w:val="2"/>
                <w:tcMar>
                  <w:top w:w="10" w:type="dxa"/>
                  <w:left w:w="10" w:type="dxa"/>
                  <w:bottom w:w="0" w:type="dxa"/>
                  <w:right w:w="10" w:type="dxa"/>
                </w:tcMar>
                <w:hideMark/>
              </w:tcPr>
            </w:tcPrChange>
          </w:tcPr>
          <w:p w14:paraId="66096D46" w14:textId="77777777" w:rsidR="00BA08B2" w:rsidRPr="00BA08B2" w:rsidRDefault="00BA08B2" w:rsidP="00BA08B2">
            <w:pPr>
              <w:spacing w:line="259" w:lineRule="auto"/>
              <w:jc w:val="left"/>
            </w:pPr>
            <w:r w:rsidRPr="00BA08B2">
              <w:t>Min (Task outstanding, delays)</w:t>
            </w:r>
          </w:p>
        </w:tc>
      </w:tr>
      <w:tr w:rsidR="00183551" w:rsidRPr="00BA08B2" w14:paraId="2D6A6E29" w14:textId="77777777" w:rsidTr="00183551">
        <w:trPr>
          <w:trHeight w:val="384"/>
          <w:trPrChange w:id="129" w:author="Arun PAPPALA" w:date="2024-11-01T15:28:00Z" w16du:dateUtc="2024-11-01T07:28:00Z">
            <w:trPr>
              <w:trHeight w:val="384"/>
            </w:trPr>
          </w:trPrChange>
        </w:trPr>
        <w:tc>
          <w:tcPr>
            <w:tcW w:w="574" w:type="dxa"/>
            <w:tcMar>
              <w:top w:w="10" w:type="dxa"/>
              <w:left w:w="10" w:type="dxa"/>
              <w:bottom w:w="0" w:type="dxa"/>
              <w:right w:w="10" w:type="dxa"/>
            </w:tcMar>
            <w:hideMark/>
            <w:tcPrChange w:id="130" w:author="Arun PAPPALA" w:date="2024-11-01T15:28:00Z" w16du:dateUtc="2024-11-01T07:28:00Z">
              <w:tcPr>
                <w:tcW w:w="575" w:type="dxa"/>
                <w:tcMar>
                  <w:top w:w="10" w:type="dxa"/>
                  <w:left w:w="10" w:type="dxa"/>
                  <w:bottom w:w="0" w:type="dxa"/>
                  <w:right w:w="10" w:type="dxa"/>
                </w:tcMar>
                <w:hideMark/>
              </w:tcPr>
            </w:tcPrChange>
          </w:tcPr>
          <w:p w14:paraId="50300F2B" w14:textId="77777777" w:rsidR="00BA08B2" w:rsidRPr="00BA08B2" w:rsidRDefault="00BA08B2" w:rsidP="00BA08B2">
            <w:pPr>
              <w:spacing w:line="259" w:lineRule="auto"/>
              <w:jc w:val="left"/>
            </w:pPr>
            <w:r w:rsidRPr="00BA08B2">
              <w:t>5</w:t>
            </w:r>
          </w:p>
        </w:tc>
        <w:tc>
          <w:tcPr>
            <w:tcW w:w="3162" w:type="dxa"/>
            <w:tcMar>
              <w:top w:w="10" w:type="dxa"/>
              <w:left w:w="10" w:type="dxa"/>
              <w:bottom w:w="0" w:type="dxa"/>
              <w:right w:w="10" w:type="dxa"/>
            </w:tcMar>
            <w:hideMark/>
            <w:tcPrChange w:id="131" w:author="Arun PAPPALA" w:date="2024-11-01T15:28:00Z" w16du:dateUtc="2024-11-01T07:28:00Z">
              <w:tcPr>
                <w:tcW w:w="1874" w:type="dxa"/>
                <w:gridSpan w:val="2"/>
                <w:tcMar>
                  <w:top w:w="10" w:type="dxa"/>
                  <w:left w:w="10" w:type="dxa"/>
                  <w:bottom w:w="0" w:type="dxa"/>
                  <w:right w:w="10" w:type="dxa"/>
                </w:tcMar>
                <w:hideMark/>
              </w:tcPr>
            </w:tcPrChange>
          </w:tcPr>
          <w:p w14:paraId="5EC2BFF5" w14:textId="77777777" w:rsidR="00BA08B2" w:rsidRPr="00BA08B2" w:rsidRDefault="00BA08B2" w:rsidP="00BA08B2">
            <w:pPr>
              <w:spacing w:line="259" w:lineRule="auto"/>
              <w:jc w:val="left"/>
            </w:pPr>
            <w:r w:rsidRPr="00BA08B2">
              <w:rPr>
                <w:lang w:val="fi-FI"/>
              </w:rPr>
              <w:t>YongHuan He et al (2023)</w:t>
            </w:r>
          </w:p>
        </w:tc>
        <w:tc>
          <w:tcPr>
            <w:tcW w:w="428" w:type="dxa"/>
            <w:tcMar>
              <w:top w:w="10" w:type="dxa"/>
              <w:left w:w="10" w:type="dxa"/>
              <w:bottom w:w="0" w:type="dxa"/>
              <w:right w:w="10" w:type="dxa"/>
            </w:tcMar>
            <w:vAlign w:val="center"/>
            <w:hideMark/>
            <w:tcPrChange w:id="132" w:author="Arun PAPPALA" w:date="2024-11-01T15:28:00Z" w16du:dateUtc="2024-11-01T07:28:00Z">
              <w:tcPr>
                <w:tcW w:w="421" w:type="dxa"/>
                <w:gridSpan w:val="2"/>
                <w:tcMar>
                  <w:top w:w="10" w:type="dxa"/>
                  <w:left w:w="10" w:type="dxa"/>
                  <w:bottom w:w="0" w:type="dxa"/>
                  <w:right w:w="10" w:type="dxa"/>
                </w:tcMar>
                <w:vAlign w:val="center"/>
                <w:hideMark/>
              </w:tcPr>
            </w:tcPrChange>
          </w:tcPr>
          <w:p w14:paraId="704B03F3" w14:textId="77777777" w:rsidR="00BA08B2" w:rsidRPr="00BA08B2" w:rsidRDefault="00BA08B2">
            <w:pPr>
              <w:spacing w:line="259" w:lineRule="auto"/>
              <w:jc w:val="center"/>
              <w:pPrChange w:id="133"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134" w:author="Arun PAPPALA" w:date="2024-11-01T15:28:00Z" w16du:dateUtc="2024-11-01T07:28:00Z">
              <w:tcPr>
                <w:tcW w:w="1805" w:type="dxa"/>
                <w:gridSpan w:val="5"/>
                <w:tcMar>
                  <w:top w:w="10" w:type="dxa"/>
                  <w:left w:w="10" w:type="dxa"/>
                  <w:bottom w:w="0" w:type="dxa"/>
                  <w:right w:w="10" w:type="dxa"/>
                </w:tcMar>
                <w:vAlign w:val="center"/>
                <w:hideMark/>
              </w:tcPr>
            </w:tcPrChange>
          </w:tcPr>
          <w:p w14:paraId="08E37B57" w14:textId="77777777" w:rsidR="00BA08B2" w:rsidRPr="00BA08B2" w:rsidRDefault="00BA08B2">
            <w:pPr>
              <w:spacing w:line="259" w:lineRule="auto"/>
              <w:jc w:val="center"/>
              <w:pPrChange w:id="135"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136" w:author="Arun PAPPALA" w:date="2024-11-01T15:28:00Z" w16du:dateUtc="2024-11-01T07:28:00Z">
              <w:tcPr>
                <w:tcW w:w="324" w:type="dxa"/>
                <w:gridSpan w:val="3"/>
                <w:tcMar>
                  <w:top w:w="10" w:type="dxa"/>
                  <w:left w:w="10" w:type="dxa"/>
                  <w:bottom w:w="0" w:type="dxa"/>
                  <w:right w:w="10" w:type="dxa"/>
                </w:tcMar>
                <w:vAlign w:val="center"/>
                <w:hideMark/>
              </w:tcPr>
            </w:tcPrChange>
          </w:tcPr>
          <w:p w14:paraId="19FF680A" w14:textId="77777777" w:rsidR="00BA08B2" w:rsidRPr="00BA08B2" w:rsidRDefault="00BA08B2">
            <w:pPr>
              <w:spacing w:line="259" w:lineRule="auto"/>
              <w:jc w:val="center"/>
              <w:pPrChange w:id="137"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138" w:author="Arun PAPPALA" w:date="2024-11-01T15:28:00Z" w16du:dateUtc="2024-11-01T07:28:00Z">
              <w:tcPr>
                <w:tcW w:w="927" w:type="dxa"/>
                <w:gridSpan w:val="3"/>
                <w:tcMar>
                  <w:top w:w="10" w:type="dxa"/>
                  <w:left w:w="10" w:type="dxa"/>
                  <w:bottom w:w="0" w:type="dxa"/>
                  <w:right w:w="10" w:type="dxa"/>
                </w:tcMar>
                <w:vAlign w:val="center"/>
                <w:hideMark/>
              </w:tcPr>
            </w:tcPrChange>
          </w:tcPr>
          <w:p w14:paraId="7646FA48" w14:textId="77777777" w:rsidR="00BA08B2" w:rsidRPr="00BA08B2" w:rsidRDefault="00BA08B2">
            <w:pPr>
              <w:spacing w:line="259" w:lineRule="auto"/>
              <w:jc w:val="center"/>
              <w:pPrChange w:id="139"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140" w:author="Arun PAPPALA" w:date="2024-11-01T15:28:00Z" w16du:dateUtc="2024-11-01T07:28:00Z">
              <w:tcPr>
                <w:tcW w:w="757" w:type="dxa"/>
                <w:gridSpan w:val="3"/>
                <w:tcMar>
                  <w:top w:w="10" w:type="dxa"/>
                  <w:left w:w="10" w:type="dxa"/>
                  <w:bottom w:w="0" w:type="dxa"/>
                  <w:right w:w="10" w:type="dxa"/>
                </w:tcMar>
                <w:vAlign w:val="center"/>
                <w:hideMark/>
              </w:tcPr>
            </w:tcPrChange>
          </w:tcPr>
          <w:p w14:paraId="1BFC9445" w14:textId="77777777" w:rsidR="00BA08B2" w:rsidRPr="00BA08B2" w:rsidRDefault="00BA08B2">
            <w:pPr>
              <w:spacing w:line="259" w:lineRule="auto"/>
              <w:jc w:val="center"/>
              <w:pPrChange w:id="141"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142" w:author="Arun PAPPALA" w:date="2024-11-01T15:28:00Z" w16du:dateUtc="2024-11-01T07:28:00Z">
              <w:tcPr>
                <w:tcW w:w="717" w:type="dxa"/>
                <w:gridSpan w:val="3"/>
                <w:tcMar>
                  <w:top w:w="10" w:type="dxa"/>
                  <w:left w:w="10" w:type="dxa"/>
                  <w:bottom w:w="0" w:type="dxa"/>
                  <w:right w:w="10" w:type="dxa"/>
                </w:tcMar>
                <w:vAlign w:val="center"/>
                <w:hideMark/>
              </w:tcPr>
            </w:tcPrChange>
          </w:tcPr>
          <w:p w14:paraId="43D0D523" w14:textId="77777777" w:rsidR="00BA08B2" w:rsidRPr="00BA08B2" w:rsidRDefault="00BA08B2">
            <w:pPr>
              <w:spacing w:line="259" w:lineRule="auto"/>
              <w:jc w:val="center"/>
              <w:pPrChange w:id="143"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144" w:author="Arun PAPPALA" w:date="2024-11-01T15:28:00Z" w16du:dateUtc="2024-11-01T07:28:00Z">
              <w:tcPr>
                <w:tcW w:w="540" w:type="dxa"/>
                <w:gridSpan w:val="3"/>
                <w:tcMar>
                  <w:top w:w="10" w:type="dxa"/>
                  <w:left w:w="10" w:type="dxa"/>
                  <w:bottom w:w="0" w:type="dxa"/>
                  <w:right w:w="10" w:type="dxa"/>
                </w:tcMar>
                <w:vAlign w:val="center"/>
                <w:hideMark/>
              </w:tcPr>
            </w:tcPrChange>
          </w:tcPr>
          <w:p w14:paraId="3D8D70CA" w14:textId="77777777" w:rsidR="00BA08B2" w:rsidRPr="00BA08B2" w:rsidRDefault="00BA08B2">
            <w:pPr>
              <w:spacing w:line="259" w:lineRule="auto"/>
              <w:jc w:val="center"/>
              <w:pPrChange w:id="145" w:author="Arun PAPPALA" w:date="2024-11-01T15:28:00Z" w16du:dateUtc="2024-11-01T07:28:00Z">
                <w:pPr>
                  <w:spacing w:line="259" w:lineRule="auto"/>
                  <w:jc w:val="left"/>
                </w:pPr>
              </w:pPrChange>
            </w:pPr>
            <w:r w:rsidRPr="00BA08B2">
              <w:t>7</w:t>
            </w:r>
          </w:p>
        </w:tc>
        <w:tc>
          <w:tcPr>
            <w:tcW w:w="2441" w:type="dxa"/>
            <w:tcMar>
              <w:top w:w="10" w:type="dxa"/>
              <w:left w:w="10" w:type="dxa"/>
              <w:bottom w:w="0" w:type="dxa"/>
              <w:right w:w="10" w:type="dxa"/>
            </w:tcMar>
            <w:hideMark/>
            <w:tcPrChange w:id="146" w:author="Arun PAPPALA" w:date="2024-11-01T15:28:00Z" w16du:dateUtc="2024-11-01T07:28:00Z">
              <w:tcPr>
                <w:tcW w:w="2536" w:type="dxa"/>
                <w:gridSpan w:val="2"/>
                <w:tcMar>
                  <w:top w:w="10" w:type="dxa"/>
                  <w:left w:w="10" w:type="dxa"/>
                  <w:bottom w:w="0" w:type="dxa"/>
                  <w:right w:w="10" w:type="dxa"/>
                </w:tcMar>
                <w:hideMark/>
              </w:tcPr>
            </w:tcPrChange>
          </w:tcPr>
          <w:p w14:paraId="762CBD63" w14:textId="77777777" w:rsidR="00BA08B2" w:rsidRPr="00BA08B2" w:rsidRDefault="00BA08B2" w:rsidP="00BA08B2">
            <w:pPr>
              <w:spacing w:line="259" w:lineRule="auto"/>
              <w:jc w:val="left"/>
            </w:pPr>
            <w:r w:rsidRPr="00BA08B2">
              <w:t>Min proppagated delays</w:t>
            </w:r>
          </w:p>
        </w:tc>
      </w:tr>
      <w:tr w:rsidR="00183551" w:rsidRPr="00BA08B2" w14:paraId="04CADA8D" w14:textId="77777777" w:rsidTr="00183551">
        <w:trPr>
          <w:trHeight w:val="384"/>
          <w:trPrChange w:id="147" w:author="Arun PAPPALA" w:date="2024-11-01T15:28:00Z" w16du:dateUtc="2024-11-01T07:28:00Z">
            <w:trPr>
              <w:trHeight w:val="384"/>
            </w:trPr>
          </w:trPrChange>
        </w:trPr>
        <w:tc>
          <w:tcPr>
            <w:tcW w:w="574" w:type="dxa"/>
            <w:tcMar>
              <w:top w:w="10" w:type="dxa"/>
              <w:left w:w="10" w:type="dxa"/>
              <w:bottom w:w="0" w:type="dxa"/>
              <w:right w:w="10" w:type="dxa"/>
            </w:tcMar>
            <w:hideMark/>
            <w:tcPrChange w:id="148" w:author="Arun PAPPALA" w:date="2024-11-01T15:28:00Z" w16du:dateUtc="2024-11-01T07:28:00Z">
              <w:tcPr>
                <w:tcW w:w="575" w:type="dxa"/>
                <w:tcMar>
                  <w:top w:w="10" w:type="dxa"/>
                  <w:left w:w="10" w:type="dxa"/>
                  <w:bottom w:w="0" w:type="dxa"/>
                  <w:right w:w="10" w:type="dxa"/>
                </w:tcMar>
                <w:hideMark/>
              </w:tcPr>
            </w:tcPrChange>
          </w:tcPr>
          <w:p w14:paraId="6710E3A6" w14:textId="77777777" w:rsidR="00BA08B2" w:rsidRPr="00BA08B2" w:rsidRDefault="00BA08B2" w:rsidP="00BA08B2">
            <w:pPr>
              <w:spacing w:line="259" w:lineRule="auto"/>
              <w:jc w:val="left"/>
            </w:pPr>
            <w:r w:rsidRPr="00BA08B2">
              <w:t>6</w:t>
            </w:r>
          </w:p>
        </w:tc>
        <w:tc>
          <w:tcPr>
            <w:tcW w:w="3162" w:type="dxa"/>
            <w:tcMar>
              <w:top w:w="10" w:type="dxa"/>
              <w:left w:w="10" w:type="dxa"/>
              <w:bottom w:w="0" w:type="dxa"/>
              <w:right w:w="10" w:type="dxa"/>
            </w:tcMar>
            <w:hideMark/>
            <w:tcPrChange w:id="149" w:author="Arun PAPPALA" w:date="2024-11-01T15:28:00Z" w16du:dateUtc="2024-11-01T07:28:00Z">
              <w:tcPr>
                <w:tcW w:w="1874" w:type="dxa"/>
                <w:gridSpan w:val="2"/>
                <w:tcMar>
                  <w:top w:w="10" w:type="dxa"/>
                  <w:left w:w="10" w:type="dxa"/>
                  <w:bottom w:w="0" w:type="dxa"/>
                  <w:right w:w="10" w:type="dxa"/>
                </w:tcMar>
                <w:hideMark/>
              </w:tcPr>
            </w:tcPrChange>
          </w:tcPr>
          <w:p w14:paraId="0DFA3F75" w14:textId="77777777" w:rsidR="00BA08B2" w:rsidRPr="00BA08B2" w:rsidRDefault="00BA08B2" w:rsidP="00BA08B2">
            <w:pPr>
              <w:spacing w:line="259" w:lineRule="auto"/>
              <w:jc w:val="left"/>
            </w:pPr>
            <w:r w:rsidRPr="00BA08B2">
              <w:rPr>
                <w:lang w:val="da-DK"/>
              </w:rPr>
              <w:t>Axel P et al (2020)</w:t>
            </w:r>
          </w:p>
        </w:tc>
        <w:tc>
          <w:tcPr>
            <w:tcW w:w="428" w:type="dxa"/>
            <w:tcMar>
              <w:top w:w="10" w:type="dxa"/>
              <w:left w:w="10" w:type="dxa"/>
              <w:bottom w:w="0" w:type="dxa"/>
              <w:right w:w="10" w:type="dxa"/>
            </w:tcMar>
            <w:vAlign w:val="center"/>
            <w:hideMark/>
            <w:tcPrChange w:id="150" w:author="Arun PAPPALA" w:date="2024-11-01T15:28:00Z" w16du:dateUtc="2024-11-01T07:28:00Z">
              <w:tcPr>
                <w:tcW w:w="421" w:type="dxa"/>
                <w:gridSpan w:val="2"/>
                <w:tcMar>
                  <w:top w:w="10" w:type="dxa"/>
                  <w:left w:w="10" w:type="dxa"/>
                  <w:bottom w:w="0" w:type="dxa"/>
                  <w:right w:w="10" w:type="dxa"/>
                </w:tcMar>
                <w:vAlign w:val="center"/>
                <w:hideMark/>
              </w:tcPr>
            </w:tcPrChange>
          </w:tcPr>
          <w:p w14:paraId="54613169" w14:textId="77777777" w:rsidR="00BA08B2" w:rsidRPr="00BA08B2" w:rsidRDefault="00BA08B2">
            <w:pPr>
              <w:spacing w:line="259" w:lineRule="auto"/>
              <w:jc w:val="center"/>
              <w:pPrChange w:id="151"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152" w:author="Arun PAPPALA" w:date="2024-11-01T15:28:00Z" w16du:dateUtc="2024-11-01T07:28:00Z">
              <w:tcPr>
                <w:tcW w:w="1805" w:type="dxa"/>
                <w:gridSpan w:val="5"/>
                <w:tcMar>
                  <w:top w:w="10" w:type="dxa"/>
                  <w:left w:w="10" w:type="dxa"/>
                  <w:bottom w:w="0" w:type="dxa"/>
                  <w:right w:w="10" w:type="dxa"/>
                </w:tcMar>
                <w:vAlign w:val="center"/>
                <w:hideMark/>
              </w:tcPr>
            </w:tcPrChange>
          </w:tcPr>
          <w:p w14:paraId="2FB1750B" w14:textId="77777777" w:rsidR="00BA08B2" w:rsidRPr="00BA08B2" w:rsidRDefault="00BA08B2">
            <w:pPr>
              <w:spacing w:line="259" w:lineRule="auto"/>
              <w:jc w:val="center"/>
              <w:pPrChange w:id="153"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154" w:author="Arun PAPPALA" w:date="2024-11-01T15:28:00Z" w16du:dateUtc="2024-11-01T07:28:00Z">
              <w:tcPr>
                <w:tcW w:w="324" w:type="dxa"/>
                <w:gridSpan w:val="3"/>
                <w:tcMar>
                  <w:top w:w="10" w:type="dxa"/>
                  <w:left w:w="10" w:type="dxa"/>
                  <w:bottom w:w="0" w:type="dxa"/>
                  <w:right w:w="10" w:type="dxa"/>
                </w:tcMar>
                <w:vAlign w:val="center"/>
                <w:hideMark/>
              </w:tcPr>
            </w:tcPrChange>
          </w:tcPr>
          <w:p w14:paraId="45E3F00D" w14:textId="77777777" w:rsidR="00BA08B2" w:rsidRPr="00BA08B2" w:rsidRDefault="00BA08B2">
            <w:pPr>
              <w:spacing w:line="259" w:lineRule="auto"/>
              <w:jc w:val="center"/>
              <w:pPrChange w:id="155"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156" w:author="Arun PAPPALA" w:date="2024-11-01T15:28:00Z" w16du:dateUtc="2024-11-01T07:28:00Z">
              <w:tcPr>
                <w:tcW w:w="927" w:type="dxa"/>
                <w:gridSpan w:val="3"/>
                <w:tcMar>
                  <w:top w:w="10" w:type="dxa"/>
                  <w:left w:w="10" w:type="dxa"/>
                  <w:bottom w:w="0" w:type="dxa"/>
                  <w:right w:w="10" w:type="dxa"/>
                </w:tcMar>
                <w:vAlign w:val="center"/>
                <w:hideMark/>
              </w:tcPr>
            </w:tcPrChange>
          </w:tcPr>
          <w:p w14:paraId="547D0062" w14:textId="77777777" w:rsidR="00BA08B2" w:rsidRPr="00BA08B2" w:rsidRDefault="00BA08B2">
            <w:pPr>
              <w:spacing w:line="259" w:lineRule="auto"/>
              <w:jc w:val="center"/>
              <w:pPrChange w:id="157"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158" w:author="Arun PAPPALA" w:date="2024-11-01T15:28:00Z" w16du:dateUtc="2024-11-01T07:28:00Z">
              <w:tcPr>
                <w:tcW w:w="757" w:type="dxa"/>
                <w:gridSpan w:val="3"/>
                <w:tcMar>
                  <w:top w:w="10" w:type="dxa"/>
                  <w:left w:w="10" w:type="dxa"/>
                  <w:bottom w:w="0" w:type="dxa"/>
                  <w:right w:w="10" w:type="dxa"/>
                </w:tcMar>
                <w:vAlign w:val="center"/>
                <w:hideMark/>
              </w:tcPr>
            </w:tcPrChange>
          </w:tcPr>
          <w:p w14:paraId="5A848B63" w14:textId="77777777" w:rsidR="00BA08B2" w:rsidRPr="00BA08B2" w:rsidRDefault="00BA08B2">
            <w:pPr>
              <w:spacing w:line="259" w:lineRule="auto"/>
              <w:jc w:val="center"/>
              <w:pPrChange w:id="159"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160" w:author="Arun PAPPALA" w:date="2024-11-01T15:28:00Z" w16du:dateUtc="2024-11-01T07:28:00Z">
              <w:tcPr>
                <w:tcW w:w="717" w:type="dxa"/>
                <w:gridSpan w:val="3"/>
                <w:tcMar>
                  <w:top w:w="10" w:type="dxa"/>
                  <w:left w:w="10" w:type="dxa"/>
                  <w:bottom w:w="0" w:type="dxa"/>
                  <w:right w:w="10" w:type="dxa"/>
                </w:tcMar>
                <w:vAlign w:val="center"/>
                <w:hideMark/>
              </w:tcPr>
            </w:tcPrChange>
          </w:tcPr>
          <w:p w14:paraId="29E4425D" w14:textId="77777777" w:rsidR="00BA08B2" w:rsidRPr="00BA08B2" w:rsidRDefault="00BA08B2">
            <w:pPr>
              <w:spacing w:line="259" w:lineRule="auto"/>
              <w:jc w:val="center"/>
              <w:pPrChange w:id="161"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162" w:author="Arun PAPPALA" w:date="2024-11-01T15:28:00Z" w16du:dateUtc="2024-11-01T07:28:00Z">
              <w:tcPr>
                <w:tcW w:w="540" w:type="dxa"/>
                <w:gridSpan w:val="3"/>
                <w:tcMar>
                  <w:top w:w="10" w:type="dxa"/>
                  <w:left w:w="10" w:type="dxa"/>
                  <w:bottom w:w="0" w:type="dxa"/>
                  <w:right w:w="10" w:type="dxa"/>
                </w:tcMar>
                <w:vAlign w:val="center"/>
                <w:hideMark/>
              </w:tcPr>
            </w:tcPrChange>
          </w:tcPr>
          <w:p w14:paraId="34D2A4C1" w14:textId="77777777" w:rsidR="00BA08B2" w:rsidRPr="00BA08B2" w:rsidRDefault="00BA08B2">
            <w:pPr>
              <w:spacing w:line="259" w:lineRule="auto"/>
              <w:jc w:val="center"/>
              <w:pPrChange w:id="163" w:author="Arun PAPPALA" w:date="2024-11-01T15:28:00Z" w16du:dateUtc="2024-11-01T07:28:00Z">
                <w:pPr>
                  <w:spacing w:line="259" w:lineRule="auto"/>
                  <w:jc w:val="left"/>
                </w:pPr>
              </w:pPrChange>
            </w:pPr>
            <w:r w:rsidRPr="00BA08B2">
              <w:t>7</w:t>
            </w:r>
          </w:p>
        </w:tc>
        <w:tc>
          <w:tcPr>
            <w:tcW w:w="2441" w:type="dxa"/>
            <w:tcMar>
              <w:top w:w="10" w:type="dxa"/>
              <w:left w:w="10" w:type="dxa"/>
              <w:bottom w:w="0" w:type="dxa"/>
              <w:right w:w="10" w:type="dxa"/>
            </w:tcMar>
            <w:hideMark/>
            <w:tcPrChange w:id="164" w:author="Arun PAPPALA" w:date="2024-11-01T15:28:00Z" w16du:dateUtc="2024-11-01T07:28:00Z">
              <w:tcPr>
                <w:tcW w:w="2536" w:type="dxa"/>
                <w:gridSpan w:val="2"/>
                <w:tcMar>
                  <w:top w:w="10" w:type="dxa"/>
                  <w:left w:w="10" w:type="dxa"/>
                  <w:bottom w:w="0" w:type="dxa"/>
                  <w:right w:w="10" w:type="dxa"/>
                </w:tcMar>
                <w:hideMark/>
              </w:tcPr>
            </w:tcPrChange>
          </w:tcPr>
          <w:p w14:paraId="10075815" w14:textId="77777777" w:rsidR="00BA08B2" w:rsidRPr="00BA08B2" w:rsidRDefault="00BA08B2" w:rsidP="00BA08B2">
            <w:pPr>
              <w:spacing w:line="259" w:lineRule="auto"/>
              <w:jc w:val="left"/>
            </w:pPr>
            <w:r w:rsidRPr="00BA08B2">
              <w:t>Min resource costs</w:t>
            </w:r>
          </w:p>
        </w:tc>
      </w:tr>
      <w:tr w:rsidR="00183551" w:rsidRPr="00BA08B2" w14:paraId="056EC908" w14:textId="77777777" w:rsidTr="00183551">
        <w:trPr>
          <w:trHeight w:val="627"/>
          <w:trPrChange w:id="165" w:author="Arun PAPPALA" w:date="2024-11-01T15:28:00Z" w16du:dateUtc="2024-11-01T07:28:00Z">
            <w:trPr>
              <w:trHeight w:val="627"/>
            </w:trPr>
          </w:trPrChange>
        </w:trPr>
        <w:tc>
          <w:tcPr>
            <w:tcW w:w="574" w:type="dxa"/>
            <w:tcMar>
              <w:top w:w="10" w:type="dxa"/>
              <w:left w:w="10" w:type="dxa"/>
              <w:bottom w:w="0" w:type="dxa"/>
              <w:right w:w="10" w:type="dxa"/>
            </w:tcMar>
            <w:hideMark/>
            <w:tcPrChange w:id="166" w:author="Arun PAPPALA" w:date="2024-11-01T15:28:00Z" w16du:dateUtc="2024-11-01T07:28:00Z">
              <w:tcPr>
                <w:tcW w:w="575" w:type="dxa"/>
                <w:tcMar>
                  <w:top w:w="10" w:type="dxa"/>
                  <w:left w:w="10" w:type="dxa"/>
                  <w:bottom w:w="0" w:type="dxa"/>
                  <w:right w:w="10" w:type="dxa"/>
                </w:tcMar>
                <w:hideMark/>
              </w:tcPr>
            </w:tcPrChange>
          </w:tcPr>
          <w:p w14:paraId="752EFA2F" w14:textId="77777777" w:rsidR="00BA08B2" w:rsidRPr="00BA08B2" w:rsidRDefault="00BA08B2" w:rsidP="00BA08B2">
            <w:pPr>
              <w:spacing w:line="259" w:lineRule="auto"/>
              <w:jc w:val="left"/>
            </w:pPr>
            <w:r w:rsidRPr="00BA08B2">
              <w:t>7</w:t>
            </w:r>
          </w:p>
        </w:tc>
        <w:tc>
          <w:tcPr>
            <w:tcW w:w="3162" w:type="dxa"/>
            <w:tcMar>
              <w:top w:w="10" w:type="dxa"/>
              <w:left w:w="10" w:type="dxa"/>
              <w:bottom w:w="0" w:type="dxa"/>
              <w:right w:w="10" w:type="dxa"/>
            </w:tcMar>
            <w:hideMark/>
            <w:tcPrChange w:id="167" w:author="Arun PAPPALA" w:date="2024-11-01T15:28:00Z" w16du:dateUtc="2024-11-01T07:28:00Z">
              <w:tcPr>
                <w:tcW w:w="1874" w:type="dxa"/>
                <w:gridSpan w:val="2"/>
                <w:tcMar>
                  <w:top w:w="10" w:type="dxa"/>
                  <w:left w:w="10" w:type="dxa"/>
                  <w:bottom w:w="0" w:type="dxa"/>
                  <w:right w:w="10" w:type="dxa"/>
                </w:tcMar>
                <w:hideMark/>
              </w:tcPr>
            </w:tcPrChange>
          </w:tcPr>
          <w:p w14:paraId="2640C84C" w14:textId="77777777" w:rsidR="00BA08B2" w:rsidRPr="00BA08B2" w:rsidRDefault="00BA08B2" w:rsidP="00BA08B2">
            <w:pPr>
              <w:spacing w:line="259" w:lineRule="auto"/>
              <w:jc w:val="left"/>
            </w:pPr>
            <w:r w:rsidRPr="00BA08B2">
              <w:rPr>
                <w:lang w:val="da-DK"/>
              </w:rPr>
              <w:t>K.Gulnaz Bulbul et al (2021)</w:t>
            </w:r>
          </w:p>
        </w:tc>
        <w:tc>
          <w:tcPr>
            <w:tcW w:w="428" w:type="dxa"/>
            <w:tcMar>
              <w:top w:w="10" w:type="dxa"/>
              <w:left w:w="10" w:type="dxa"/>
              <w:bottom w:w="0" w:type="dxa"/>
              <w:right w:w="10" w:type="dxa"/>
            </w:tcMar>
            <w:vAlign w:val="center"/>
            <w:hideMark/>
            <w:tcPrChange w:id="168" w:author="Arun PAPPALA" w:date="2024-11-01T15:28:00Z" w16du:dateUtc="2024-11-01T07:28:00Z">
              <w:tcPr>
                <w:tcW w:w="421" w:type="dxa"/>
                <w:gridSpan w:val="2"/>
                <w:tcMar>
                  <w:top w:w="10" w:type="dxa"/>
                  <w:left w:w="10" w:type="dxa"/>
                  <w:bottom w:w="0" w:type="dxa"/>
                  <w:right w:w="10" w:type="dxa"/>
                </w:tcMar>
                <w:vAlign w:val="center"/>
                <w:hideMark/>
              </w:tcPr>
            </w:tcPrChange>
          </w:tcPr>
          <w:p w14:paraId="1E50E2C1" w14:textId="77777777" w:rsidR="00BA08B2" w:rsidRPr="00BA08B2" w:rsidRDefault="00BA08B2">
            <w:pPr>
              <w:spacing w:line="259" w:lineRule="auto"/>
              <w:jc w:val="center"/>
              <w:pPrChange w:id="169"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170" w:author="Arun PAPPALA" w:date="2024-11-01T15:28:00Z" w16du:dateUtc="2024-11-01T07:28:00Z">
              <w:tcPr>
                <w:tcW w:w="1805" w:type="dxa"/>
                <w:gridSpan w:val="5"/>
                <w:tcMar>
                  <w:top w:w="10" w:type="dxa"/>
                  <w:left w:w="10" w:type="dxa"/>
                  <w:bottom w:w="0" w:type="dxa"/>
                  <w:right w:w="10" w:type="dxa"/>
                </w:tcMar>
                <w:vAlign w:val="center"/>
                <w:hideMark/>
              </w:tcPr>
            </w:tcPrChange>
          </w:tcPr>
          <w:p w14:paraId="2017C31B" w14:textId="77777777" w:rsidR="00BA08B2" w:rsidRPr="00BA08B2" w:rsidRDefault="00BA08B2">
            <w:pPr>
              <w:spacing w:line="259" w:lineRule="auto"/>
              <w:jc w:val="center"/>
              <w:pPrChange w:id="171"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172" w:author="Arun PAPPALA" w:date="2024-11-01T15:28:00Z" w16du:dateUtc="2024-11-01T07:28:00Z">
              <w:tcPr>
                <w:tcW w:w="324" w:type="dxa"/>
                <w:gridSpan w:val="3"/>
                <w:tcMar>
                  <w:top w:w="10" w:type="dxa"/>
                  <w:left w:w="10" w:type="dxa"/>
                  <w:bottom w:w="0" w:type="dxa"/>
                  <w:right w:w="10" w:type="dxa"/>
                </w:tcMar>
                <w:vAlign w:val="center"/>
                <w:hideMark/>
              </w:tcPr>
            </w:tcPrChange>
          </w:tcPr>
          <w:p w14:paraId="4AA4B71A" w14:textId="77777777" w:rsidR="00BA08B2" w:rsidRPr="00BA08B2" w:rsidRDefault="00BA08B2">
            <w:pPr>
              <w:spacing w:line="259" w:lineRule="auto"/>
              <w:jc w:val="center"/>
              <w:pPrChange w:id="173" w:author="Arun PAPPALA" w:date="2024-11-01T15:28:00Z" w16du:dateUtc="2024-11-01T07:28:00Z">
                <w:pPr>
                  <w:spacing w:line="259" w:lineRule="auto"/>
                  <w:jc w:val="left"/>
                </w:pPr>
              </w:pPrChange>
            </w:pPr>
            <w:r w:rsidRPr="00BA08B2">
              <w:t>N</w:t>
            </w:r>
          </w:p>
        </w:tc>
        <w:tc>
          <w:tcPr>
            <w:tcW w:w="927" w:type="dxa"/>
            <w:tcMar>
              <w:top w:w="10" w:type="dxa"/>
              <w:left w:w="10" w:type="dxa"/>
              <w:bottom w:w="0" w:type="dxa"/>
              <w:right w:w="10" w:type="dxa"/>
            </w:tcMar>
            <w:vAlign w:val="center"/>
            <w:hideMark/>
            <w:tcPrChange w:id="174" w:author="Arun PAPPALA" w:date="2024-11-01T15:28:00Z" w16du:dateUtc="2024-11-01T07:28:00Z">
              <w:tcPr>
                <w:tcW w:w="927" w:type="dxa"/>
                <w:gridSpan w:val="3"/>
                <w:tcMar>
                  <w:top w:w="10" w:type="dxa"/>
                  <w:left w:w="10" w:type="dxa"/>
                  <w:bottom w:w="0" w:type="dxa"/>
                  <w:right w:w="10" w:type="dxa"/>
                </w:tcMar>
                <w:vAlign w:val="center"/>
                <w:hideMark/>
              </w:tcPr>
            </w:tcPrChange>
          </w:tcPr>
          <w:p w14:paraId="2C11478C" w14:textId="77777777" w:rsidR="00BA08B2" w:rsidRPr="00BA08B2" w:rsidRDefault="00BA08B2">
            <w:pPr>
              <w:spacing w:line="259" w:lineRule="auto"/>
              <w:jc w:val="center"/>
              <w:pPrChange w:id="175"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176" w:author="Arun PAPPALA" w:date="2024-11-01T15:28:00Z" w16du:dateUtc="2024-11-01T07:28:00Z">
              <w:tcPr>
                <w:tcW w:w="757" w:type="dxa"/>
                <w:gridSpan w:val="3"/>
                <w:tcMar>
                  <w:top w:w="10" w:type="dxa"/>
                  <w:left w:w="10" w:type="dxa"/>
                  <w:bottom w:w="0" w:type="dxa"/>
                  <w:right w:w="10" w:type="dxa"/>
                </w:tcMar>
                <w:vAlign w:val="center"/>
                <w:hideMark/>
              </w:tcPr>
            </w:tcPrChange>
          </w:tcPr>
          <w:p w14:paraId="2DF29D4D" w14:textId="48D55A5D" w:rsidR="00BA08B2" w:rsidRPr="00BA08B2" w:rsidRDefault="00556669">
            <w:pPr>
              <w:spacing w:line="259" w:lineRule="auto"/>
              <w:jc w:val="center"/>
              <w:pPrChange w:id="177" w:author="Arun PAPPALA" w:date="2024-11-01T15:28:00Z" w16du:dateUtc="2024-11-01T07:28:00Z">
                <w:pPr>
                  <w:spacing w:line="259" w:lineRule="auto"/>
                  <w:jc w:val="left"/>
                </w:pPr>
              </w:pPrChange>
            </w:pPr>
            <w:r w:rsidRPr="00BA08B2">
              <w:t>A</w:t>
            </w:r>
            <w:del w:id="178" w:author="Arun PAPPALA" w:date="2024-11-01T15:28:00Z" w16du:dateUtc="2024-11-01T07:28:00Z">
              <w:r w:rsidRPr="00BA08B2" w:rsidDel="00372581">
                <w:delText>n</w:delText>
              </w:r>
            </w:del>
            <w:r w:rsidR="00BA08B2" w:rsidRPr="00BA08B2">
              <w:t xml:space="preserve"> only</w:t>
            </w:r>
          </w:p>
        </w:tc>
        <w:tc>
          <w:tcPr>
            <w:tcW w:w="717" w:type="dxa"/>
            <w:tcMar>
              <w:top w:w="10" w:type="dxa"/>
              <w:left w:w="10" w:type="dxa"/>
              <w:bottom w:w="0" w:type="dxa"/>
              <w:right w:w="10" w:type="dxa"/>
            </w:tcMar>
            <w:vAlign w:val="center"/>
            <w:hideMark/>
            <w:tcPrChange w:id="179" w:author="Arun PAPPALA" w:date="2024-11-01T15:28:00Z" w16du:dateUtc="2024-11-01T07:28:00Z">
              <w:tcPr>
                <w:tcW w:w="717" w:type="dxa"/>
                <w:gridSpan w:val="3"/>
                <w:tcMar>
                  <w:top w:w="10" w:type="dxa"/>
                  <w:left w:w="10" w:type="dxa"/>
                  <w:bottom w:w="0" w:type="dxa"/>
                  <w:right w:w="10" w:type="dxa"/>
                </w:tcMar>
                <w:vAlign w:val="center"/>
                <w:hideMark/>
              </w:tcPr>
            </w:tcPrChange>
          </w:tcPr>
          <w:p w14:paraId="4F896BD6" w14:textId="77777777" w:rsidR="00BA08B2" w:rsidRPr="00BA08B2" w:rsidRDefault="00BA08B2">
            <w:pPr>
              <w:spacing w:line="259" w:lineRule="auto"/>
              <w:jc w:val="center"/>
              <w:pPrChange w:id="180"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181" w:author="Arun PAPPALA" w:date="2024-11-01T15:28:00Z" w16du:dateUtc="2024-11-01T07:28:00Z">
              <w:tcPr>
                <w:tcW w:w="540" w:type="dxa"/>
                <w:gridSpan w:val="3"/>
                <w:tcMar>
                  <w:top w:w="10" w:type="dxa"/>
                  <w:left w:w="10" w:type="dxa"/>
                  <w:bottom w:w="0" w:type="dxa"/>
                  <w:right w:w="10" w:type="dxa"/>
                </w:tcMar>
                <w:vAlign w:val="center"/>
                <w:hideMark/>
              </w:tcPr>
            </w:tcPrChange>
          </w:tcPr>
          <w:p w14:paraId="65FADAEA" w14:textId="77777777" w:rsidR="00BA08B2" w:rsidRPr="00BA08B2" w:rsidRDefault="00BA08B2">
            <w:pPr>
              <w:spacing w:line="259" w:lineRule="auto"/>
              <w:jc w:val="center"/>
              <w:pPrChange w:id="182" w:author="Arun PAPPALA" w:date="2024-11-01T15:28:00Z" w16du:dateUtc="2024-11-01T07:28:00Z">
                <w:pPr>
                  <w:spacing w:line="259" w:lineRule="auto"/>
                  <w:jc w:val="left"/>
                </w:pPr>
              </w:pPrChange>
            </w:pPr>
            <w:r w:rsidRPr="00BA08B2">
              <w:t>1</w:t>
            </w:r>
          </w:p>
        </w:tc>
        <w:tc>
          <w:tcPr>
            <w:tcW w:w="2441" w:type="dxa"/>
            <w:tcMar>
              <w:top w:w="10" w:type="dxa"/>
              <w:left w:w="10" w:type="dxa"/>
              <w:bottom w:w="0" w:type="dxa"/>
              <w:right w:w="10" w:type="dxa"/>
            </w:tcMar>
            <w:hideMark/>
            <w:tcPrChange w:id="183" w:author="Arun PAPPALA" w:date="2024-11-01T15:28:00Z" w16du:dateUtc="2024-11-01T07:28:00Z">
              <w:tcPr>
                <w:tcW w:w="2536" w:type="dxa"/>
                <w:gridSpan w:val="2"/>
                <w:tcMar>
                  <w:top w:w="10" w:type="dxa"/>
                  <w:left w:w="10" w:type="dxa"/>
                  <w:bottom w:w="0" w:type="dxa"/>
                  <w:right w:w="10" w:type="dxa"/>
                </w:tcMar>
                <w:hideMark/>
              </w:tcPr>
            </w:tcPrChange>
          </w:tcPr>
          <w:p w14:paraId="63AD2B9B" w14:textId="19F3DF4D" w:rsidR="00BA08B2" w:rsidRPr="00BA08B2" w:rsidRDefault="00BA08B2" w:rsidP="00BA08B2">
            <w:pPr>
              <w:spacing w:line="259" w:lineRule="auto"/>
              <w:jc w:val="left"/>
            </w:pPr>
            <w:r w:rsidRPr="00BA08B2">
              <w:t xml:space="preserve">Zero maintenance </w:t>
            </w:r>
            <w:r w:rsidR="00432723" w:rsidRPr="00BA08B2">
              <w:t>violation</w:t>
            </w:r>
          </w:p>
        </w:tc>
      </w:tr>
      <w:tr w:rsidR="00183551" w:rsidRPr="00BA08B2" w14:paraId="35BFAA4D" w14:textId="77777777" w:rsidTr="00183551">
        <w:trPr>
          <w:trHeight w:val="384"/>
          <w:trPrChange w:id="184" w:author="Arun PAPPALA" w:date="2024-11-01T15:28:00Z" w16du:dateUtc="2024-11-01T07:28:00Z">
            <w:trPr>
              <w:trHeight w:val="384"/>
            </w:trPr>
          </w:trPrChange>
        </w:trPr>
        <w:tc>
          <w:tcPr>
            <w:tcW w:w="574" w:type="dxa"/>
            <w:tcMar>
              <w:top w:w="10" w:type="dxa"/>
              <w:left w:w="10" w:type="dxa"/>
              <w:bottom w:w="0" w:type="dxa"/>
              <w:right w:w="10" w:type="dxa"/>
            </w:tcMar>
            <w:hideMark/>
            <w:tcPrChange w:id="185" w:author="Arun PAPPALA" w:date="2024-11-01T15:28:00Z" w16du:dateUtc="2024-11-01T07:28:00Z">
              <w:tcPr>
                <w:tcW w:w="575" w:type="dxa"/>
                <w:tcMar>
                  <w:top w:w="10" w:type="dxa"/>
                  <w:left w:w="10" w:type="dxa"/>
                  <w:bottom w:w="0" w:type="dxa"/>
                  <w:right w:w="10" w:type="dxa"/>
                </w:tcMar>
                <w:hideMark/>
              </w:tcPr>
            </w:tcPrChange>
          </w:tcPr>
          <w:p w14:paraId="0622E4B8" w14:textId="77777777" w:rsidR="00BA08B2" w:rsidRPr="00BA08B2" w:rsidRDefault="00BA08B2" w:rsidP="00BA08B2">
            <w:pPr>
              <w:spacing w:line="259" w:lineRule="auto"/>
              <w:jc w:val="left"/>
            </w:pPr>
            <w:r w:rsidRPr="00BA08B2">
              <w:t>8</w:t>
            </w:r>
          </w:p>
        </w:tc>
        <w:tc>
          <w:tcPr>
            <w:tcW w:w="3162" w:type="dxa"/>
            <w:tcMar>
              <w:top w:w="10" w:type="dxa"/>
              <w:left w:w="10" w:type="dxa"/>
              <w:bottom w:w="0" w:type="dxa"/>
              <w:right w:w="10" w:type="dxa"/>
            </w:tcMar>
            <w:hideMark/>
            <w:tcPrChange w:id="186" w:author="Arun PAPPALA" w:date="2024-11-01T15:28:00Z" w16du:dateUtc="2024-11-01T07:28:00Z">
              <w:tcPr>
                <w:tcW w:w="1874" w:type="dxa"/>
                <w:gridSpan w:val="2"/>
                <w:tcMar>
                  <w:top w:w="10" w:type="dxa"/>
                  <w:left w:w="10" w:type="dxa"/>
                  <w:bottom w:w="0" w:type="dxa"/>
                  <w:right w:w="10" w:type="dxa"/>
                </w:tcMar>
                <w:hideMark/>
              </w:tcPr>
            </w:tcPrChange>
          </w:tcPr>
          <w:p w14:paraId="03AD0BCA" w14:textId="77777777" w:rsidR="00BA08B2" w:rsidRPr="00BA08B2" w:rsidRDefault="00BA08B2" w:rsidP="00BA08B2">
            <w:pPr>
              <w:spacing w:line="259" w:lineRule="auto"/>
              <w:jc w:val="left"/>
            </w:pPr>
            <w:r w:rsidRPr="00BA08B2">
              <w:rPr>
                <w:lang w:val="da-DK"/>
              </w:rPr>
              <w:t>J H Ruan et al. (2023)</w:t>
            </w:r>
          </w:p>
        </w:tc>
        <w:tc>
          <w:tcPr>
            <w:tcW w:w="428" w:type="dxa"/>
            <w:tcMar>
              <w:top w:w="10" w:type="dxa"/>
              <w:left w:w="10" w:type="dxa"/>
              <w:bottom w:w="0" w:type="dxa"/>
              <w:right w:w="10" w:type="dxa"/>
            </w:tcMar>
            <w:vAlign w:val="center"/>
            <w:hideMark/>
            <w:tcPrChange w:id="187" w:author="Arun PAPPALA" w:date="2024-11-01T15:28:00Z" w16du:dateUtc="2024-11-01T07:28:00Z">
              <w:tcPr>
                <w:tcW w:w="421" w:type="dxa"/>
                <w:gridSpan w:val="2"/>
                <w:tcMar>
                  <w:top w:w="10" w:type="dxa"/>
                  <w:left w:w="10" w:type="dxa"/>
                  <w:bottom w:w="0" w:type="dxa"/>
                  <w:right w:w="10" w:type="dxa"/>
                </w:tcMar>
                <w:vAlign w:val="center"/>
                <w:hideMark/>
              </w:tcPr>
            </w:tcPrChange>
          </w:tcPr>
          <w:p w14:paraId="20A9E68D" w14:textId="77777777" w:rsidR="00BA08B2" w:rsidRPr="00BA08B2" w:rsidRDefault="00BA08B2">
            <w:pPr>
              <w:spacing w:line="259" w:lineRule="auto"/>
              <w:jc w:val="center"/>
              <w:pPrChange w:id="188"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189" w:author="Arun PAPPALA" w:date="2024-11-01T15:28:00Z" w16du:dateUtc="2024-11-01T07:28:00Z">
              <w:tcPr>
                <w:tcW w:w="1805" w:type="dxa"/>
                <w:gridSpan w:val="5"/>
                <w:tcMar>
                  <w:top w:w="10" w:type="dxa"/>
                  <w:left w:w="10" w:type="dxa"/>
                  <w:bottom w:w="0" w:type="dxa"/>
                  <w:right w:w="10" w:type="dxa"/>
                </w:tcMar>
                <w:vAlign w:val="center"/>
                <w:hideMark/>
              </w:tcPr>
            </w:tcPrChange>
          </w:tcPr>
          <w:p w14:paraId="30FE8278" w14:textId="77777777" w:rsidR="00BA08B2" w:rsidRPr="00BA08B2" w:rsidRDefault="00BA08B2">
            <w:pPr>
              <w:spacing w:line="259" w:lineRule="auto"/>
              <w:jc w:val="center"/>
              <w:pPrChange w:id="190"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191" w:author="Arun PAPPALA" w:date="2024-11-01T15:28:00Z" w16du:dateUtc="2024-11-01T07:28:00Z">
              <w:tcPr>
                <w:tcW w:w="324" w:type="dxa"/>
                <w:gridSpan w:val="3"/>
                <w:tcMar>
                  <w:top w:w="10" w:type="dxa"/>
                  <w:left w:w="10" w:type="dxa"/>
                  <w:bottom w:w="0" w:type="dxa"/>
                  <w:right w:w="10" w:type="dxa"/>
                </w:tcMar>
                <w:vAlign w:val="center"/>
                <w:hideMark/>
              </w:tcPr>
            </w:tcPrChange>
          </w:tcPr>
          <w:p w14:paraId="2EE007DE" w14:textId="77777777" w:rsidR="00BA08B2" w:rsidRPr="00BA08B2" w:rsidRDefault="00BA08B2">
            <w:pPr>
              <w:spacing w:line="259" w:lineRule="auto"/>
              <w:jc w:val="center"/>
              <w:pPrChange w:id="192"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193" w:author="Arun PAPPALA" w:date="2024-11-01T15:28:00Z" w16du:dateUtc="2024-11-01T07:28:00Z">
              <w:tcPr>
                <w:tcW w:w="927" w:type="dxa"/>
                <w:gridSpan w:val="3"/>
                <w:tcMar>
                  <w:top w:w="10" w:type="dxa"/>
                  <w:left w:w="10" w:type="dxa"/>
                  <w:bottom w:w="0" w:type="dxa"/>
                  <w:right w:w="10" w:type="dxa"/>
                </w:tcMar>
                <w:vAlign w:val="center"/>
                <w:hideMark/>
              </w:tcPr>
            </w:tcPrChange>
          </w:tcPr>
          <w:p w14:paraId="639A940E" w14:textId="77777777" w:rsidR="00BA08B2" w:rsidRPr="00BA08B2" w:rsidRDefault="00BA08B2">
            <w:pPr>
              <w:spacing w:line="259" w:lineRule="auto"/>
              <w:jc w:val="center"/>
              <w:pPrChange w:id="194"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195" w:author="Arun PAPPALA" w:date="2024-11-01T15:28:00Z" w16du:dateUtc="2024-11-01T07:28:00Z">
              <w:tcPr>
                <w:tcW w:w="757" w:type="dxa"/>
                <w:gridSpan w:val="3"/>
                <w:tcMar>
                  <w:top w:w="10" w:type="dxa"/>
                  <w:left w:w="10" w:type="dxa"/>
                  <w:bottom w:w="0" w:type="dxa"/>
                  <w:right w:w="10" w:type="dxa"/>
                </w:tcMar>
                <w:vAlign w:val="center"/>
                <w:hideMark/>
              </w:tcPr>
            </w:tcPrChange>
          </w:tcPr>
          <w:p w14:paraId="3C2ED712" w14:textId="77777777" w:rsidR="00BA08B2" w:rsidRPr="00BA08B2" w:rsidRDefault="00BA08B2">
            <w:pPr>
              <w:spacing w:line="259" w:lineRule="auto"/>
              <w:jc w:val="center"/>
              <w:pPrChange w:id="196" w:author="Arun PAPPALA" w:date="2024-11-01T15:28:00Z" w16du:dateUtc="2024-11-01T07:28:00Z">
                <w:pPr>
                  <w:spacing w:line="259" w:lineRule="auto"/>
                  <w:jc w:val="left"/>
                </w:pPr>
              </w:pPrChange>
            </w:pPr>
            <w:r w:rsidRPr="00BA08B2">
              <w:t>None</w:t>
            </w:r>
          </w:p>
        </w:tc>
        <w:tc>
          <w:tcPr>
            <w:tcW w:w="717" w:type="dxa"/>
            <w:tcMar>
              <w:top w:w="10" w:type="dxa"/>
              <w:left w:w="10" w:type="dxa"/>
              <w:bottom w:w="0" w:type="dxa"/>
              <w:right w:w="10" w:type="dxa"/>
            </w:tcMar>
            <w:vAlign w:val="center"/>
            <w:hideMark/>
            <w:tcPrChange w:id="197" w:author="Arun PAPPALA" w:date="2024-11-01T15:28:00Z" w16du:dateUtc="2024-11-01T07:28:00Z">
              <w:tcPr>
                <w:tcW w:w="717" w:type="dxa"/>
                <w:gridSpan w:val="3"/>
                <w:tcMar>
                  <w:top w:w="10" w:type="dxa"/>
                  <w:left w:w="10" w:type="dxa"/>
                  <w:bottom w:w="0" w:type="dxa"/>
                  <w:right w:w="10" w:type="dxa"/>
                </w:tcMar>
                <w:vAlign w:val="center"/>
                <w:hideMark/>
              </w:tcPr>
            </w:tcPrChange>
          </w:tcPr>
          <w:p w14:paraId="6BFD9C49" w14:textId="77777777" w:rsidR="00BA08B2" w:rsidRPr="00BA08B2" w:rsidRDefault="00BA08B2">
            <w:pPr>
              <w:spacing w:line="259" w:lineRule="auto"/>
              <w:jc w:val="center"/>
              <w:pPrChange w:id="198"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199" w:author="Arun PAPPALA" w:date="2024-11-01T15:28:00Z" w16du:dateUtc="2024-11-01T07:28:00Z">
              <w:tcPr>
                <w:tcW w:w="540" w:type="dxa"/>
                <w:gridSpan w:val="3"/>
                <w:tcMar>
                  <w:top w:w="10" w:type="dxa"/>
                  <w:left w:w="10" w:type="dxa"/>
                  <w:bottom w:w="0" w:type="dxa"/>
                  <w:right w:w="10" w:type="dxa"/>
                </w:tcMar>
                <w:vAlign w:val="center"/>
                <w:hideMark/>
              </w:tcPr>
            </w:tcPrChange>
          </w:tcPr>
          <w:p w14:paraId="7B61990C" w14:textId="77777777" w:rsidR="00BA08B2" w:rsidRPr="00BA08B2" w:rsidRDefault="00BA08B2">
            <w:pPr>
              <w:spacing w:line="259" w:lineRule="auto"/>
              <w:jc w:val="center"/>
              <w:pPrChange w:id="200" w:author="Arun PAPPALA" w:date="2024-11-01T15:28:00Z" w16du:dateUtc="2024-11-01T07:28:00Z">
                <w:pPr>
                  <w:spacing w:line="259" w:lineRule="auto"/>
                  <w:jc w:val="left"/>
                </w:pPr>
              </w:pPrChange>
            </w:pPr>
            <w:r w:rsidRPr="00BA08B2">
              <w:t>4</w:t>
            </w:r>
          </w:p>
        </w:tc>
        <w:tc>
          <w:tcPr>
            <w:tcW w:w="2441" w:type="dxa"/>
            <w:tcMar>
              <w:top w:w="10" w:type="dxa"/>
              <w:left w:w="10" w:type="dxa"/>
              <w:bottom w:w="0" w:type="dxa"/>
              <w:right w:w="10" w:type="dxa"/>
            </w:tcMar>
            <w:hideMark/>
            <w:tcPrChange w:id="201" w:author="Arun PAPPALA" w:date="2024-11-01T15:28:00Z" w16du:dateUtc="2024-11-01T07:28:00Z">
              <w:tcPr>
                <w:tcW w:w="2536" w:type="dxa"/>
                <w:gridSpan w:val="2"/>
                <w:tcMar>
                  <w:top w:w="10" w:type="dxa"/>
                  <w:left w:w="10" w:type="dxa"/>
                  <w:bottom w:w="0" w:type="dxa"/>
                  <w:right w:w="10" w:type="dxa"/>
                </w:tcMar>
                <w:hideMark/>
              </w:tcPr>
            </w:tcPrChange>
          </w:tcPr>
          <w:p w14:paraId="6A395D5D" w14:textId="77777777" w:rsidR="00BA08B2" w:rsidRPr="00BA08B2" w:rsidRDefault="00BA08B2" w:rsidP="00BA08B2">
            <w:pPr>
              <w:spacing w:line="259" w:lineRule="auto"/>
              <w:jc w:val="left"/>
            </w:pPr>
            <w:r w:rsidRPr="00BA08B2">
              <w:t>Max profit</w:t>
            </w:r>
          </w:p>
        </w:tc>
      </w:tr>
      <w:tr w:rsidR="00183551" w:rsidRPr="00BA08B2" w14:paraId="5FF8B3A0" w14:textId="77777777" w:rsidTr="00183551">
        <w:trPr>
          <w:trHeight w:val="627"/>
          <w:trPrChange w:id="202" w:author="Arun PAPPALA" w:date="2024-11-01T15:28:00Z" w16du:dateUtc="2024-11-01T07:28:00Z">
            <w:trPr>
              <w:trHeight w:val="627"/>
            </w:trPr>
          </w:trPrChange>
        </w:trPr>
        <w:tc>
          <w:tcPr>
            <w:tcW w:w="574" w:type="dxa"/>
            <w:tcMar>
              <w:top w:w="10" w:type="dxa"/>
              <w:left w:w="10" w:type="dxa"/>
              <w:bottom w:w="0" w:type="dxa"/>
              <w:right w:w="10" w:type="dxa"/>
            </w:tcMar>
            <w:hideMark/>
            <w:tcPrChange w:id="203" w:author="Arun PAPPALA" w:date="2024-11-01T15:28:00Z" w16du:dateUtc="2024-11-01T07:28:00Z">
              <w:tcPr>
                <w:tcW w:w="575" w:type="dxa"/>
                <w:tcMar>
                  <w:top w:w="10" w:type="dxa"/>
                  <w:left w:w="10" w:type="dxa"/>
                  <w:bottom w:w="0" w:type="dxa"/>
                  <w:right w:w="10" w:type="dxa"/>
                </w:tcMar>
                <w:hideMark/>
              </w:tcPr>
            </w:tcPrChange>
          </w:tcPr>
          <w:p w14:paraId="14F52CEF" w14:textId="77777777" w:rsidR="00BA08B2" w:rsidRPr="00BA08B2" w:rsidRDefault="00BA08B2" w:rsidP="00BA08B2">
            <w:pPr>
              <w:spacing w:line="259" w:lineRule="auto"/>
              <w:jc w:val="left"/>
            </w:pPr>
            <w:r w:rsidRPr="00BA08B2">
              <w:t>9</w:t>
            </w:r>
          </w:p>
        </w:tc>
        <w:tc>
          <w:tcPr>
            <w:tcW w:w="3162" w:type="dxa"/>
            <w:tcMar>
              <w:top w:w="10" w:type="dxa"/>
              <w:left w:w="10" w:type="dxa"/>
              <w:bottom w:w="0" w:type="dxa"/>
              <w:right w:w="10" w:type="dxa"/>
            </w:tcMar>
            <w:hideMark/>
            <w:tcPrChange w:id="204" w:author="Arun PAPPALA" w:date="2024-11-01T15:28:00Z" w16du:dateUtc="2024-11-01T07:28:00Z">
              <w:tcPr>
                <w:tcW w:w="1874" w:type="dxa"/>
                <w:gridSpan w:val="2"/>
                <w:tcMar>
                  <w:top w:w="10" w:type="dxa"/>
                  <w:left w:w="10" w:type="dxa"/>
                  <w:bottom w:w="0" w:type="dxa"/>
                  <w:right w:w="10" w:type="dxa"/>
                </w:tcMar>
                <w:hideMark/>
              </w:tcPr>
            </w:tcPrChange>
          </w:tcPr>
          <w:p w14:paraId="1CC981F3" w14:textId="77777777" w:rsidR="00BA08B2" w:rsidRPr="00BA08B2" w:rsidRDefault="00BA08B2" w:rsidP="00BA08B2">
            <w:pPr>
              <w:spacing w:line="259" w:lineRule="auto"/>
              <w:jc w:val="left"/>
            </w:pPr>
            <w:r w:rsidRPr="00BA08B2">
              <w:rPr>
                <w:lang w:val="da-DK"/>
              </w:rPr>
              <w:t>Oumaima Khaled et al (2018)</w:t>
            </w:r>
          </w:p>
        </w:tc>
        <w:tc>
          <w:tcPr>
            <w:tcW w:w="428" w:type="dxa"/>
            <w:tcMar>
              <w:top w:w="10" w:type="dxa"/>
              <w:left w:w="10" w:type="dxa"/>
              <w:bottom w:w="0" w:type="dxa"/>
              <w:right w:w="10" w:type="dxa"/>
            </w:tcMar>
            <w:vAlign w:val="center"/>
            <w:hideMark/>
            <w:tcPrChange w:id="205" w:author="Arun PAPPALA" w:date="2024-11-01T15:28:00Z" w16du:dateUtc="2024-11-01T07:28:00Z">
              <w:tcPr>
                <w:tcW w:w="421" w:type="dxa"/>
                <w:gridSpan w:val="2"/>
                <w:tcMar>
                  <w:top w:w="10" w:type="dxa"/>
                  <w:left w:w="10" w:type="dxa"/>
                  <w:bottom w:w="0" w:type="dxa"/>
                  <w:right w:w="10" w:type="dxa"/>
                </w:tcMar>
                <w:vAlign w:val="center"/>
                <w:hideMark/>
              </w:tcPr>
            </w:tcPrChange>
          </w:tcPr>
          <w:p w14:paraId="798B18CC" w14:textId="77777777" w:rsidR="00BA08B2" w:rsidRPr="00BA08B2" w:rsidRDefault="00BA08B2">
            <w:pPr>
              <w:spacing w:line="259" w:lineRule="auto"/>
              <w:jc w:val="center"/>
              <w:pPrChange w:id="206"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207" w:author="Arun PAPPALA" w:date="2024-11-01T15:28:00Z" w16du:dateUtc="2024-11-01T07:28:00Z">
              <w:tcPr>
                <w:tcW w:w="1805" w:type="dxa"/>
                <w:gridSpan w:val="5"/>
                <w:tcMar>
                  <w:top w:w="10" w:type="dxa"/>
                  <w:left w:w="10" w:type="dxa"/>
                  <w:bottom w:w="0" w:type="dxa"/>
                  <w:right w:w="10" w:type="dxa"/>
                </w:tcMar>
                <w:vAlign w:val="center"/>
                <w:hideMark/>
              </w:tcPr>
            </w:tcPrChange>
          </w:tcPr>
          <w:p w14:paraId="68433BEC" w14:textId="77777777" w:rsidR="00BA08B2" w:rsidRPr="00BA08B2" w:rsidRDefault="00BA08B2">
            <w:pPr>
              <w:spacing w:line="259" w:lineRule="auto"/>
              <w:jc w:val="center"/>
              <w:pPrChange w:id="208"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209" w:author="Arun PAPPALA" w:date="2024-11-01T15:28:00Z" w16du:dateUtc="2024-11-01T07:28:00Z">
              <w:tcPr>
                <w:tcW w:w="324" w:type="dxa"/>
                <w:gridSpan w:val="3"/>
                <w:tcMar>
                  <w:top w:w="10" w:type="dxa"/>
                  <w:left w:w="10" w:type="dxa"/>
                  <w:bottom w:w="0" w:type="dxa"/>
                  <w:right w:w="10" w:type="dxa"/>
                </w:tcMar>
                <w:vAlign w:val="center"/>
                <w:hideMark/>
              </w:tcPr>
            </w:tcPrChange>
          </w:tcPr>
          <w:p w14:paraId="765EC9A3" w14:textId="77777777" w:rsidR="00BA08B2" w:rsidRPr="00BA08B2" w:rsidRDefault="00BA08B2">
            <w:pPr>
              <w:spacing w:line="259" w:lineRule="auto"/>
              <w:jc w:val="center"/>
              <w:pPrChange w:id="210"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211" w:author="Arun PAPPALA" w:date="2024-11-01T15:28:00Z" w16du:dateUtc="2024-11-01T07:28:00Z">
              <w:tcPr>
                <w:tcW w:w="927" w:type="dxa"/>
                <w:gridSpan w:val="3"/>
                <w:tcMar>
                  <w:top w:w="10" w:type="dxa"/>
                  <w:left w:w="10" w:type="dxa"/>
                  <w:bottom w:w="0" w:type="dxa"/>
                  <w:right w:w="10" w:type="dxa"/>
                </w:tcMar>
                <w:vAlign w:val="center"/>
                <w:hideMark/>
              </w:tcPr>
            </w:tcPrChange>
          </w:tcPr>
          <w:p w14:paraId="2D6A6A8D" w14:textId="77777777" w:rsidR="00BA08B2" w:rsidRPr="00BA08B2" w:rsidRDefault="00BA08B2">
            <w:pPr>
              <w:spacing w:line="259" w:lineRule="auto"/>
              <w:jc w:val="center"/>
              <w:pPrChange w:id="212"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213" w:author="Arun PAPPALA" w:date="2024-11-01T15:28:00Z" w16du:dateUtc="2024-11-01T07:28:00Z">
              <w:tcPr>
                <w:tcW w:w="757" w:type="dxa"/>
                <w:gridSpan w:val="3"/>
                <w:tcMar>
                  <w:top w:w="10" w:type="dxa"/>
                  <w:left w:w="10" w:type="dxa"/>
                  <w:bottom w:w="0" w:type="dxa"/>
                  <w:right w:w="10" w:type="dxa"/>
                </w:tcMar>
                <w:vAlign w:val="center"/>
                <w:hideMark/>
              </w:tcPr>
            </w:tcPrChange>
          </w:tcPr>
          <w:p w14:paraId="66867245" w14:textId="76A1C6B7" w:rsidR="00BA08B2" w:rsidRPr="00BA08B2" w:rsidRDefault="00556669">
            <w:pPr>
              <w:spacing w:line="259" w:lineRule="auto"/>
              <w:jc w:val="center"/>
              <w:pPrChange w:id="214" w:author="Arun PAPPALA" w:date="2024-11-01T15:28:00Z" w16du:dateUtc="2024-11-01T07:28:00Z">
                <w:pPr>
                  <w:spacing w:line="259" w:lineRule="auto"/>
                  <w:jc w:val="left"/>
                </w:pPr>
              </w:pPrChange>
            </w:pPr>
            <w:r w:rsidRPr="00BA08B2">
              <w:t>A</w:t>
            </w:r>
            <w:r w:rsidR="00BA08B2" w:rsidRPr="00BA08B2">
              <w:t xml:space="preserve"> only</w:t>
            </w:r>
          </w:p>
        </w:tc>
        <w:tc>
          <w:tcPr>
            <w:tcW w:w="717" w:type="dxa"/>
            <w:tcMar>
              <w:top w:w="10" w:type="dxa"/>
              <w:left w:w="10" w:type="dxa"/>
              <w:bottom w:w="0" w:type="dxa"/>
              <w:right w:w="10" w:type="dxa"/>
            </w:tcMar>
            <w:vAlign w:val="center"/>
            <w:hideMark/>
            <w:tcPrChange w:id="215" w:author="Arun PAPPALA" w:date="2024-11-01T15:28:00Z" w16du:dateUtc="2024-11-01T07:28:00Z">
              <w:tcPr>
                <w:tcW w:w="717" w:type="dxa"/>
                <w:gridSpan w:val="3"/>
                <w:tcMar>
                  <w:top w:w="10" w:type="dxa"/>
                  <w:left w:w="10" w:type="dxa"/>
                  <w:bottom w:w="0" w:type="dxa"/>
                  <w:right w:w="10" w:type="dxa"/>
                </w:tcMar>
                <w:vAlign w:val="center"/>
                <w:hideMark/>
              </w:tcPr>
            </w:tcPrChange>
          </w:tcPr>
          <w:p w14:paraId="4EDAB31B" w14:textId="77777777" w:rsidR="00BA08B2" w:rsidRPr="00BA08B2" w:rsidRDefault="00BA08B2">
            <w:pPr>
              <w:spacing w:line="259" w:lineRule="auto"/>
              <w:jc w:val="center"/>
              <w:pPrChange w:id="216" w:author="Arun PAPPALA" w:date="2024-11-01T15:28:00Z" w16du:dateUtc="2024-11-01T07:28:00Z">
                <w:pPr>
                  <w:spacing w:line="259" w:lineRule="auto"/>
                  <w:jc w:val="left"/>
                </w:pPr>
              </w:pPrChange>
            </w:pPr>
            <w:r w:rsidRPr="00BA08B2">
              <w:t>No</w:t>
            </w:r>
          </w:p>
        </w:tc>
        <w:tc>
          <w:tcPr>
            <w:tcW w:w="540" w:type="dxa"/>
            <w:tcMar>
              <w:top w:w="10" w:type="dxa"/>
              <w:left w:w="10" w:type="dxa"/>
              <w:bottom w:w="0" w:type="dxa"/>
              <w:right w:w="10" w:type="dxa"/>
            </w:tcMar>
            <w:vAlign w:val="center"/>
            <w:hideMark/>
            <w:tcPrChange w:id="217" w:author="Arun PAPPALA" w:date="2024-11-01T15:28:00Z" w16du:dateUtc="2024-11-01T07:28:00Z">
              <w:tcPr>
                <w:tcW w:w="540" w:type="dxa"/>
                <w:gridSpan w:val="3"/>
                <w:tcMar>
                  <w:top w:w="10" w:type="dxa"/>
                  <w:left w:w="10" w:type="dxa"/>
                  <w:bottom w:w="0" w:type="dxa"/>
                  <w:right w:w="10" w:type="dxa"/>
                </w:tcMar>
                <w:vAlign w:val="center"/>
                <w:hideMark/>
              </w:tcPr>
            </w:tcPrChange>
          </w:tcPr>
          <w:p w14:paraId="3715FE2F" w14:textId="77777777" w:rsidR="00BA08B2" w:rsidRPr="00BA08B2" w:rsidRDefault="00BA08B2">
            <w:pPr>
              <w:spacing w:line="259" w:lineRule="auto"/>
              <w:jc w:val="center"/>
              <w:pPrChange w:id="218" w:author="Arun PAPPALA" w:date="2024-11-01T15:28:00Z" w16du:dateUtc="2024-11-01T07:28:00Z">
                <w:pPr>
                  <w:spacing w:line="259" w:lineRule="auto"/>
                  <w:jc w:val="left"/>
                </w:pPr>
              </w:pPrChange>
            </w:pPr>
            <w:r w:rsidRPr="00BA08B2">
              <w:t>30</w:t>
            </w:r>
          </w:p>
        </w:tc>
        <w:tc>
          <w:tcPr>
            <w:tcW w:w="2441" w:type="dxa"/>
            <w:tcMar>
              <w:top w:w="10" w:type="dxa"/>
              <w:left w:w="10" w:type="dxa"/>
              <w:bottom w:w="0" w:type="dxa"/>
              <w:right w:w="10" w:type="dxa"/>
            </w:tcMar>
            <w:hideMark/>
            <w:tcPrChange w:id="219" w:author="Arun PAPPALA" w:date="2024-11-01T15:28:00Z" w16du:dateUtc="2024-11-01T07:28:00Z">
              <w:tcPr>
                <w:tcW w:w="2536" w:type="dxa"/>
                <w:gridSpan w:val="2"/>
                <w:tcMar>
                  <w:top w:w="10" w:type="dxa"/>
                  <w:left w:w="10" w:type="dxa"/>
                  <w:bottom w:w="0" w:type="dxa"/>
                  <w:right w:w="10" w:type="dxa"/>
                </w:tcMar>
                <w:hideMark/>
              </w:tcPr>
            </w:tcPrChange>
          </w:tcPr>
          <w:p w14:paraId="61C50FB6" w14:textId="77777777" w:rsidR="00BA08B2" w:rsidRPr="00BA08B2" w:rsidRDefault="00BA08B2" w:rsidP="00BA08B2">
            <w:pPr>
              <w:spacing w:line="259" w:lineRule="auto"/>
              <w:jc w:val="left"/>
            </w:pPr>
            <w:r w:rsidRPr="00BA08B2">
              <w:t>Min resource costs</w:t>
            </w:r>
          </w:p>
        </w:tc>
      </w:tr>
      <w:tr w:rsidR="00183551" w:rsidRPr="00BA08B2" w14:paraId="2C1CD7FB" w14:textId="77777777" w:rsidTr="00183551">
        <w:trPr>
          <w:trHeight w:val="384"/>
          <w:trPrChange w:id="220" w:author="Arun PAPPALA" w:date="2024-11-01T15:28:00Z" w16du:dateUtc="2024-11-01T07:28:00Z">
            <w:trPr>
              <w:trHeight w:val="384"/>
            </w:trPr>
          </w:trPrChange>
        </w:trPr>
        <w:tc>
          <w:tcPr>
            <w:tcW w:w="574" w:type="dxa"/>
            <w:tcMar>
              <w:top w:w="10" w:type="dxa"/>
              <w:left w:w="10" w:type="dxa"/>
              <w:bottom w:w="0" w:type="dxa"/>
              <w:right w:w="10" w:type="dxa"/>
            </w:tcMar>
            <w:hideMark/>
            <w:tcPrChange w:id="221" w:author="Arun PAPPALA" w:date="2024-11-01T15:28:00Z" w16du:dateUtc="2024-11-01T07:28:00Z">
              <w:tcPr>
                <w:tcW w:w="575" w:type="dxa"/>
                <w:tcMar>
                  <w:top w:w="10" w:type="dxa"/>
                  <w:left w:w="10" w:type="dxa"/>
                  <w:bottom w:w="0" w:type="dxa"/>
                  <w:right w:w="10" w:type="dxa"/>
                </w:tcMar>
                <w:hideMark/>
              </w:tcPr>
            </w:tcPrChange>
          </w:tcPr>
          <w:p w14:paraId="630FDA4A" w14:textId="77777777" w:rsidR="00BA08B2" w:rsidRPr="00BA08B2" w:rsidRDefault="00BA08B2" w:rsidP="00BA08B2">
            <w:pPr>
              <w:spacing w:line="259" w:lineRule="auto"/>
              <w:jc w:val="left"/>
            </w:pPr>
            <w:r w:rsidRPr="00BA08B2">
              <w:t>10</w:t>
            </w:r>
          </w:p>
        </w:tc>
        <w:tc>
          <w:tcPr>
            <w:tcW w:w="3162" w:type="dxa"/>
            <w:tcMar>
              <w:top w:w="10" w:type="dxa"/>
              <w:left w:w="10" w:type="dxa"/>
              <w:bottom w:w="0" w:type="dxa"/>
              <w:right w:w="10" w:type="dxa"/>
            </w:tcMar>
            <w:hideMark/>
            <w:tcPrChange w:id="222" w:author="Arun PAPPALA" w:date="2024-11-01T15:28:00Z" w16du:dateUtc="2024-11-01T07:28:00Z">
              <w:tcPr>
                <w:tcW w:w="1874" w:type="dxa"/>
                <w:gridSpan w:val="2"/>
                <w:tcMar>
                  <w:top w:w="10" w:type="dxa"/>
                  <w:left w:w="10" w:type="dxa"/>
                  <w:bottom w:w="0" w:type="dxa"/>
                  <w:right w:w="10" w:type="dxa"/>
                </w:tcMar>
                <w:hideMark/>
              </w:tcPr>
            </w:tcPrChange>
          </w:tcPr>
          <w:p w14:paraId="72362890" w14:textId="77777777" w:rsidR="00BA08B2" w:rsidRPr="00BA08B2" w:rsidRDefault="00BA08B2" w:rsidP="00BA08B2">
            <w:pPr>
              <w:spacing w:line="259" w:lineRule="auto"/>
              <w:jc w:val="left"/>
            </w:pPr>
            <w:r w:rsidRPr="00BA08B2">
              <w:t xml:space="preserve"> Xingye  et al (2019)</w:t>
            </w:r>
          </w:p>
        </w:tc>
        <w:tc>
          <w:tcPr>
            <w:tcW w:w="428" w:type="dxa"/>
            <w:tcMar>
              <w:top w:w="10" w:type="dxa"/>
              <w:left w:w="10" w:type="dxa"/>
              <w:bottom w:w="0" w:type="dxa"/>
              <w:right w:w="10" w:type="dxa"/>
            </w:tcMar>
            <w:vAlign w:val="center"/>
            <w:hideMark/>
            <w:tcPrChange w:id="223" w:author="Arun PAPPALA" w:date="2024-11-01T15:28:00Z" w16du:dateUtc="2024-11-01T07:28:00Z">
              <w:tcPr>
                <w:tcW w:w="421" w:type="dxa"/>
                <w:gridSpan w:val="2"/>
                <w:tcMar>
                  <w:top w:w="10" w:type="dxa"/>
                  <w:left w:w="10" w:type="dxa"/>
                  <w:bottom w:w="0" w:type="dxa"/>
                  <w:right w:w="10" w:type="dxa"/>
                </w:tcMar>
                <w:vAlign w:val="center"/>
                <w:hideMark/>
              </w:tcPr>
            </w:tcPrChange>
          </w:tcPr>
          <w:p w14:paraId="22BF1ACB" w14:textId="77777777" w:rsidR="00BA08B2" w:rsidRPr="00BA08B2" w:rsidRDefault="00BA08B2">
            <w:pPr>
              <w:spacing w:line="259" w:lineRule="auto"/>
              <w:jc w:val="center"/>
              <w:pPrChange w:id="224"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225" w:author="Arun PAPPALA" w:date="2024-11-01T15:28:00Z" w16du:dateUtc="2024-11-01T07:28:00Z">
              <w:tcPr>
                <w:tcW w:w="1805" w:type="dxa"/>
                <w:gridSpan w:val="5"/>
                <w:tcMar>
                  <w:top w:w="10" w:type="dxa"/>
                  <w:left w:w="10" w:type="dxa"/>
                  <w:bottom w:w="0" w:type="dxa"/>
                  <w:right w:w="10" w:type="dxa"/>
                </w:tcMar>
                <w:vAlign w:val="center"/>
                <w:hideMark/>
              </w:tcPr>
            </w:tcPrChange>
          </w:tcPr>
          <w:p w14:paraId="1873A89A" w14:textId="77777777" w:rsidR="00BA08B2" w:rsidRPr="00BA08B2" w:rsidRDefault="00BA08B2">
            <w:pPr>
              <w:spacing w:line="259" w:lineRule="auto"/>
              <w:jc w:val="center"/>
              <w:pPrChange w:id="226" w:author="Arun PAPPALA" w:date="2024-11-01T15:28:00Z" w16du:dateUtc="2024-11-01T07:28:00Z">
                <w:pPr>
                  <w:spacing w:line="259" w:lineRule="auto"/>
                  <w:jc w:val="left"/>
                </w:pPr>
              </w:pPrChange>
            </w:pPr>
            <w:r w:rsidRPr="00BA08B2">
              <w:t>Y</w:t>
            </w:r>
          </w:p>
        </w:tc>
        <w:tc>
          <w:tcPr>
            <w:tcW w:w="487" w:type="dxa"/>
            <w:tcMar>
              <w:top w:w="10" w:type="dxa"/>
              <w:left w:w="10" w:type="dxa"/>
              <w:bottom w:w="0" w:type="dxa"/>
              <w:right w:w="10" w:type="dxa"/>
            </w:tcMar>
            <w:vAlign w:val="center"/>
            <w:hideMark/>
            <w:tcPrChange w:id="227" w:author="Arun PAPPALA" w:date="2024-11-01T15:28:00Z" w16du:dateUtc="2024-11-01T07:28:00Z">
              <w:tcPr>
                <w:tcW w:w="324" w:type="dxa"/>
                <w:gridSpan w:val="3"/>
                <w:tcMar>
                  <w:top w:w="10" w:type="dxa"/>
                  <w:left w:w="10" w:type="dxa"/>
                  <w:bottom w:w="0" w:type="dxa"/>
                  <w:right w:w="10" w:type="dxa"/>
                </w:tcMar>
                <w:vAlign w:val="center"/>
                <w:hideMark/>
              </w:tcPr>
            </w:tcPrChange>
          </w:tcPr>
          <w:p w14:paraId="2817E108" w14:textId="77777777" w:rsidR="00BA08B2" w:rsidRPr="00BA08B2" w:rsidRDefault="00BA08B2">
            <w:pPr>
              <w:spacing w:line="259" w:lineRule="auto"/>
              <w:jc w:val="center"/>
              <w:pPrChange w:id="228"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229" w:author="Arun PAPPALA" w:date="2024-11-01T15:28:00Z" w16du:dateUtc="2024-11-01T07:28:00Z">
              <w:tcPr>
                <w:tcW w:w="927" w:type="dxa"/>
                <w:gridSpan w:val="3"/>
                <w:tcMar>
                  <w:top w:w="10" w:type="dxa"/>
                  <w:left w:w="10" w:type="dxa"/>
                  <w:bottom w:w="0" w:type="dxa"/>
                  <w:right w:w="10" w:type="dxa"/>
                </w:tcMar>
                <w:vAlign w:val="center"/>
                <w:hideMark/>
              </w:tcPr>
            </w:tcPrChange>
          </w:tcPr>
          <w:p w14:paraId="3720B584" w14:textId="77777777" w:rsidR="00BA08B2" w:rsidRPr="00BA08B2" w:rsidRDefault="00BA08B2">
            <w:pPr>
              <w:spacing w:line="259" w:lineRule="auto"/>
              <w:jc w:val="center"/>
              <w:pPrChange w:id="230"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231" w:author="Arun PAPPALA" w:date="2024-11-01T15:28:00Z" w16du:dateUtc="2024-11-01T07:28:00Z">
              <w:tcPr>
                <w:tcW w:w="757" w:type="dxa"/>
                <w:gridSpan w:val="3"/>
                <w:tcMar>
                  <w:top w:w="10" w:type="dxa"/>
                  <w:left w:w="10" w:type="dxa"/>
                  <w:bottom w:w="0" w:type="dxa"/>
                  <w:right w:w="10" w:type="dxa"/>
                </w:tcMar>
                <w:vAlign w:val="center"/>
                <w:hideMark/>
              </w:tcPr>
            </w:tcPrChange>
          </w:tcPr>
          <w:p w14:paraId="7CE058F9" w14:textId="3751493A" w:rsidR="00BA08B2" w:rsidRPr="00BA08B2" w:rsidRDefault="00556669">
            <w:pPr>
              <w:spacing w:line="259" w:lineRule="auto"/>
              <w:jc w:val="center"/>
              <w:pPrChange w:id="232" w:author="Arun PAPPALA" w:date="2024-11-01T15:28:00Z" w16du:dateUtc="2024-11-01T07:28:00Z">
                <w:pPr>
                  <w:spacing w:line="259" w:lineRule="auto"/>
                  <w:jc w:val="left"/>
                </w:pPr>
              </w:pPrChange>
            </w:pPr>
            <w:r w:rsidRPr="00BA08B2">
              <w:t>A</w:t>
            </w:r>
            <w:r w:rsidR="00BA08B2" w:rsidRPr="00BA08B2">
              <w:t xml:space="preserve"> only</w:t>
            </w:r>
          </w:p>
        </w:tc>
        <w:tc>
          <w:tcPr>
            <w:tcW w:w="717" w:type="dxa"/>
            <w:tcMar>
              <w:top w:w="10" w:type="dxa"/>
              <w:left w:w="10" w:type="dxa"/>
              <w:bottom w:w="0" w:type="dxa"/>
              <w:right w:w="10" w:type="dxa"/>
            </w:tcMar>
            <w:vAlign w:val="center"/>
            <w:hideMark/>
            <w:tcPrChange w:id="233" w:author="Arun PAPPALA" w:date="2024-11-01T15:28:00Z" w16du:dateUtc="2024-11-01T07:28:00Z">
              <w:tcPr>
                <w:tcW w:w="717" w:type="dxa"/>
                <w:gridSpan w:val="3"/>
                <w:tcMar>
                  <w:top w:w="10" w:type="dxa"/>
                  <w:left w:w="10" w:type="dxa"/>
                  <w:bottom w:w="0" w:type="dxa"/>
                  <w:right w:w="10" w:type="dxa"/>
                </w:tcMar>
                <w:vAlign w:val="center"/>
                <w:hideMark/>
              </w:tcPr>
            </w:tcPrChange>
          </w:tcPr>
          <w:p w14:paraId="45C2485C" w14:textId="77777777" w:rsidR="00BA08B2" w:rsidRPr="00BA08B2" w:rsidRDefault="00BA08B2">
            <w:pPr>
              <w:spacing w:line="259" w:lineRule="auto"/>
              <w:jc w:val="center"/>
              <w:pPrChange w:id="234"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235" w:author="Arun PAPPALA" w:date="2024-11-01T15:28:00Z" w16du:dateUtc="2024-11-01T07:28:00Z">
              <w:tcPr>
                <w:tcW w:w="540" w:type="dxa"/>
                <w:gridSpan w:val="3"/>
                <w:tcMar>
                  <w:top w:w="10" w:type="dxa"/>
                  <w:left w:w="10" w:type="dxa"/>
                  <w:bottom w:w="0" w:type="dxa"/>
                  <w:right w:w="10" w:type="dxa"/>
                </w:tcMar>
                <w:vAlign w:val="center"/>
                <w:hideMark/>
              </w:tcPr>
            </w:tcPrChange>
          </w:tcPr>
          <w:p w14:paraId="495ECDA9" w14:textId="77777777" w:rsidR="00BA08B2" w:rsidRPr="00BA08B2" w:rsidRDefault="00BA08B2">
            <w:pPr>
              <w:spacing w:line="259" w:lineRule="auto"/>
              <w:jc w:val="center"/>
              <w:pPrChange w:id="236" w:author="Arun PAPPALA" w:date="2024-11-01T15:28:00Z" w16du:dateUtc="2024-11-01T07:28:00Z">
                <w:pPr>
                  <w:spacing w:line="259" w:lineRule="auto"/>
                  <w:jc w:val="left"/>
                </w:pPr>
              </w:pPrChange>
            </w:pPr>
            <w:r w:rsidRPr="00BA08B2">
              <w:t>1</w:t>
            </w:r>
          </w:p>
        </w:tc>
        <w:tc>
          <w:tcPr>
            <w:tcW w:w="2441" w:type="dxa"/>
            <w:tcMar>
              <w:top w:w="10" w:type="dxa"/>
              <w:left w:w="10" w:type="dxa"/>
              <w:bottom w:w="0" w:type="dxa"/>
              <w:right w:w="10" w:type="dxa"/>
            </w:tcMar>
            <w:hideMark/>
            <w:tcPrChange w:id="237" w:author="Arun PAPPALA" w:date="2024-11-01T15:28:00Z" w16du:dateUtc="2024-11-01T07:28:00Z">
              <w:tcPr>
                <w:tcW w:w="2536" w:type="dxa"/>
                <w:gridSpan w:val="2"/>
                <w:tcMar>
                  <w:top w:w="10" w:type="dxa"/>
                  <w:left w:w="10" w:type="dxa"/>
                  <w:bottom w:w="0" w:type="dxa"/>
                  <w:right w:w="10" w:type="dxa"/>
                </w:tcMar>
                <w:hideMark/>
              </w:tcPr>
            </w:tcPrChange>
          </w:tcPr>
          <w:p w14:paraId="550496DF" w14:textId="77777777" w:rsidR="00BA08B2" w:rsidRPr="00BA08B2" w:rsidRDefault="00BA08B2" w:rsidP="00BA08B2">
            <w:pPr>
              <w:spacing w:line="259" w:lineRule="auto"/>
              <w:jc w:val="left"/>
            </w:pPr>
            <w:r w:rsidRPr="00BA08B2">
              <w:t>Min nbr of aircrafts</w:t>
            </w:r>
          </w:p>
        </w:tc>
      </w:tr>
      <w:tr w:rsidR="00183551" w:rsidRPr="00BA08B2" w14:paraId="59919E54" w14:textId="77777777" w:rsidTr="00183551">
        <w:trPr>
          <w:trHeight w:val="384"/>
          <w:trPrChange w:id="238" w:author="Arun PAPPALA" w:date="2024-11-01T15:28:00Z" w16du:dateUtc="2024-11-01T07:28:00Z">
            <w:trPr>
              <w:trHeight w:val="384"/>
            </w:trPr>
          </w:trPrChange>
        </w:trPr>
        <w:tc>
          <w:tcPr>
            <w:tcW w:w="574" w:type="dxa"/>
            <w:tcMar>
              <w:top w:w="10" w:type="dxa"/>
              <w:left w:w="10" w:type="dxa"/>
              <w:bottom w:w="0" w:type="dxa"/>
              <w:right w:w="10" w:type="dxa"/>
            </w:tcMar>
            <w:hideMark/>
            <w:tcPrChange w:id="239" w:author="Arun PAPPALA" w:date="2024-11-01T15:28:00Z" w16du:dateUtc="2024-11-01T07:28:00Z">
              <w:tcPr>
                <w:tcW w:w="575" w:type="dxa"/>
                <w:tcMar>
                  <w:top w:w="10" w:type="dxa"/>
                  <w:left w:w="10" w:type="dxa"/>
                  <w:bottom w:w="0" w:type="dxa"/>
                  <w:right w:w="10" w:type="dxa"/>
                </w:tcMar>
                <w:hideMark/>
              </w:tcPr>
            </w:tcPrChange>
          </w:tcPr>
          <w:p w14:paraId="69969265" w14:textId="77777777" w:rsidR="00BA08B2" w:rsidRPr="00BA08B2" w:rsidRDefault="00BA08B2" w:rsidP="00BA08B2">
            <w:pPr>
              <w:spacing w:line="259" w:lineRule="auto"/>
              <w:jc w:val="left"/>
            </w:pPr>
            <w:r w:rsidRPr="00BA08B2">
              <w:t>11</w:t>
            </w:r>
          </w:p>
        </w:tc>
        <w:tc>
          <w:tcPr>
            <w:tcW w:w="3162" w:type="dxa"/>
            <w:tcMar>
              <w:top w:w="10" w:type="dxa"/>
              <w:left w:w="10" w:type="dxa"/>
              <w:bottom w:w="0" w:type="dxa"/>
              <w:right w:w="10" w:type="dxa"/>
            </w:tcMar>
            <w:hideMark/>
            <w:tcPrChange w:id="240" w:author="Arun PAPPALA" w:date="2024-11-01T15:28:00Z" w16du:dateUtc="2024-11-01T07:28:00Z">
              <w:tcPr>
                <w:tcW w:w="1874" w:type="dxa"/>
                <w:gridSpan w:val="2"/>
                <w:tcMar>
                  <w:top w:w="10" w:type="dxa"/>
                  <w:left w:w="10" w:type="dxa"/>
                  <w:bottom w:w="0" w:type="dxa"/>
                  <w:right w:w="10" w:type="dxa"/>
                </w:tcMar>
                <w:hideMark/>
              </w:tcPr>
            </w:tcPrChange>
          </w:tcPr>
          <w:p w14:paraId="507B2134" w14:textId="77777777" w:rsidR="00BA08B2" w:rsidRPr="00BA08B2" w:rsidRDefault="00BA08B2" w:rsidP="00BA08B2">
            <w:pPr>
              <w:spacing w:line="259" w:lineRule="auto"/>
              <w:jc w:val="left"/>
            </w:pPr>
            <w:r w:rsidRPr="00BA08B2">
              <w:rPr>
                <w:lang w:val="fr-FR"/>
              </w:rPr>
              <w:t>Mehmet Bas et al (2013)</w:t>
            </w:r>
          </w:p>
        </w:tc>
        <w:tc>
          <w:tcPr>
            <w:tcW w:w="428" w:type="dxa"/>
            <w:tcMar>
              <w:top w:w="10" w:type="dxa"/>
              <w:left w:w="10" w:type="dxa"/>
              <w:bottom w:w="0" w:type="dxa"/>
              <w:right w:w="10" w:type="dxa"/>
            </w:tcMar>
            <w:vAlign w:val="center"/>
            <w:hideMark/>
            <w:tcPrChange w:id="241" w:author="Arun PAPPALA" w:date="2024-11-01T15:28:00Z" w16du:dateUtc="2024-11-01T07:28:00Z">
              <w:tcPr>
                <w:tcW w:w="421" w:type="dxa"/>
                <w:gridSpan w:val="2"/>
                <w:tcMar>
                  <w:top w:w="10" w:type="dxa"/>
                  <w:left w:w="10" w:type="dxa"/>
                  <w:bottom w:w="0" w:type="dxa"/>
                  <w:right w:w="10" w:type="dxa"/>
                </w:tcMar>
                <w:vAlign w:val="center"/>
                <w:hideMark/>
              </w:tcPr>
            </w:tcPrChange>
          </w:tcPr>
          <w:p w14:paraId="1EB5B30A" w14:textId="77777777" w:rsidR="00BA08B2" w:rsidRPr="00BA08B2" w:rsidRDefault="00BA08B2">
            <w:pPr>
              <w:spacing w:line="259" w:lineRule="auto"/>
              <w:jc w:val="center"/>
              <w:pPrChange w:id="242"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243" w:author="Arun PAPPALA" w:date="2024-11-01T15:28:00Z" w16du:dateUtc="2024-11-01T07:28:00Z">
              <w:tcPr>
                <w:tcW w:w="1805" w:type="dxa"/>
                <w:gridSpan w:val="5"/>
                <w:tcMar>
                  <w:top w:w="10" w:type="dxa"/>
                  <w:left w:w="10" w:type="dxa"/>
                  <w:bottom w:w="0" w:type="dxa"/>
                  <w:right w:w="10" w:type="dxa"/>
                </w:tcMar>
                <w:vAlign w:val="center"/>
                <w:hideMark/>
              </w:tcPr>
            </w:tcPrChange>
          </w:tcPr>
          <w:p w14:paraId="3BA256BB" w14:textId="77777777" w:rsidR="00BA08B2" w:rsidRPr="00BA08B2" w:rsidRDefault="00BA08B2">
            <w:pPr>
              <w:spacing w:line="259" w:lineRule="auto"/>
              <w:jc w:val="center"/>
              <w:pPrChange w:id="244"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245" w:author="Arun PAPPALA" w:date="2024-11-01T15:28:00Z" w16du:dateUtc="2024-11-01T07:28:00Z">
              <w:tcPr>
                <w:tcW w:w="324" w:type="dxa"/>
                <w:gridSpan w:val="3"/>
                <w:tcMar>
                  <w:top w:w="10" w:type="dxa"/>
                  <w:left w:w="10" w:type="dxa"/>
                  <w:bottom w:w="0" w:type="dxa"/>
                  <w:right w:w="10" w:type="dxa"/>
                </w:tcMar>
                <w:vAlign w:val="center"/>
                <w:hideMark/>
              </w:tcPr>
            </w:tcPrChange>
          </w:tcPr>
          <w:p w14:paraId="5DE62471" w14:textId="77777777" w:rsidR="00BA08B2" w:rsidRPr="00BA08B2" w:rsidRDefault="00BA08B2">
            <w:pPr>
              <w:spacing w:line="259" w:lineRule="auto"/>
              <w:jc w:val="center"/>
              <w:pPrChange w:id="246"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247" w:author="Arun PAPPALA" w:date="2024-11-01T15:28:00Z" w16du:dateUtc="2024-11-01T07:28:00Z">
              <w:tcPr>
                <w:tcW w:w="927" w:type="dxa"/>
                <w:gridSpan w:val="3"/>
                <w:tcMar>
                  <w:top w:w="10" w:type="dxa"/>
                  <w:left w:w="10" w:type="dxa"/>
                  <w:bottom w:w="0" w:type="dxa"/>
                  <w:right w:w="10" w:type="dxa"/>
                </w:tcMar>
                <w:vAlign w:val="center"/>
                <w:hideMark/>
              </w:tcPr>
            </w:tcPrChange>
          </w:tcPr>
          <w:p w14:paraId="6110DB17" w14:textId="77777777" w:rsidR="00BA08B2" w:rsidRPr="00BA08B2" w:rsidRDefault="00BA08B2">
            <w:pPr>
              <w:spacing w:line="259" w:lineRule="auto"/>
              <w:jc w:val="center"/>
              <w:pPrChange w:id="248"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249" w:author="Arun PAPPALA" w:date="2024-11-01T15:28:00Z" w16du:dateUtc="2024-11-01T07:28:00Z">
              <w:tcPr>
                <w:tcW w:w="757" w:type="dxa"/>
                <w:gridSpan w:val="3"/>
                <w:tcMar>
                  <w:top w:w="10" w:type="dxa"/>
                  <w:left w:w="10" w:type="dxa"/>
                  <w:bottom w:w="0" w:type="dxa"/>
                  <w:right w:w="10" w:type="dxa"/>
                </w:tcMar>
                <w:vAlign w:val="center"/>
                <w:hideMark/>
              </w:tcPr>
            </w:tcPrChange>
          </w:tcPr>
          <w:p w14:paraId="5EB1EB9A" w14:textId="77777777" w:rsidR="00BA08B2" w:rsidRPr="00BA08B2" w:rsidRDefault="00BA08B2">
            <w:pPr>
              <w:spacing w:line="259" w:lineRule="auto"/>
              <w:jc w:val="center"/>
              <w:pPrChange w:id="250" w:author="Arun PAPPALA" w:date="2024-11-01T15:28:00Z" w16du:dateUtc="2024-11-01T07:28:00Z">
                <w:pPr>
                  <w:spacing w:line="259" w:lineRule="auto"/>
                  <w:jc w:val="left"/>
                </w:pPr>
              </w:pPrChange>
            </w:pPr>
            <w:r w:rsidRPr="00BA08B2">
              <w:t>A only</w:t>
            </w:r>
          </w:p>
        </w:tc>
        <w:tc>
          <w:tcPr>
            <w:tcW w:w="717" w:type="dxa"/>
            <w:tcMar>
              <w:top w:w="10" w:type="dxa"/>
              <w:left w:w="10" w:type="dxa"/>
              <w:bottom w:w="0" w:type="dxa"/>
              <w:right w:w="10" w:type="dxa"/>
            </w:tcMar>
            <w:vAlign w:val="center"/>
            <w:hideMark/>
            <w:tcPrChange w:id="251" w:author="Arun PAPPALA" w:date="2024-11-01T15:28:00Z" w16du:dateUtc="2024-11-01T07:28:00Z">
              <w:tcPr>
                <w:tcW w:w="717" w:type="dxa"/>
                <w:gridSpan w:val="3"/>
                <w:tcMar>
                  <w:top w:w="10" w:type="dxa"/>
                  <w:left w:w="10" w:type="dxa"/>
                  <w:bottom w:w="0" w:type="dxa"/>
                  <w:right w:w="10" w:type="dxa"/>
                </w:tcMar>
                <w:vAlign w:val="center"/>
                <w:hideMark/>
              </w:tcPr>
            </w:tcPrChange>
          </w:tcPr>
          <w:p w14:paraId="6AA86283" w14:textId="77777777" w:rsidR="00BA08B2" w:rsidRPr="00BA08B2" w:rsidRDefault="00BA08B2">
            <w:pPr>
              <w:spacing w:line="259" w:lineRule="auto"/>
              <w:jc w:val="center"/>
              <w:pPrChange w:id="252"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253" w:author="Arun PAPPALA" w:date="2024-11-01T15:28:00Z" w16du:dateUtc="2024-11-01T07:28:00Z">
              <w:tcPr>
                <w:tcW w:w="540" w:type="dxa"/>
                <w:gridSpan w:val="3"/>
                <w:tcMar>
                  <w:top w:w="10" w:type="dxa"/>
                  <w:left w:w="10" w:type="dxa"/>
                  <w:bottom w:w="0" w:type="dxa"/>
                  <w:right w:w="10" w:type="dxa"/>
                </w:tcMar>
                <w:vAlign w:val="center"/>
                <w:hideMark/>
              </w:tcPr>
            </w:tcPrChange>
          </w:tcPr>
          <w:p w14:paraId="58D82730" w14:textId="77777777" w:rsidR="00BA08B2" w:rsidRPr="00BA08B2" w:rsidRDefault="00BA08B2">
            <w:pPr>
              <w:spacing w:line="259" w:lineRule="auto"/>
              <w:jc w:val="center"/>
              <w:pPrChange w:id="254" w:author="Arun PAPPALA" w:date="2024-11-01T15:28:00Z" w16du:dateUtc="2024-11-01T07:28:00Z">
                <w:pPr>
                  <w:spacing w:line="259" w:lineRule="auto"/>
                  <w:jc w:val="left"/>
                </w:pPr>
              </w:pPrChange>
            </w:pPr>
            <w:r w:rsidRPr="00BA08B2">
              <w:t>7</w:t>
            </w:r>
          </w:p>
        </w:tc>
        <w:tc>
          <w:tcPr>
            <w:tcW w:w="2441" w:type="dxa"/>
            <w:tcMar>
              <w:top w:w="10" w:type="dxa"/>
              <w:left w:w="10" w:type="dxa"/>
              <w:bottom w:w="0" w:type="dxa"/>
              <w:right w:w="10" w:type="dxa"/>
            </w:tcMar>
            <w:hideMark/>
            <w:tcPrChange w:id="255" w:author="Arun PAPPALA" w:date="2024-11-01T15:28:00Z" w16du:dateUtc="2024-11-01T07:28:00Z">
              <w:tcPr>
                <w:tcW w:w="2536" w:type="dxa"/>
                <w:gridSpan w:val="2"/>
                <w:tcMar>
                  <w:top w:w="10" w:type="dxa"/>
                  <w:left w:w="10" w:type="dxa"/>
                  <w:bottom w:w="0" w:type="dxa"/>
                  <w:right w:w="10" w:type="dxa"/>
                </w:tcMar>
                <w:hideMark/>
              </w:tcPr>
            </w:tcPrChange>
          </w:tcPr>
          <w:p w14:paraId="77642FFB" w14:textId="1E90746B" w:rsidR="00BA08B2" w:rsidRPr="00BA08B2" w:rsidRDefault="00BA08B2" w:rsidP="00BA08B2">
            <w:pPr>
              <w:spacing w:line="259" w:lineRule="auto"/>
              <w:jc w:val="left"/>
            </w:pPr>
            <w:r w:rsidRPr="00BA08B2">
              <w:t xml:space="preserve">Min unused flying </w:t>
            </w:r>
            <w:r w:rsidR="007750B1" w:rsidRPr="00BA08B2">
              <w:t>hrs.</w:t>
            </w:r>
          </w:p>
        </w:tc>
      </w:tr>
      <w:tr w:rsidR="00183551" w:rsidRPr="00BA08B2" w14:paraId="70E9AC89" w14:textId="77777777" w:rsidTr="00183551">
        <w:trPr>
          <w:trHeight w:val="384"/>
          <w:trPrChange w:id="256" w:author="Arun PAPPALA" w:date="2024-11-01T15:28:00Z" w16du:dateUtc="2024-11-01T07:28:00Z">
            <w:trPr>
              <w:trHeight w:val="384"/>
            </w:trPr>
          </w:trPrChange>
        </w:trPr>
        <w:tc>
          <w:tcPr>
            <w:tcW w:w="574" w:type="dxa"/>
            <w:tcMar>
              <w:top w:w="10" w:type="dxa"/>
              <w:left w:w="10" w:type="dxa"/>
              <w:bottom w:w="0" w:type="dxa"/>
              <w:right w:w="10" w:type="dxa"/>
            </w:tcMar>
            <w:hideMark/>
            <w:tcPrChange w:id="257" w:author="Arun PAPPALA" w:date="2024-11-01T15:28:00Z" w16du:dateUtc="2024-11-01T07:28:00Z">
              <w:tcPr>
                <w:tcW w:w="575" w:type="dxa"/>
                <w:tcMar>
                  <w:top w:w="10" w:type="dxa"/>
                  <w:left w:w="10" w:type="dxa"/>
                  <w:bottom w:w="0" w:type="dxa"/>
                  <w:right w:w="10" w:type="dxa"/>
                </w:tcMar>
                <w:hideMark/>
              </w:tcPr>
            </w:tcPrChange>
          </w:tcPr>
          <w:p w14:paraId="4273D6F4" w14:textId="77777777" w:rsidR="00BA08B2" w:rsidRPr="00BA08B2" w:rsidRDefault="00BA08B2" w:rsidP="00BA08B2">
            <w:pPr>
              <w:spacing w:line="259" w:lineRule="auto"/>
              <w:jc w:val="left"/>
            </w:pPr>
            <w:r w:rsidRPr="00BA08B2">
              <w:t>12</w:t>
            </w:r>
          </w:p>
        </w:tc>
        <w:tc>
          <w:tcPr>
            <w:tcW w:w="3162" w:type="dxa"/>
            <w:tcMar>
              <w:top w:w="10" w:type="dxa"/>
              <w:left w:w="10" w:type="dxa"/>
              <w:bottom w:w="0" w:type="dxa"/>
              <w:right w:w="10" w:type="dxa"/>
            </w:tcMar>
            <w:hideMark/>
            <w:tcPrChange w:id="258" w:author="Arun PAPPALA" w:date="2024-11-01T15:28:00Z" w16du:dateUtc="2024-11-01T07:28:00Z">
              <w:tcPr>
                <w:tcW w:w="1874" w:type="dxa"/>
                <w:gridSpan w:val="2"/>
                <w:tcMar>
                  <w:top w:w="10" w:type="dxa"/>
                  <w:left w:w="10" w:type="dxa"/>
                  <w:bottom w:w="0" w:type="dxa"/>
                  <w:right w:w="10" w:type="dxa"/>
                </w:tcMar>
                <w:hideMark/>
              </w:tcPr>
            </w:tcPrChange>
          </w:tcPr>
          <w:p w14:paraId="710A31B1" w14:textId="77777777" w:rsidR="00BA08B2" w:rsidRPr="00BA08B2" w:rsidRDefault="00BA08B2" w:rsidP="00BA08B2">
            <w:pPr>
              <w:spacing w:line="259" w:lineRule="auto"/>
              <w:jc w:val="left"/>
            </w:pPr>
            <w:r w:rsidRPr="00BA08B2">
              <w:rPr>
                <w:lang w:val="da-DK"/>
              </w:rPr>
              <w:t>Q Zhand et al (2024)</w:t>
            </w:r>
          </w:p>
        </w:tc>
        <w:tc>
          <w:tcPr>
            <w:tcW w:w="428" w:type="dxa"/>
            <w:tcMar>
              <w:top w:w="10" w:type="dxa"/>
              <w:left w:w="10" w:type="dxa"/>
              <w:bottom w:w="0" w:type="dxa"/>
              <w:right w:w="10" w:type="dxa"/>
            </w:tcMar>
            <w:vAlign w:val="center"/>
            <w:hideMark/>
            <w:tcPrChange w:id="259" w:author="Arun PAPPALA" w:date="2024-11-01T15:28:00Z" w16du:dateUtc="2024-11-01T07:28:00Z">
              <w:tcPr>
                <w:tcW w:w="421" w:type="dxa"/>
                <w:gridSpan w:val="2"/>
                <w:tcMar>
                  <w:top w:w="10" w:type="dxa"/>
                  <w:left w:w="10" w:type="dxa"/>
                  <w:bottom w:w="0" w:type="dxa"/>
                  <w:right w:w="10" w:type="dxa"/>
                </w:tcMar>
                <w:vAlign w:val="center"/>
                <w:hideMark/>
              </w:tcPr>
            </w:tcPrChange>
          </w:tcPr>
          <w:p w14:paraId="2F215873" w14:textId="77777777" w:rsidR="00BA08B2" w:rsidRPr="00BA08B2" w:rsidRDefault="00BA08B2">
            <w:pPr>
              <w:spacing w:line="259" w:lineRule="auto"/>
              <w:jc w:val="center"/>
              <w:pPrChange w:id="260"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261" w:author="Arun PAPPALA" w:date="2024-11-01T15:28:00Z" w16du:dateUtc="2024-11-01T07:28:00Z">
              <w:tcPr>
                <w:tcW w:w="1805" w:type="dxa"/>
                <w:gridSpan w:val="5"/>
                <w:tcMar>
                  <w:top w:w="10" w:type="dxa"/>
                  <w:left w:w="10" w:type="dxa"/>
                  <w:bottom w:w="0" w:type="dxa"/>
                  <w:right w:w="10" w:type="dxa"/>
                </w:tcMar>
                <w:vAlign w:val="center"/>
                <w:hideMark/>
              </w:tcPr>
            </w:tcPrChange>
          </w:tcPr>
          <w:p w14:paraId="2D4B0513" w14:textId="77777777" w:rsidR="00BA08B2" w:rsidRPr="00BA08B2" w:rsidRDefault="00BA08B2">
            <w:pPr>
              <w:spacing w:line="259" w:lineRule="auto"/>
              <w:jc w:val="center"/>
              <w:pPrChange w:id="262"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263" w:author="Arun PAPPALA" w:date="2024-11-01T15:28:00Z" w16du:dateUtc="2024-11-01T07:28:00Z">
              <w:tcPr>
                <w:tcW w:w="324" w:type="dxa"/>
                <w:gridSpan w:val="3"/>
                <w:tcMar>
                  <w:top w:w="10" w:type="dxa"/>
                  <w:left w:w="10" w:type="dxa"/>
                  <w:bottom w:w="0" w:type="dxa"/>
                  <w:right w:w="10" w:type="dxa"/>
                </w:tcMar>
                <w:vAlign w:val="center"/>
                <w:hideMark/>
              </w:tcPr>
            </w:tcPrChange>
          </w:tcPr>
          <w:p w14:paraId="320E86D1" w14:textId="77777777" w:rsidR="00BA08B2" w:rsidRPr="00BA08B2" w:rsidRDefault="00BA08B2">
            <w:pPr>
              <w:spacing w:line="259" w:lineRule="auto"/>
              <w:jc w:val="center"/>
              <w:pPrChange w:id="264"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265" w:author="Arun PAPPALA" w:date="2024-11-01T15:28:00Z" w16du:dateUtc="2024-11-01T07:28:00Z">
              <w:tcPr>
                <w:tcW w:w="927" w:type="dxa"/>
                <w:gridSpan w:val="3"/>
                <w:tcMar>
                  <w:top w:w="10" w:type="dxa"/>
                  <w:left w:w="10" w:type="dxa"/>
                  <w:bottom w:w="0" w:type="dxa"/>
                  <w:right w:w="10" w:type="dxa"/>
                </w:tcMar>
                <w:vAlign w:val="center"/>
                <w:hideMark/>
              </w:tcPr>
            </w:tcPrChange>
          </w:tcPr>
          <w:p w14:paraId="7256BC64" w14:textId="77777777" w:rsidR="00BA08B2" w:rsidRPr="00BA08B2" w:rsidRDefault="00BA08B2">
            <w:pPr>
              <w:spacing w:line="259" w:lineRule="auto"/>
              <w:jc w:val="center"/>
              <w:pPrChange w:id="266"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267" w:author="Arun PAPPALA" w:date="2024-11-01T15:28:00Z" w16du:dateUtc="2024-11-01T07:28:00Z">
              <w:tcPr>
                <w:tcW w:w="757" w:type="dxa"/>
                <w:gridSpan w:val="3"/>
                <w:tcMar>
                  <w:top w:w="10" w:type="dxa"/>
                  <w:left w:w="10" w:type="dxa"/>
                  <w:bottom w:w="0" w:type="dxa"/>
                  <w:right w:w="10" w:type="dxa"/>
                </w:tcMar>
                <w:vAlign w:val="center"/>
                <w:hideMark/>
              </w:tcPr>
            </w:tcPrChange>
          </w:tcPr>
          <w:p w14:paraId="04863893" w14:textId="131DECA8" w:rsidR="00BA08B2" w:rsidRPr="00BA08B2" w:rsidRDefault="00372581">
            <w:pPr>
              <w:spacing w:line="259" w:lineRule="auto"/>
              <w:jc w:val="center"/>
              <w:pPrChange w:id="268" w:author="Arun PAPPALA" w:date="2024-11-01T15:28:00Z" w16du:dateUtc="2024-11-01T07:28:00Z">
                <w:pPr>
                  <w:spacing w:line="259" w:lineRule="auto"/>
                  <w:jc w:val="left"/>
                </w:pPr>
              </w:pPrChange>
            </w:pPr>
            <w:ins w:id="269" w:author="Arun PAPPALA" w:date="2024-11-01T15:28:00Z" w16du:dateUtc="2024-11-01T07:28:00Z">
              <w:r w:rsidRPr="00BA08B2">
                <w:t>A only</w:t>
              </w:r>
            </w:ins>
            <w:del w:id="270" w:author="Arun PAPPALA" w:date="2024-11-01T15:28:00Z" w16du:dateUtc="2024-11-01T07:28:00Z">
              <w:r w:rsidR="00BA08B2" w:rsidRPr="00BA08B2" w:rsidDel="00372581">
                <w:delText>A check</w:delText>
              </w:r>
            </w:del>
          </w:p>
        </w:tc>
        <w:tc>
          <w:tcPr>
            <w:tcW w:w="717" w:type="dxa"/>
            <w:tcMar>
              <w:top w:w="10" w:type="dxa"/>
              <w:left w:w="10" w:type="dxa"/>
              <w:bottom w:w="0" w:type="dxa"/>
              <w:right w:w="10" w:type="dxa"/>
            </w:tcMar>
            <w:vAlign w:val="center"/>
            <w:hideMark/>
            <w:tcPrChange w:id="271" w:author="Arun PAPPALA" w:date="2024-11-01T15:28:00Z" w16du:dateUtc="2024-11-01T07:28:00Z">
              <w:tcPr>
                <w:tcW w:w="717" w:type="dxa"/>
                <w:gridSpan w:val="3"/>
                <w:tcMar>
                  <w:top w:w="10" w:type="dxa"/>
                  <w:left w:w="10" w:type="dxa"/>
                  <w:bottom w:w="0" w:type="dxa"/>
                  <w:right w:w="10" w:type="dxa"/>
                </w:tcMar>
                <w:vAlign w:val="center"/>
                <w:hideMark/>
              </w:tcPr>
            </w:tcPrChange>
          </w:tcPr>
          <w:p w14:paraId="2C3516C7" w14:textId="77777777" w:rsidR="00BA08B2" w:rsidRPr="00BA08B2" w:rsidRDefault="00BA08B2">
            <w:pPr>
              <w:spacing w:line="259" w:lineRule="auto"/>
              <w:jc w:val="center"/>
              <w:pPrChange w:id="272" w:author="Arun PAPPALA" w:date="2024-11-01T15:28:00Z" w16du:dateUtc="2024-11-01T07:28:00Z">
                <w:pPr>
                  <w:spacing w:line="259" w:lineRule="auto"/>
                  <w:jc w:val="left"/>
                </w:pPr>
              </w:pPrChange>
            </w:pPr>
            <w:r w:rsidRPr="00BA08B2">
              <w:t>N</w:t>
            </w:r>
          </w:p>
        </w:tc>
        <w:tc>
          <w:tcPr>
            <w:tcW w:w="540" w:type="dxa"/>
            <w:tcMar>
              <w:top w:w="10" w:type="dxa"/>
              <w:left w:w="10" w:type="dxa"/>
              <w:bottom w:w="0" w:type="dxa"/>
              <w:right w:w="10" w:type="dxa"/>
            </w:tcMar>
            <w:vAlign w:val="center"/>
            <w:hideMark/>
            <w:tcPrChange w:id="273" w:author="Arun PAPPALA" w:date="2024-11-01T15:28:00Z" w16du:dateUtc="2024-11-01T07:28:00Z">
              <w:tcPr>
                <w:tcW w:w="540" w:type="dxa"/>
                <w:gridSpan w:val="3"/>
                <w:tcMar>
                  <w:top w:w="10" w:type="dxa"/>
                  <w:left w:w="10" w:type="dxa"/>
                  <w:bottom w:w="0" w:type="dxa"/>
                  <w:right w:w="10" w:type="dxa"/>
                </w:tcMar>
                <w:vAlign w:val="center"/>
                <w:hideMark/>
              </w:tcPr>
            </w:tcPrChange>
          </w:tcPr>
          <w:p w14:paraId="0BB78CB0" w14:textId="77777777" w:rsidR="00BA08B2" w:rsidRPr="00BA08B2" w:rsidRDefault="00BA08B2">
            <w:pPr>
              <w:spacing w:line="259" w:lineRule="auto"/>
              <w:jc w:val="center"/>
              <w:pPrChange w:id="274" w:author="Arun PAPPALA" w:date="2024-11-01T15:28:00Z" w16du:dateUtc="2024-11-01T07:28:00Z">
                <w:pPr>
                  <w:spacing w:line="259" w:lineRule="auto"/>
                  <w:jc w:val="left"/>
                </w:pPr>
              </w:pPrChange>
            </w:pPr>
            <w:r w:rsidRPr="00BA08B2">
              <w:t>30</w:t>
            </w:r>
          </w:p>
        </w:tc>
        <w:tc>
          <w:tcPr>
            <w:tcW w:w="2441" w:type="dxa"/>
            <w:tcMar>
              <w:top w:w="10" w:type="dxa"/>
              <w:left w:w="10" w:type="dxa"/>
              <w:bottom w:w="0" w:type="dxa"/>
              <w:right w:w="10" w:type="dxa"/>
            </w:tcMar>
            <w:hideMark/>
            <w:tcPrChange w:id="275" w:author="Arun PAPPALA" w:date="2024-11-01T15:28:00Z" w16du:dateUtc="2024-11-01T07:28:00Z">
              <w:tcPr>
                <w:tcW w:w="2536" w:type="dxa"/>
                <w:gridSpan w:val="2"/>
                <w:tcMar>
                  <w:top w:w="10" w:type="dxa"/>
                  <w:left w:w="10" w:type="dxa"/>
                  <w:bottom w:w="0" w:type="dxa"/>
                  <w:right w:w="10" w:type="dxa"/>
                </w:tcMar>
                <w:hideMark/>
              </w:tcPr>
            </w:tcPrChange>
          </w:tcPr>
          <w:p w14:paraId="1B9CFEDA" w14:textId="77777777" w:rsidR="00BA08B2" w:rsidRPr="00BA08B2" w:rsidRDefault="00BA08B2" w:rsidP="00BA08B2">
            <w:pPr>
              <w:spacing w:line="259" w:lineRule="auto"/>
              <w:jc w:val="left"/>
            </w:pPr>
            <w:r w:rsidRPr="00BA08B2">
              <w:t>Min total delay costs</w:t>
            </w:r>
          </w:p>
        </w:tc>
      </w:tr>
      <w:tr w:rsidR="00183551" w:rsidRPr="00BA08B2" w14:paraId="5983AB20" w14:textId="77777777" w:rsidTr="00183551">
        <w:trPr>
          <w:trHeight w:val="384"/>
          <w:trPrChange w:id="276" w:author="Arun PAPPALA" w:date="2024-11-01T15:28:00Z" w16du:dateUtc="2024-11-01T07:28:00Z">
            <w:trPr>
              <w:trHeight w:val="384"/>
            </w:trPr>
          </w:trPrChange>
        </w:trPr>
        <w:tc>
          <w:tcPr>
            <w:tcW w:w="574" w:type="dxa"/>
            <w:tcMar>
              <w:top w:w="10" w:type="dxa"/>
              <w:left w:w="10" w:type="dxa"/>
              <w:bottom w:w="0" w:type="dxa"/>
              <w:right w:w="10" w:type="dxa"/>
            </w:tcMar>
            <w:hideMark/>
            <w:tcPrChange w:id="277" w:author="Arun PAPPALA" w:date="2024-11-01T15:28:00Z" w16du:dateUtc="2024-11-01T07:28:00Z">
              <w:tcPr>
                <w:tcW w:w="575" w:type="dxa"/>
                <w:tcMar>
                  <w:top w:w="10" w:type="dxa"/>
                  <w:left w:w="10" w:type="dxa"/>
                  <w:bottom w:w="0" w:type="dxa"/>
                  <w:right w:w="10" w:type="dxa"/>
                </w:tcMar>
                <w:hideMark/>
              </w:tcPr>
            </w:tcPrChange>
          </w:tcPr>
          <w:p w14:paraId="4F8CFE94" w14:textId="77777777" w:rsidR="00BA08B2" w:rsidRPr="00BA08B2" w:rsidRDefault="00BA08B2" w:rsidP="00BA08B2">
            <w:pPr>
              <w:spacing w:line="259" w:lineRule="auto"/>
              <w:jc w:val="left"/>
            </w:pPr>
            <w:r w:rsidRPr="00BA08B2">
              <w:t>13</w:t>
            </w:r>
          </w:p>
        </w:tc>
        <w:tc>
          <w:tcPr>
            <w:tcW w:w="3162" w:type="dxa"/>
            <w:tcMar>
              <w:top w:w="10" w:type="dxa"/>
              <w:left w:w="10" w:type="dxa"/>
              <w:bottom w:w="0" w:type="dxa"/>
              <w:right w:w="10" w:type="dxa"/>
            </w:tcMar>
            <w:hideMark/>
            <w:tcPrChange w:id="278" w:author="Arun PAPPALA" w:date="2024-11-01T15:28:00Z" w16du:dateUtc="2024-11-01T07:28:00Z">
              <w:tcPr>
                <w:tcW w:w="1874" w:type="dxa"/>
                <w:gridSpan w:val="2"/>
                <w:tcMar>
                  <w:top w:w="10" w:type="dxa"/>
                  <w:left w:w="10" w:type="dxa"/>
                  <w:bottom w:w="0" w:type="dxa"/>
                  <w:right w:w="10" w:type="dxa"/>
                </w:tcMar>
                <w:hideMark/>
              </w:tcPr>
            </w:tcPrChange>
          </w:tcPr>
          <w:p w14:paraId="6F0F4283" w14:textId="77777777" w:rsidR="00BA08B2" w:rsidRPr="00BA08B2" w:rsidRDefault="00BA08B2" w:rsidP="00BA08B2">
            <w:pPr>
              <w:spacing w:line="259" w:lineRule="auto"/>
              <w:jc w:val="left"/>
            </w:pPr>
            <w:r w:rsidRPr="00BA08B2">
              <w:t>Emine Es Yure (2024)</w:t>
            </w:r>
          </w:p>
        </w:tc>
        <w:tc>
          <w:tcPr>
            <w:tcW w:w="428" w:type="dxa"/>
            <w:tcMar>
              <w:top w:w="10" w:type="dxa"/>
              <w:left w:w="10" w:type="dxa"/>
              <w:bottom w:w="0" w:type="dxa"/>
              <w:right w:w="10" w:type="dxa"/>
            </w:tcMar>
            <w:vAlign w:val="center"/>
            <w:hideMark/>
            <w:tcPrChange w:id="279" w:author="Arun PAPPALA" w:date="2024-11-01T15:28:00Z" w16du:dateUtc="2024-11-01T07:28:00Z">
              <w:tcPr>
                <w:tcW w:w="421" w:type="dxa"/>
                <w:gridSpan w:val="2"/>
                <w:tcMar>
                  <w:top w:w="10" w:type="dxa"/>
                  <w:left w:w="10" w:type="dxa"/>
                  <w:bottom w:w="0" w:type="dxa"/>
                  <w:right w:w="10" w:type="dxa"/>
                </w:tcMar>
                <w:vAlign w:val="center"/>
                <w:hideMark/>
              </w:tcPr>
            </w:tcPrChange>
          </w:tcPr>
          <w:p w14:paraId="3777981F" w14:textId="77777777" w:rsidR="00BA08B2" w:rsidRPr="00BA08B2" w:rsidRDefault="00BA08B2">
            <w:pPr>
              <w:spacing w:line="259" w:lineRule="auto"/>
              <w:jc w:val="center"/>
              <w:pPrChange w:id="280"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281" w:author="Arun PAPPALA" w:date="2024-11-01T15:28:00Z" w16du:dateUtc="2024-11-01T07:28:00Z">
              <w:tcPr>
                <w:tcW w:w="1805" w:type="dxa"/>
                <w:gridSpan w:val="5"/>
                <w:tcMar>
                  <w:top w:w="10" w:type="dxa"/>
                  <w:left w:w="10" w:type="dxa"/>
                  <w:bottom w:w="0" w:type="dxa"/>
                  <w:right w:w="10" w:type="dxa"/>
                </w:tcMar>
                <w:vAlign w:val="center"/>
                <w:hideMark/>
              </w:tcPr>
            </w:tcPrChange>
          </w:tcPr>
          <w:p w14:paraId="0213B2E9" w14:textId="77777777" w:rsidR="00BA08B2" w:rsidRPr="00BA08B2" w:rsidRDefault="00BA08B2">
            <w:pPr>
              <w:spacing w:line="259" w:lineRule="auto"/>
              <w:jc w:val="center"/>
              <w:pPrChange w:id="282"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283" w:author="Arun PAPPALA" w:date="2024-11-01T15:28:00Z" w16du:dateUtc="2024-11-01T07:28:00Z">
              <w:tcPr>
                <w:tcW w:w="324" w:type="dxa"/>
                <w:gridSpan w:val="3"/>
                <w:tcMar>
                  <w:top w:w="10" w:type="dxa"/>
                  <w:left w:w="10" w:type="dxa"/>
                  <w:bottom w:w="0" w:type="dxa"/>
                  <w:right w:w="10" w:type="dxa"/>
                </w:tcMar>
                <w:vAlign w:val="center"/>
                <w:hideMark/>
              </w:tcPr>
            </w:tcPrChange>
          </w:tcPr>
          <w:p w14:paraId="48C3395C" w14:textId="77777777" w:rsidR="00BA08B2" w:rsidRPr="00BA08B2" w:rsidRDefault="00BA08B2">
            <w:pPr>
              <w:spacing w:line="259" w:lineRule="auto"/>
              <w:jc w:val="center"/>
              <w:pPrChange w:id="284"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285" w:author="Arun PAPPALA" w:date="2024-11-01T15:28:00Z" w16du:dateUtc="2024-11-01T07:28:00Z">
              <w:tcPr>
                <w:tcW w:w="927" w:type="dxa"/>
                <w:gridSpan w:val="3"/>
                <w:tcMar>
                  <w:top w:w="10" w:type="dxa"/>
                  <w:left w:w="10" w:type="dxa"/>
                  <w:bottom w:w="0" w:type="dxa"/>
                  <w:right w:w="10" w:type="dxa"/>
                </w:tcMar>
                <w:vAlign w:val="center"/>
                <w:hideMark/>
              </w:tcPr>
            </w:tcPrChange>
          </w:tcPr>
          <w:p w14:paraId="047C586B" w14:textId="77777777" w:rsidR="00BA08B2" w:rsidRPr="00BA08B2" w:rsidRDefault="00BA08B2">
            <w:pPr>
              <w:spacing w:line="259" w:lineRule="auto"/>
              <w:jc w:val="center"/>
              <w:pPrChange w:id="286" w:author="Arun PAPPALA" w:date="2024-11-01T15:28:00Z" w16du:dateUtc="2024-11-01T07:28:00Z">
                <w:pPr>
                  <w:spacing w:line="259" w:lineRule="auto"/>
                  <w:jc w:val="left"/>
                </w:pPr>
              </w:pPrChange>
            </w:pPr>
            <w:r w:rsidRPr="00BA08B2">
              <w:t>N</w:t>
            </w:r>
          </w:p>
        </w:tc>
        <w:tc>
          <w:tcPr>
            <w:tcW w:w="757" w:type="dxa"/>
            <w:tcMar>
              <w:top w:w="10" w:type="dxa"/>
              <w:left w:w="10" w:type="dxa"/>
              <w:bottom w:w="0" w:type="dxa"/>
              <w:right w:w="10" w:type="dxa"/>
            </w:tcMar>
            <w:vAlign w:val="center"/>
            <w:hideMark/>
            <w:tcPrChange w:id="287" w:author="Arun PAPPALA" w:date="2024-11-01T15:28:00Z" w16du:dateUtc="2024-11-01T07:28:00Z">
              <w:tcPr>
                <w:tcW w:w="757" w:type="dxa"/>
                <w:gridSpan w:val="3"/>
                <w:tcMar>
                  <w:top w:w="10" w:type="dxa"/>
                  <w:left w:w="10" w:type="dxa"/>
                  <w:bottom w:w="0" w:type="dxa"/>
                  <w:right w:w="10" w:type="dxa"/>
                </w:tcMar>
                <w:vAlign w:val="center"/>
                <w:hideMark/>
              </w:tcPr>
            </w:tcPrChange>
          </w:tcPr>
          <w:p w14:paraId="3158AAC2" w14:textId="77777777" w:rsidR="00BA08B2" w:rsidRPr="00BA08B2" w:rsidRDefault="00BA08B2">
            <w:pPr>
              <w:spacing w:line="259" w:lineRule="auto"/>
              <w:jc w:val="center"/>
              <w:pPrChange w:id="288" w:author="Arun PAPPALA" w:date="2024-11-01T15:28:00Z" w16du:dateUtc="2024-11-01T07:28:00Z">
                <w:pPr>
                  <w:spacing w:line="259" w:lineRule="auto"/>
                  <w:jc w:val="left"/>
                </w:pPr>
              </w:pPrChange>
            </w:pPr>
            <w:r w:rsidRPr="00BA08B2">
              <w:t>A only</w:t>
            </w:r>
          </w:p>
        </w:tc>
        <w:tc>
          <w:tcPr>
            <w:tcW w:w="717" w:type="dxa"/>
            <w:tcMar>
              <w:top w:w="10" w:type="dxa"/>
              <w:left w:w="10" w:type="dxa"/>
              <w:bottom w:w="0" w:type="dxa"/>
              <w:right w:w="10" w:type="dxa"/>
            </w:tcMar>
            <w:vAlign w:val="center"/>
            <w:hideMark/>
            <w:tcPrChange w:id="289" w:author="Arun PAPPALA" w:date="2024-11-01T15:28:00Z" w16du:dateUtc="2024-11-01T07:28:00Z">
              <w:tcPr>
                <w:tcW w:w="717" w:type="dxa"/>
                <w:gridSpan w:val="3"/>
                <w:tcMar>
                  <w:top w:w="10" w:type="dxa"/>
                  <w:left w:w="10" w:type="dxa"/>
                  <w:bottom w:w="0" w:type="dxa"/>
                  <w:right w:w="10" w:type="dxa"/>
                </w:tcMar>
                <w:vAlign w:val="center"/>
                <w:hideMark/>
              </w:tcPr>
            </w:tcPrChange>
          </w:tcPr>
          <w:p w14:paraId="319B9C8F" w14:textId="77777777" w:rsidR="00BA08B2" w:rsidRPr="00BA08B2" w:rsidRDefault="00BA08B2">
            <w:pPr>
              <w:spacing w:line="259" w:lineRule="auto"/>
              <w:jc w:val="center"/>
              <w:pPrChange w:id="290"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291" w:author="Arun PAPPALA" w:date="2024-11-01T15:28:00Z" w16du:dateUtc="2024-11-01T07:28:00Z">
              <w:tcPr>
                <w:tcW w:w="540" w:type="dxa"/>
                <w:gridSpan w:val="3"/>
                <w:tcMar>
                  <w:top w:w="10" w:type="dxa"/>
                  <w:left w:w="10" w:type="dxa"/>
                  <w:bottom w:w="0" w:type="dxa"/>
                  <w:right w:w="10" w:type="dxa"/>
                </w:tcMar>
                <w:vAlign w:val="center"/>
                <w:hideMark/>
              </w:tcPr>
            </w:tcPrChange>
          </w:tcPr>
          <w:p w14:paraId="39D1E9C0" w14:textId="77777777" w:rsidR="00BA08B2" w:rsidRPr="00BA08B2" w:rsidRDefault="00BA08B2">
            <w:pPr>
              <w:spacing w:line="259" w:lineRule="auto"/>
              <w:jc w:val="center"/>
              <w:pPrChange w:id="292" w:author="Arun PAPPALA" w:date="2024-11-01T15:28:00Z" w16du:dateUtc="2024-11-01T07:28:00Z">
                <w:pPr>
                  <w:spacing w:line="259" w:lineRule="auto"/>
                  <w:jc w:val="left"/>
                </w:pPr>
              </w:pPrChange>
            </w:pPr>
            <w:r w:rsidRPr="00BA08B2">
              <w:t>7</w:t>
            </w:r>
          </w:p>
        </w:tc>
        <w:tc>
          <w:tcPr>
            <w:tcW w:w="2441" w:type="dxa"/>
            <w:tcMar>
              <w:top w:w="10" w:type="dxa"/>
              <w:left w:w="10" w:type="dxa"/>
              <w:bottom w:w="0" w:type="dxa"/>
              <w:right w:w="10" w:type="dxa"/>
            </w:tcMar>
            <w:hideMark/>
            <w:tcPrChange w:id="293" w:author="Arun PAPPALA" w:date="2024-11-01T15:28:00Z" w16du:dateUtc="2024-11-01T07:28:00Z">
              <w:tcPr>
                <w:tcW w:w="2536" w:type="dxa"/>
                <w:gridSpan w:val="2"/>
                <w:tcMar>
                  <w:top w:w="10" w:type="dxa"/>
                  <w:left w:w="10" w:type="dxa"/>
                  <w:bottom w:w="0" w:type="dxa"/>
                  <w:right w:w="10" w:type="dxa"/>
                </w:tcMar>
                <w:hideMark/>
              </w:tcPr>
            </w:tcPrChange>
          </w:tcPr>
          <w:p w14:paraId="45012F62" w14:textId="69A3483F" w:rsidR="00BA08B2" w:rsidRPr="00BA08B2" w:rsidRDefault="00BA08B2" w:rsidP="00BA08B2">
            <w:pPr>
              <w:spacing w:line="259" w:lineRule="auto"/>
              <w:jc w:val="left"/>
            </w:pPr>
            <w:r w:rsidRPr="00BA08B2">
              <w:t xml:space="preserve">Min unused flying </w:t>
            </w:r>
            <w:r w:rsidR="007750B1" w:rsidRPr="00BA08B2">
              <w:t>hrs.</w:t>
            </w:r>
          </w:p>
        </w:tc>
      </w:tr>
      <w:tr w:rsidR="00183551" w:rsidRPr="00BA08B2" w14:paraId="6090C49B" w14:textId="77777777" w:rsidTr="00183551">
        <w:trPr>
          <w:trHeight w:val="384"/>
          <w:trPrChange w:id="294" w:author="Arun PAPPALA" w:date="2024-11-01T15:28:00Z" w16du:dateUtc="2024-11-01T07:28:00Z">
            <w:trPr>
              <w:trHeight w:val="384"/>
            </w:trPr>
          </w:trPrChange>
        </w:trPr>
        <w:tc>
          <w:tcPr>
            <w:tcW w:w="574" w:type="dxa"/>
            <w:tcMar>
              <w:top w:w="10" w:type="dxa"/>
              <w:left w:w="10" w:type="dxa"/>
              <w:bottom w:w="0" w:type="dxa"/>
              <w:right w:w="10" w:type="dxa"/>
            </w:tcMar>
            <w:hideMark/>
            <w:tcPrChange w:id="295" w:author="Arun PAPPALA" w:date="2024-11-01T15:28:00Z" w16du:dateUtc="2024-11-01T07:28:00Z">
              <w:tcPr>
                <w:tcW w:w="575" w:type="dxa"/>
                <w:tcMar>
                  <w:top w:w="10" w:type="dxa"/>
                  <w:left w:w="10" w:type="dxa"/>
                  <w:bottom w:w="0" w:type="dxa"/>
                  <w:right w:w="10" w:type="dxa"/>
                </w:tcMar>
                <w:hideMark/>
              </w:tcPr>
            </w:tcPrChange>
          </w:tcPr>
          <w:p w14:paraId="2B48D360" w14:textId="77777777" w:rsidR="00BA08B2" w:rsidRPr="00BA08B2" w:rsidRDefault="00BA08B2" w:rsidP="00BA08B2">
            <w:pPr>
              <w:spacing w:line="259" w:lineRule="auto"/>
              <w:jc w:val="left"/>
            </w:pPr>
            <w:r w:rsidRPr="00BA08B2">
              <w:t>14</w:t>
            </w:r>
          </w:p>
        </w:tc>
        <w:tc>
          <w:tcPr>
            <w:tcW w:w="3162" w:type="dxa"/>
            <w:tcMar>
              <w:top w:w="10" w:type="dxa"/>
              <w:left w:w="10" w:type="dxa"/>
              <w:bottom w:w="0" w:type="dxa"/>
              <w:right w:w="10" w:type="dxa"/>
            </w:tcMar>
            <w:hideMark/>
            <w:tcPrChange w:id="296" w:author="Arun PAPPALA" w:date="2024-11-01T15:28:00Z" w16du:dateUtc="2024-11-01T07:28:00Z">
              <w:tcPr>
                <w:tcW w:w="1874" w:type="dxa"/>
                <w:gridSpan w:val="2"/>
                <w:tcMar>
                  <w:top w:w="10" w:type="dxa"/>
                  <w:left w:w="10" w:type="dxa"/>
                  <w:bottom w:w="0" w:type="dxa"/>
                  <w:right w:w="10" w:type="dxa"/>
                </w:tcMar>
                <w:hideMark/>
              </w:tcPr>
            </w:tcPrChange>
          </w:tcPr>
          <w:p w14:paraId="23E1E12B" w14:textId="77777777" w:rsidR="00BA08B2" w:rsidRPr="00BA08B2" w:rsidRDefault="00BA08B2" w:rsidP="00BA08B2">
            <w:pPr>
              <w:spacing w:line="259" w:lineRule="auto"/>
              <w:jc w:val="left"/>
            </w:pPr>
            <w:r w:rsidRPr="00BA08B2">
              <w:rPr>
                <w:lang w:val="nl-NL"/>
              </w:rPr>
              <w:t>Xin Wen et al (2022)</w:t>
            </w:r>
          </w:p>
        </w:tc>
        <w:tc>
          <w:tcPr>
            <w:tcW w:w="428" w:type="dxa"/>
            <w:tcMar>
              <w:top w:w="10" w:type="dxa"/>
              <w:left w:w="10" w:type="dxa"/>
              <w:bottom w:w="0" w:type="dxa"/>
              <w:right w:w="10" w:type="dxa"/>
            </w:tcMar>
            <w:vAlign w:val="center"/>
            <w:hideMark/>
            <w:tcPrChange w:id="297" w:author="Arun PAPPALA" w:date="2024-11-01T15:28:00Z" w16du:dateUtc="2024-11-01T07:28:00Z">
              <w:tcPr>
                <w:tcW w:w="421" w:type="dxa"/>
                <w:gridSpan w:val="2"/>
                <w:tcMar>
                  <w:top w:w="10" w:type="dxa"/>
                  <w:left w:w="10" w:type="dxa"/>
                  <w:bottom w:w="0" w:type="dxa"/>
                  <w:right w:w="10" w:type="dxa"/>
                </w:tcMar>
                <w:vAlign w:val="center"/>
                <w:hideMark/>
              </w:tcPr>
            </w:tcPrChange>
          </w:tcPr>
          <w:p w14:paraId="2B87F98D" w14:textId="77777777" w:rsidR="00BA08B2" w:rsidRPr="00BA08B2" w:rsidRDefault="00BA08B2">
            <w:pPr>
              <w:spacing w:line="259" w:lineRule="auto"/>
              <w:jc w:val="center"/>
              <w:pPrChange w:id="298" w:author="Arun PAPPALA" w:date="2024-11-01T15:28:00Z" w16du:dateUtc="2024-11-01T07:28:00Z">
                <w:pPr>
                  <w:spacing w:line="259" w:lineRule="auto"/>
                  <w:jc w:val="left"/>
                </w:pPr>
              </w:pPrChange>
            </w:pPr>
            <w:r w:rsidRPr="00BA08B2">
              <w:t>N</w:t>
            </w:r>
          </w:p>
        </w:tc>
        <w:tc>
          <w:tcPr>
            <w:tcW w:w="443" w:type="dxa"/>
            <w:tcMar>
              <w:top w:w="10" w:type="dxa"/>
              <w:left w:w="10" w:type="dxa"/>
              <w:bottom w:w="0" w:type="dxa"/>
              <w:right w:w="10" w:type="dxa"/>
            </w:tcMar>
            <w:vAlign w:val="center"/>
            <w:hideMark/>
            <w:tcPrChange w:id="299" w:author="Arun PAPPALA" w:date="2024-11-01T15:28:00Z" w16du:dateUtc="2024-11-01T07:28:00Z">
              <w:tcPr>
                <w:tcW w:w="1805" w:type="dxa"/>
                <w:gridSpan w:val="5"/>
                <w:tcMar>
                  <w:top w:w="10" w:type="dxa"/>
                  <w:left w:w="10" w:type="dxa"/>
                  <w:bottom w:w="0" w:type="dxa"/>
                  <w:right w:w="10" w:type="dxa"/>
                </w:tcMar>
                <w:vAlign w:val="center"/>
                <w:hideMark/>
              </w:tcPr>
            </w:tcPrChange>
          </w:tcPr>
          <w:p w14:paraId="1A7D6247" w14:textId="77777777" w:rsidR="00BA08B2" w:rsidRPr="00BA08B2" w:rsidRDefault="00BA08B2">
            <w:pPr>
              <w:spacing w:line="259" w:lineRule="auto"/>
              <w:jc w:val="center"/>
              <w:pPrChange w:id="300" w:author="Arun PAPPALA" w:date="2024-11-01T15:28:00Z" w16du:dateUtc="2024-11-01T07:28:00Z">
                <w:pPr>
                  <w:spacing w:line="259" w:lineRule="auto"/>
                  <w:jc w:val="left"/>
                </w:pPr>
              </w:pPrChange>
            </w:pPr>
            <w:r w:rsidRPr="00BA08B2">
              <w:t>N</w:t>
            </w:r>
          </w:p>
        </w:tc>
        <w:tc>
          <w:tcPr>
            <w:tcW w:w="487" w:type="dxa"/>
            <w:tcMar>
              <w:top w:w="10" w:type="dxa"/>
              <w:left w:w="10" w:type="dxa"/>
              <w:bottom w:w="0" w:type="dxa"/>
              <w:right w:w="10" w:type="dxa"/>
            </w:tcMar>
            <w:vAlign w:val="center"/>
            <w:hideMark/>
            <w:tcPrChange w:id="301" w:author="Arun PAPPALA" w:date="2024-11-01T15:28:00Z" w16du:dateUtc="2024-11-01T07:28:00Z">
              <w:tcPr>
                <w:tcW w:w="324" w:type="dxa"/>
                <w:gridSpan w:val="3"/>
                <w:tcMar>
                  <w:top w:w="10" w:type="dxa"/>
                  <w:left w:w="10" w:type="dxa"/>
                  <w:bottom w:w="0" w:type="dxa"/>
                  <w:right w:w="10" w:type="dxa"/>
                </w:tcMar>
                <w:vAlign w:val="center"/>
                <w:hideMark/>
              </w:tcPr>
            </w:tcPrChange>
          </w:tcPr>
          <w:p w14:paraId="572FFF47" w14:textId="77777777" w:rsidR="00BA08B2" w:rsidRPr="00BA08B2" w:rsidRDefault="00BA08B2">
            <w:pPr>
              <w:spacing w:line="259" w:lineRule="auto"/>
              <w:jc w:val="center"/>
              <w:pPrChange w:id="302" w:author="Arun PAPPALA" w:date="2024-11-01T15:28:00Z" w16du:dateUtc="2024-11-01T07:28:00Z">
                <w:pPr>
                  <w:spacing w:line="259" w:lineRule="auto"/>
                  <w:jc w:val="left"/>
                </w:pPr>
              </w:pPrChange>
            </w:pPr>
            <w:r w:rsidRPr="00BA08B2">
              <w:t>Y</w:t>
            </w:r>
          </w:p>
        </w:tc>
        <w:tc>
          <w:tcPr>
            <w:tcW w:w="927" w:type="dxa"/>
            <w:tcMar>
              <w:top w:w="10" w:type="dxa"/>
              <w:left w:w="10" w:type="dxa"/>
              <w:bottom w:w="0" w:type="dxa"/>
              <w:right w:w="10" w:type="dxa"/>
            </w:tcMar>
            <w:vAlign w:val="center"/>
            <w:hideMark/>
            <w:tcPrChange w:id="303" w:author="Arun PAPPALA" w:date="2024-11-01T15:28:00Z" w16du:dateUtc="2024-11-01T07:28:00Z">
              <w:tcPr>
                <w:tcW w:w="927" w:type="dxa"/>
                <w:gridSpan w:val="3"/>
                <w:tcMar>
                  <w:top w:w="10" w:type="dxa"/>
                  <w:left w:w="10" w:type="dxa"/>
                  <w:bottom w:w="0" w:type="dxa"/>
                  <w:right w:w="10" w:type="dxa"/>
                </w:tcMar>
                <w:vAlign w:val="center"/>
                <w:hideMark/>
              </w:tcPr>
            </w:tcPrChange>
          </w:tcPr>
          <w:p w14:paraId="67613D8D" w14:textId="77777777" w:rsidR="00BA08B2" w:rsidRPr="00BA08B2" w:rsidRDefault="00BA08B2">
            <w:pPr>
              <w:spacing w:line="259" w:lineRule="auto"/>
              <w:jc w:val="center"/>
              <w:pPrChange w:id="304" w:author="Arun PAPPALA" w:date="2024-11-01T15:28:00Z" w16du:dateUtc="2024-11-01T07:28:00Z">
                <w:pPr>
                  <w:spacing w:line="259" w:lineRule="auto"/>
                  <w:jc w:val="left"/>
                </w:pPr>
              </w:pPrChange>
            </w:pPr>
            <w:r w:rsidRPr="00BA08B2">
              <w:t>Y</w:t>
            </w:r>
          </w:p>
        </w:tc>
        <w:tc>
          <w:tcPr>
            <w:tcW w:w="757" w:type="dxa"/>
            <w:tcMar>
              <w:top w:w="10" w:type="dxa"/>
              <w:left w:w="10" w:type="dxa"/>
              <w:bottom w:w="0" w:type="dxa"/>
              <w:right w:w="10" w:type="dxa"/>
            </w:tcMar>
            <w:vAlign w:val="center"/>
            <w:hideMark/>
            <w:tcPrChange w:id="305" w:author="Arun PAPPALA" w:date="2024-11-01T15:28:00Z" w16du:dateUtc="2024-11-01T07:28:00Z">
              <w:tcPr>
                <w:tcW w:w="757" w:type="dxa"/>
                <w:gridSpan w:val="3"/>
                <w:tcMar>
                  <w:top w:w="10" w:type="dxa"/>
                  <w:left w:w="10" w:type="dxa"/>
                  <w:bottom w:w="0" w:type="dxa"/>
                  <w:right w:w="10" w:type="dxa"/>
                </w:tcMar>
                <w:vAlign w:val="center"/>
                <w:hideMark/>
              </w:tcPr>
            </w:tcPrChange>
          </w:tcPr>
          <w:p w14:paraId="1883469B" w14:textId="77777777" w:rsidR="00BA08B2" w:rsidRPr="00BA08B2" w:rsidRDefault="00BA08B2">
            <w:pPr>
              <w:spacing w:line="259" w:lineRule="auto"/>
              <w:jc w:val="center"/>
              <w:pPrChange w:id="306" w:author="Arun PAPPALA" w:date="2024-11-01T15:28:00Z" w16du:dateUtc="2024-11-01T07:28:00Z">
                <w:pPr>
                  <w:spacing w:line="259" w:lineRule="auto"/>
                  <w:jc w:val="left"/>
                </w:pPr>
              </w:pPrChange>
            </w:pPr>
            <w:r w:rsidRPr="00BA08B2">
              <w:t>A only</w:t>
            </w:r>
          </w:p>
        </w:tc>
        <w:tc>
          <w:tcPr>
            <w:tcW w:w="717" w:type="dxa"/>
            <w:tcMar>
              <w:top w:w="10" w:type="dxa"/>
              <w:left w:w="10" w:type="dxa"/>
              <w:bottom w:w="0" w:type="dxa"/>
              <w:right w:w="10" w:type="dxa"/>
            </w:tcMar>
            <w:vAlign w:val="center"/>
            <w:hideMark/>
            <w:tcPrChange w:id="307" w:author="Arun PAPPALA" w:date="2024-11-01T15:28:00Z" w16du:dateUtc="2024-11-01T07:28:00Z">
              <w:tcPr>
                <w:tcW w:w="717" w:type="dxa"/>
                <w:gridSpan w:val="3"/>
                <w:tcMar>
                  <w:top w:w="10" w:type="dxa"/>
                  <w:left w:w="10" w:type="dxa"/>
                  <w:bottom w:w="0" w:type="dxa"/>
                  <w:right w:w="10" w:type="dxa"/>
                </w:tcMar>
                <w:vAlign w:val="center"/>
                <w:hideMark/>
              </w:tcPr>
            </w:tcPrChange>
          </w:tcPr>
          <w:p w14:paraId="7F386FDD" w14:textId="77777777" w:rsidR="00BA08B2" w:rsidRPr="00BA08B2" w:rsidRDefault="00BA08B2">
            <w:pPr>
              <w:spacing w:line="259" w:lineRule="auto"/>
              <w:jc w:val="center"/>
              <w:pPrChange w:id="308" w:author="Arun PAPPALA" w:date="2024-11-01T15:28:00Z" w16du:dateUtc="2024-11-01T07:28:00Z">
                <w:pPr>
                  <w:spacing w:line="259" w:lineRule="auto"/>
                  <w:jc w:val="left"/>
                </w:pPr>
              </w:pPrChange>
            </w:pPr>
            <w:r w:rsidRPr="00BA08B2">
              <w:t>Y</w:t>
            </w:r>
          </w:p>
        </w:tc>
        <w:tc>
          <w:tcPr>
            <w:tcW w:w="540" w:type="dxa"/>
            <w:tcMar>
              <w:top w:w="10" w:type="dxa"/>
              <w:left w:w="10" w:type="dxa"/>
              <w:bottom w:w="0" w:type="dxa"/>
              <w:right w:w="10" w:type="dxa"/>
            </w:tcMar>
            <w:vAlign w:val="center"/>
            <w:hideMark/>
            <w:tcPrChange w:id="309" w:author="Arun PAPPALA" w:date="2024-11-01T15:28:00Z" w16du:dateUtc="2024-11-01T07:28:00Z">
              <w:tcPr>
                <w:tcW w:w="540" w:type="dxa"/>
                <w:gridSpan w:val="3"/>
                <w:tcMar>
                  <w:top w:w="10" w:type="dxa"/>
                  <w:left w:w="10" w:type="dxa"/>
                  <w:bottom w:w="0" w:type="dxa"/>
                  <w:right w:w="10" w:type="dxa"/>
                </w:tcMar>
                <w:vAlign w:val="center"/>
                <w:hideMark/>
              </w:tcPr>
            </w:tcPrChange>
          </w:tcPr>
          <w:p w14:paraId="33285D08" w14:textId="77777777" w:rsidR="00BA08B2" w:rsidRPr="00BA08B2" w:rsidRDefault="00BA08B2">
            <w:pPr>
              <w:spacing w:line="259" w:lineRule="auto"/>
              <w:jc w:val="center"/>
              <w:pPrChange w:id="310" w:author="Arun PAPPALA" w:date="2024-11-01T15:28:00Z" w16du:dateUtc="2024-11-01T07:28:00Z">
                <w:pPr>
                  <w:spacing w:line="259" w:lineRule="auto"/>
                  <w:jc w:val="left"/>
                </w:pPr>
              </w:pPrChange>
            </w:pPr>
            <w:r w:rsidRPr="00BA08B2">
              <w:t>1</w:t>
            </w:r>
          </w:p>
        </w:tc>
        <w:tc>
          <w:tcPr>
            <w:tcW w:w="2441" w:type="dxa"/>
            <w:tcMar>
              <w:top w:w="10" w:type="dxa"/>
              <w:left w:w="10" w:type="dxa"/>
              <w:bottom w:w="0" w:type="dxa"/>
              <w:right w:w="10" w:type="dxa"/>
            </w:tcMar>
            <w:hideMark/>
            <w:tcPrChange w:id="311" w:author="Arun PAPPALA" w:date="2024-11-01T15:28:00Z" w16du:dateUtc="2024-11-01T07:28:00Z">
              <w:tcPr>
                <w:tcW w:w="2536" w:type="dxa"/>
                <w:gridSpan w:val="2"/>
                <w:tcMar>
                  <w:top w:w="10" w:type="dxa"/>
                  <w:left w:w="10" w:type="dxa"/>
                  <w:bottom w:w="0" w:type="dxa"/>
                  <w:right w:w="10" w:type="dxa"/>
                </w:tcMar>
                <w:hideMark/>
              </w:tcPr>
            </w:tcPrChange>
          </w:tcPr>
          <w:p w14:paraId="2E85DD8A" w14:textId="77777777" w:rsidR="00BA08B2" w:rsidRPr="00BA08B2" w:rsidRDefault="00BA08B2" w:rsidP="00BA08B2">
            <w:pPr>
              <w:spacing w:line="259" w:lineRule="auto"/>
              <w:jc w:val="left"/>
            </w:pPr>
            <w:r w:rsidRPr="00BA08B2">
              <w:t>Min resource costs</w:t>
            </w:r>
          </w:p>
        </w:tc>
      </w:tr>
    </w:tbl>
    <w:p w14:paraId="1A7CFF87" w14:textId="77777777" w:rsidR="00DA4A64" w:rsidRDefault="00DA4A64">
      <w:pPr>
        <w:spacing w:line="259" w:lineRule="auto"/>
        <w:jc w:val="left"/>
      </w:pPr>
    </w:p>
    <w:p w14:paraId="5C2A5B3B" w14:textId="77777777" w:rsidR="00DA4A64" w:rsidRDefault="00DA4A64">
      <w:pPr>
        <w:spacing w:line="259" w:lineRule="auto"/>
        <w:jc w:val="left"/>
      </w:pPr>
      <w:r>
        <w:br w:type="page"/>
      </w:r>
      <w:r w:rsidR="00F4798D">
        <w:lastRenderedPageBreak/>
        <w:t>Research Gap</w:t>
      </w:r>
    </w:p>
    <w:p w14:paraId="7F31EB70" w14:textId="0BFA64C4" w:rsidR="009159A5" w:rsidRDefault="00A37900" w:rsidP="00634A32">
      <w:r>
        <w:t xml:space="preserve">From the above </w:t>
      </w:r>
      <w:r w:rsidR="00F008EE">
        <w:t xml:space="preserve">table, </w:t>
      </w:r>
      <w:r>
        <w:t>it is clear, the cyclic constraint is assumed in most studies thereby limiting the solution to be applicable on</w:t>
      </w:r>
      <w:r w:rsidR="00F008EE">
        <w:t>ly on</w:t>
      </w:r>
      <w:r>
        <w:t xml:space="preserve"> repeated flight scheduled only.</w:t>
      </w:r>
      <w:r w:rsidR="00EC777A">
        <w:t xml:space="preserve"> </w:t>
      </w:r>
      <w:r w:rsidR="00F008EE">
        <w:t xml:space="preserve">Hence the optimizations must be repeated </w:t>
      </w:r>
      <w:r w:rsidR="001937BE">
        <w:t xml:space="preserve">multiple times and also </w:t>
      </w:r>
      <w:r w:rsidR="00F008EE">
        <w:t xml:space="preserve">whenever there is a deviation to the schedule. This </w:t>
      </w:r>
      <w:r w:rsidR="00DE24F4">
        <w:t>happens</w:t>
      </w:r>
      <w:r w:rsidR="00F008EE">
        <w:t xml:space="preserve"> more often as airlines now operate schedules</w:t>
      </w:r>
      <w:r w:rsidR="001937BE">
        <w:t xml:space="preserve"> to</w:t>
      </w:r>
      <w:r w:rsidR="00F008EE">
        <w:t xml:space="preserve"> address seasonal &amp; </w:t>
      </w:r>
      <w:r w:rsidR="00A955BF">
        <w:t>event-based</w:t>
      </w:r>
      <w:r w:rsidR="00F008EE">
        <w:t xml:space="preserve"> demand. </w:t>
      </w:r>
    </w:p>
    <w:p w14:paraId="5D93CCA4" w14:textId="77777777" w:rsidR="009159A5" w:rsidRPr="009159A5" w:rsidRDefault="009159A5" w:rsidP="009159A5">
      <w:r w:rsidRPr="009159A5">
        <w:t>Airlines often adjust their schedules to accommodate increased demand during major festivals and events, adding temporary or seasonal routes. Here are some examples of flight schedules that have been operated specifically for festivals and events:</w:t>
      </w:r>
    </w:p>
    <w:p w14:paraId="0A1E9CAD" w14:textId="77777777" w:rsidR="009159A5" w:rsidRPr="009159A5" w:rsidRDefault="009159A5" w:rsidP="009159A5">
      <w:pPr>
        <w:numPr>
          <w:ilvl w:val="0"/>
          <w:numId w:val="17"/>
        </w:numPr>
        <w:rPr>
          <w:b/>
          <w:bCs/>
        </w:rPr>
      </w:pPr>
      <w:r w:rsidRPr="009159A5">
        <w:rPr>
          <w:b/>
          <w:bCs/>
        </w:rPr>
        <w:t>1. Hajj Pilgrimage Flights (Various Airlines)</w:t>
      </w:r>
    </w:p>
    <w:p w14:paraId="536D5E4E" w14:textId="77777777" w:rsidR="009159A5" w:rsidRPr="001937BE" w:rsidRDefault="009159A5" w:rsidP="001937BE">
      <w:pPr>
        <w:numPr>
          <w:ilvl w:val="0"/>
          <w:numId w:val="18"/>
        </w:numPr>
      </w:pPr>
      <w:r w:rsidRPr="001937BE">
        <w:rPr>
          <w:b/>
          <w:bCs/>
        </w:rPr>
        <w:t>Airlines</w:t>
      </w:r>
      <w:r w:rsidRPr="001937BE">
        <w:t>: Saudia, Emirates, Qatar Airways, Turkish Airlines, and many others</w:t>
      </w:r>
    </w:p>
    <w:p w14:paraId="25C7BECA" w14:textId="77777777" w:rsidR="009159A5" w:rsidRPr="001937BE" w:rsidRDefault="009159A5" w:rsidP="001937BE">
      <w:pPr>
        <w:numPr>
          <w:ilvl w:val="0"/>
          <w:numId w:val="18"/>
        </w:numPr>
      </w:pPr>
      <w:r w:rsidRPr="001937BE">
        <w:rPr>
          <w:b/>
          <w:bCs/>
        </w:rPr>
        <w:t>Operation</w:t>
      </w:r>
      <w:r w:rsidRPr="001937BE">
        <w:t xml:space="preserve"> Period: Around the annual Hajj pilgrimage season (approximately 10 days before and after the event)</w:t>
      </w:r>
    </w:p>
    <w:p w14:paraId="7AEF06CC" w14:textId="77777777" w:rsidR="009159A5" w:rsidRPr="001937BE" w:rsidRDefault="009159A5" w:rsidP="001937BE">
      <w:pPr>
        <w:numPr>
          <w:ilvl w:val="0"/>
          <w:numId w:val="18"/>
        </w:numPr>
      </w:pPr>
      <w:r w:rsidRPr="001937BE">
        <w:rPr>
          <w:b/>
          <w:bCs/>
        </w:rPr>
        <w:t>Routes</w:t>
      </w:r>
      <w:r w:rsidRPr="001937BE">
        <w:t>: Various routes from major Muslim countries and cities to Jeddah (JED) and Medina (MED), Saudi Arabia</w:t>
      </w:r>
    </w:p>
    <w:p w14:paraId="3EE4C1E3" w14:textId="77777777" w:rsidR="009159A5" w:rsidRPr="001937BE" w:rsidRDefault="009159A5" w:rsidP="001937BE">
      <w:pPr>
        <w:numPr>
          <w:ilvl w:val="0"/>
          <w:numId w:val="18"/>
        </w:numPr>
      </w:pPr>
      <w:r w:rsidRPr="001937BE">
        <w:rPr>
          <w:b/>
          <w:bCs/>
        </w:rPr>
        <w:t>Details</w:t>
      </w:r>
      <w:r w:rsidRPr="001937BE">
        <w:t>: Airlines worldwide increase flight frequencies or add special charter flights to accommodate pilgrims traveling to Saudi Arabia for Hajj. For example, Saudia often operates extra flights from cities like Jakarta, Kuala Lumpur, and Cairo to Jeddah.</w:t>
      </w:r>
    </w:p>
    <w:p w14:paraId="68EEEC04" w14:textId="77777777" w:rsidR="009159A5" w:rsidRPr="009159A5" w:rsidRDefault="009159A5" w:rsidP="009159A5">
      <w:pPr>
        <w:numPr>
          <w:ilvl w:val="0"/>
          <w:numId w:val="17"/>
        </w:numPr>
        <w:rPr>
          <w:b/>
          <w:bCs/>
        </w:rPr>
      </w:pPr>
      <w:r w:rsidRPr="009159A5">
        <w:rPr>
          <w:b/>
          <w:bCs/>
        </w:rPr>
        <w:t>2. Delta Air Lines: Atlanta (ATL) to New Orleans (MSY) for Mardi Gras</w:t>
      </w:r>
    </w:p>
    <w:p w14:paraId="30E14B64" w14:textId="11164D87" w:rsidR="009159A5" w:rsidRPr="009159A5" w:rsidRDefault="009159A5" w:rsidP="009159A5">
      <w:pPr>
        <w:numPr>
          <w:ilvl w:val="0"/>
          <w:numId w:val="18"/>
        </w:numPr>
      </w:pPr>
      <w:r w:rsidRPr="009159A5">
        <w:rPr>
          <w:b/>
          <w:bCs/>
        </w:rPr>
        <w:t>Operation Period:</w:t>
      </w:r>
      <w:r w:rsidRPr="009159A5">
        <w:t xml:space="preserve"> Late February to early March (dates </w:t>
      </w:r>
      <w:r w:rsidR="00DE24F4" w:rsidRPr="009159A5">
        <w:t>varies</w:t>
      </w:r>
      <w:r w:rsidRPr="009159A5">
        <w:t xml:space="preserve"> annually)</w:t>
      </w:r>
    </w:p>
    <w:p w14:paraId="4E16116C" w14:textId="77777777" w:rsidR="009159A5" w:rsidRPr="009159A5" w:rsidRDefault="009159A5" w:rsidP="009159A5">
      <w:pPr>
        <w:numPr>
          <w:ilvl w:val="0"/>
          <w:numId w:val="18"/>
        </w:numPr>
      </w:pPr>
      <w:r w:rsidRPr="009159A5">
        <w:rPr>
          <w:b/>
          <w:bCs/>
        </w:rPr>
        <w:t>Frequency:</w:t>
      </w:r>
      <w:r w:rsidRPr="009159A5">
        <w:t xml:space="preserve"> Increased flights, sometimes hourly, during peak Mardi Gras days</w:t>
      </w:r>
    </w:p>
    <w:p w14:paraId="3FA72AC2" w14:textId="77777777" w:rsidR="009159A5" w:rsidRPr="009159A5" w:rsidRDefault="009159A5" w:rsidP="009159A5">
      <w:pPr>
        <w:numPr>
          <w:ilvl w:val="0"/>
          <w:numId w:val="18"/>
        </w:numPr>
      </w:pPr>
      <w:r w:rsidRPr="009159A5">
        <w:rPr>
          <w:b/>
          <w:bCs/>
        </w:rPr>
        <w:t>Aircraft:</w:t>
      </w:r>
      <w:r w:rsidRPr="009159A5">
        <w:t xml:space="preserve"> Mixture of narrow-body aircraft such as Boeing 737 and Airbus A320 series</w:t>
      </w:r>
    </w:p>
    <w:p w14:paraId="0B203C1B" w14:textId="77777777" w:rsidR="009159A5" w:rsidRPr="009159A5" w:rsidRDefault="009159A5" w:rsidP="009159A5">
      <w:pPr>
        <w:numPr>
          <w:ilvl w:val="0"/>
          <w:numId w:val="18"/>
        </w:numPr>
      </w:pPr>
      <w:r w:rsidRPr="009159A5">
        <w:rPr>
          <w:b/>
          <w:bCs/>
        </w:rPr>
        <w:t>Details:</w:t>
      </w:r>
      <w:r w:rsidRPr="009159A5">
        <w:t xml:space="preserve"> Delta typically adds more flights from Atlanta to New Orleans to cater to the influx of tourists attending the Mardi Gras festivities, one of the largest and most famous events in the United States.</w:t>
      </w:r>
    </w:p>
    <w:p w14:paraId="6EAE934D" w14:textId="77777777" w:rsidR="009159A5" w:rsidRPr="009159A5" w:rsidRDefault="009159A5" w:rsidP="009159A5">
      <w:pPr>
        <w:numPr>
          <w:ilvl w:val="0"/>
          <w:numId w:val="17"/>
        </w:numPr>
        <w:rPr>
          <w:b/>
          <w:bCs/>
        </w:rPr>
      </w:pPr>
      <w:r w:rsidRPr="009159A5">
        <w:rPr>
          <w:b/>
          <w:bCs/>
        </w:rPr>
        <w:lastRenderedPageBreak/>
        <w:t>3. Qatar Airways: Doha (DOH) to St. Petersburg (LED) for the FIFA World Cup 2018</w:t>
      </w:r>
    </w:p>
    <w:p w14:paraId="3A55D35B" w14:textId="77777777" w:rsidR="009159A5" w:rsidRPr="009159A5" w:rsidRDefault="009159A5" w:rsidP="009159A5">
      <w:pPr>
        <w:numPr>
          <w:ilvl w:val="0"/>
          <w:numId w:val="19"/>
        </w:numPr>
      </w:pPr>
      <w:r w:rsidRPr="009159A5">
        <w:rPr>
          <w:b/>
          <w:bCs/>
        </w:rPr>
        <w:t>Operation Period:</w:t>
      </w:r>
      <w:r w:rsidRPr="009159A5">
        <w:t xml:space="preserve"> June to July 2018 (during the FIFA World Cup)</w:t>
      </w:r>
    </w:p>
    <w:p w14:paraId="099A1092" w14:textId="77777777" w:rsidR="009159A5" w:rsidRPr="009159A5" w:rsidRDefault="009159A5" w:rsidP="009159A5">
      <w:pPr>
        <w:numPr>
          <w:ilvl w:val="0"/>
          <w:numId w:val="19"/>
        </w:numPr>
      </w:pPr>
      <w:r w:rsidRPr="009159A5">
        <w:rPr>
          <w:b/>
          <w:bCs/>
        </w:rPr>
        <w:t>Frequency:</w:t>
      </w:r>
      <w:r w:rsidRPr="009159A5">
        <w:t xml:space="preserve"> Daily or multiple times per week, adjusted based on match schedules</w:t>
      </w:r>
    </w:p>
    <w:p w14:paraId="767A6197" w14:textId="77777777" w:rsidR="009159A5" w:rsidRPr="009159A5" w:rsidRDefault="009159A5" w:rsidP="009159A5">
      <w:pPr>
        <w:numPr>
          <w:ilvl w:val="0"/>
          <w:numId w:val="19"/>
        </w:numPr>
      </w:pPr>
      <w:r w:rsidRPr="009159A5">
        <w:rPr>
          <w:b/>
          <w:bCs/>
        </w:rPr>
        <w:t>Aircraft:</w:t>
      </w:r>
      <w:r w:rsidRPr="009159A5">
        <w:t xml:space="preserve"> Boeing 777 and Airbus A350</w:t>
      </w:r>
    </w:p>
    <w:p w14:paraId="4FFED2AB" w14:textId="77777777" w:rsidR="009159A5" w:rsidRPr="009159A5" w:rsidRDefault="009159A5" w:rsidP="009159A5">
      <w:pPr>
        <w:numPr>
          <w:ilvl w:val="0"/>
          <w:numId w:val="19"/>
        </w:numPr>
      </w:pPr>
      <w:r w:rsidRPr="009159A5">
        <w:rPr>
          <w:b/>
          <w:bCs/>
        </w:rPr>
        <w:t>Details:</w:t>
      </w:r>
      <w:r w:rsidRPr="009159A5">
        <w:t xml:space="preserve"> Qatar Airways introduced special flights to various Russian cities, including St. Petersburg and Moscow, to cater to football fans traveling to watch the FIFA World Cup matches.</w:t>
      </w:r>
    </w:p>
    <w:p w14:paraId="7DE4CADA" w14:textId="77777777" w:rsidR="009159A5" w:rsidRPr="009159A5" w:rsidRDefault="009159A5" w:rsidP="009159A5">
      <w:pPr>
        <w:numPr>
          <w:ilvl w:val="0"/>
          <w:numId w:val="17"/>
        </w:numPr>
        <w:rPr>
          <w:b/>
          <w:bCs/>
        </w:rPr>
      </w:pPr>
      <w:r w:rsidRPr="009159A5">
        <w:rPr>
          <w:b/>
          <w:bCs/>
        </w:rPr>
        <w:t>4. Singapore Airlines: Singapore (SIN) to Ahmedabad (AMD) for Diwali</w:t>
      </w:r>
    </w:p>
    <w:p w14:paraId="4D46FA24" w14:textId="77777777" w:rsidR="009159A5" w:rsidRPr="009159A5" w:rsidRDefault="009159A5" w:rsidP="009159A5">
      <w:pPr>
        <w:numPr>
          <w:ilvl w:val="0"/>
          <w:numId w:val="20"/>
        </w:numPr>
      </w:pPr>
      <w:r w:rsidRPr="009159A5">
        <w:rPr>
          <w:b/>
          <w:bCs/>
        </w:rPr>
        <w:t>Operation Period:</w:t>
      </w:r>
      <w:r w:rsidRPr="009159A5">
        <w:t xml:space="preserve"> Around October-November (dates vary annually with the Hindu calendar)</w:t>
      </w:r>
    </w:p>
    <w:p w14:paraId="36F7151D" w14:textId="77777777" w:rsidR="009159A5" w:rsidRPr="009159A5" w:rsidRDefault="009159A5" w:rsidP="009159A5">
      <w:pPr>
        <w:numPr>
          <w:ilvl w:val="0"/>
          <w:numId w:val="20"/>
        </w:numPr>
      </w:pPr>
      <w:r w:rsidRPr="009159A5">
        <w:rPr>
          <w:b/>
          <w:bCs/>
        </w:rPr>
        <w:t>Frequency:</w:t>
      </w:r>
      <w:r w:rsidRPr="009159A5">
        <w:t xml:space="preserve"> Additional flights or larger aircraft deployed to meet demand</w:t>
      </w:r>
    </w:p>
    <w:p w14:paraId="3FF1D1CD" w14:textId="77777777" w:rsidR="009159A5" w:rsidRPr="009159A5" w:rsidRDefault="009159A5" w:rsidP="009159A5">
      <w:pPr>
        <w:numPr>
          <w:ilvl w:val="0"/>
          <w:numId w:val="20"/>
        </w:numPr>
      </w:pPr>
      <w:r w:rsidRPr="009159A5">
        <w:rPr>
          <w:b/>
          <w:bCs/>
        </w:rPr>
        <w:t>Details:</w:t>
      </w:r>
      <w:r w:rsidRPr="009159A5">
        <w:t xml:space="preserve"> Singapore Airlines often increases flights to cities in India, like Ahmedabad and Mumbai, during Diwali, the Hindu festival of lights, due to the high travel demand from Indian expatriates and tourists.</w:t>
      </w:r>
    </w:p>
    <w:p w14:paraId="2690CF5F" w14:textId="0A564FD2" w:rsidR="009159A5" w:rsidRPr="009159A5" w:rsidRDefault="001937BE" w:rsidP="009159A5">
      <w:pPr>
        <w:numPr>
          <w:ilvl w:val="0"/>
          <w:numId w:val="17"/>
        </w:numPr>
        <w:rPr>
          <w:b/>
          <w:bCs/>
        </w:rPr>
      </w:pPr>
      <w:r>
        <w:rPr>
          <w:b/>
          <w:bCs/>
        </w:rPr>
        <w:t>5</w:t>
      </w:r>
      <w:r w:rsidR="009159A5" w:rsidRPr="009159A5">
        <w:rPr>
          <w:b/>
          <w:bCs/>
        </w:rPr>
        <w:t>. Turkish Airlines: Istanbul (IST) to Sarajevo (SJJ) for Eid al-Fitr</w:t>
      </w:r>
    </w:p>
    <w:p w14:paraId="1C704741" w14:textId="77777777" w:rsidR="009159A5" w:rsidRPr="009159A5" w:rsidRDefault="009159A5" w:rsidP="009159A5">
      <w:pPr>
        <w:numPr>
          <w:ilvl w:val="0"/>
          <w:numId w:val="24"/>
        </w:numPr>
      </w:pPr>
      <w:r w:rsidRPr="009159A5">
        <w:rPr>
          <w:b/>
          <w:bCs/>
        </w:rPr>
        <w:t>Operation Period:</w:t>
      </w:r>
      <w:r w:rsidRPr="009159A5">
        <w:t xml:space="preserve"> Around the end of Ramadan (dates vary annually)</w:t>
      </w:r>
    </w:p>
    <w:p w14:paraId="1A6A56FE" w14:textId="77777777" w:rsidR="009159A5" w:rsidRPr="009159A5" w:rsidRDefault="009159A5" w:rsidP="009159A5">
      <w:pPr>
        <w:numPr>
          <w:ilvl w:val="0"/>
          <w:numId w:val="24"/>
        </w:numPr>
      </w:pPr>
      <w:r w:rsidRPr="009159A5">
        <w:rPr>
          <w:b/>
          <w:bCs/>
        </w:rPr>
        <w:t>Frequency:</w:t>
      </w:r>
      <w:r w:rsidRPr="009159A5">
        <w:t xml:space="preserve"> Extra flights scheduled in the days leading up to and following Eid al-Fitr</w:t>
      </w:r>
    </w:p>
    <w:p w14:paraId="7C980199" w14:textId="77777777" w:rsidR="009159A5" w:rsidRPr="009159A5" w:rsidRDefault="009159A5" w:rsidP="009159A5">
      <w:pPr>
        <w:numPr>
          <w:ilvl w:val="0"/>
          <w:numId w:val="24"/>
        </w:numPr>
      </w:pPr>
      <w:r w:rsidRPr="009159A5">
        <w:rPr>
          <w:b/>
          <w:bCs/>
        </w:rPr>
        <w:t>Aircraft:</w:t>
      </w:r>
      <w:r w:rsidRPr="009159A5">
        <w:t xml:space="preserve"> Narrow-body aircraft like Airbus A321 and Boeing 737</w:t>
      </w:r>
    </w:p>
    <w:p w14:paraId="6E8234AE" w14:textId="77777777" w:rsidR="009159A5" w:rsidRPr="009159A5" w:rsidRDefault="009159A5" w:rsidP="009159A5">
      <w:pPr>
        <w:numPr>
          <w:ilvl w:val="0"/>
          <w:numId w:val="24"/>
        </w:numPr>
      </w:pPr>
      <w:r w:rsidRPr="009159A5">
        <w:rPr>
          <w:b/>
          <w:bCs/>
        </w:rPr>
        <w:t>Details:</w:t>
      </w:r>
      <w:r w:rsidRPr="009159A5">
        <w:t xml:space="preserve"> Turkish Airlines increases flights to destinations with significant Muslim populations, such as Sarajevo, to accommodate travelers visiting family and friends for the Eid celebrations.</w:t>
      </w:r>
    </w:p>
    <w:p w14:paraId="4B126E4B" w14:textId="743C8839" w:rsidR="009159A5" w:rsidRDefault="009159A5" w:rsidP="00634A32">
      <w:r>
        <w:t>Hence this is one key gap addressed in this study; to be able to assign aircraft rotation considering all the specificities for the given season/period; thereby providing a more optimal schedule.</w:t>
      </w:r>
    </w:p>
    <w:p w14:paraId="0F25F523" w14:textId="77777777" w:rsidR="009159A5" w:rsidRDefault="009159A5" w:rsidP="00634A32"/>
    <w:p w14:paraId="5297B4ED" w14:textId="77777777" w:rsidR="009159A5" w:rsidRDefault="009159A5" w:rsidP="00634A32"/>
    <w:p w14:paraId="26A6629F" w14:textId="77777777" w:rsidR="009159A5" w:rsidRDefault="009159A5" w:rsidP="00634A32"/>
    <w:p w14:paraId="0F1725B0" w14:textId="245CE182" w:rsidR="007303FA" w:rsidRDefault="00F008EE" w:rsidP="00634A32">
      <w:r>
        <w:t xml:space="preserve"> </w:t>
      </w:r>
      <w:r w:rsidR="00EC777A">
        <w:t>Further all the maintenance checks are not included in the schedule planning stage thereby limiting the practical implementation of the models</w:t>
      </w:r>
      <w:r>
        <w:t xml:space="preserve"> in real operations</w:t>
      </w:r>
      <w:r w:rsidR="00EC777A">
        <w:t xml:space="preserve">. </w:t>
      </w:r>
      <w:r w:rsidR="00290F9D">
        <w:t xml:space="preserve">Currently at </w:t>
      </w:r>
      <w:r w:rsidR="00DE24F4">
        <w:t>the operational</w:t>
      </w:r>
      <w:r w:rsidR="00290F9D">
        <w:t xml:space="preserve"> window stage, the actual maintenance checks </w:t>
      </w:r>
      <w:r w:rsidR="005C6683">
        <w:t xml:space="preserve">due will be allocated and the aircraft will be taken out of the schedule. This happens quite </w:t>
      </w:r>
      <w:r w:rsidR="00DE24F4">
        <w:t>often,</w:t>
      </w:r>
      <w:r w:rsidR="005C6683">
        <w:t xml:space="preserve"> and the </w:t>
      </w:r>
      <w:r w:rsidR="00ED17EB">
        <w:t xml:space="preserve">original planned aircraft rotation will have to be adjusted accordingly. This is one of the main reasons why the </w:t>
      </w:r>
      <w:r w:rsidR="003E6A04">
        <w:t xml:space="preserve">aircraft assignment is considered </w:t>
      </w:r>
      <w:r w:rsidR="00DE24F4">
        <w:t>an</w:t>
      </w:r>
      <w:r w:rsidR="003E6A04">
        <w:t xml:space="preserve"> operational activity and not a planning activity. By integrating the aircraft assignment into </w:t>
      </w:r>
      <w:r w:rsidR="00A955BF">
        <w:t>the planning</w:t>
      </w:r>
      <w:r w:rsidR="003E6A04">
        <w:t xml:space="preserve"> </w:t>
      </w:r>
      <w:r w:rsidR="00DE24F4">
        <w:t>stage.</w:t>
      </w:r>
      <w:r w:rsidR="003E6A04">
        <w:t xml:space="preserve"> </w:t>
      </w:r>
    </w:p>
    <w:p w14:paraId="1E96C850" w14:textId="7FFCBDC3" w:rsidR="00507A7C" w:rsidRDefault="00507A7C" w:rsidP="007303FA">
      <w:pPr>
        <w:pStyle w:val="ListParagraph"/>
        <w:numPr>
          <w:ilvl w:val="2"/>
          <w:numId w:val="17"/>
        </w:numPr>
      </w:pPr>
      <w:r>
        <w:t xml:space="preserve">The </w:t>
      </w:r>
      <w:r w:rsidR="00AF74BF">
        <w:t>high certainty in planning can reduce the reserve aircraft needs thereby reducing cost.</w:t>
      </w:r>
    </w:p>
    <w:p w14:paraId="08416361" w14:textId="3BA1DF75" w:rsidR="00634A32" w:rsidRDefault="00A955BF" w:rsidP="007303FA">
      <w:pPr>
        <w:pStyle w:val="ListParagraph"/>
        <w:numPr>
          <w:ilvl w:val="2"/>
          <w:numId w:val="17"/>
        </w:numPr>
      </w:pPr>
      <w:r>
        <w:t>The</w:t>
      </w:r>
      <w:r w:rsidR="003E6A04">
        <w:t xml:space="preserve"> airlines can achieve more certainty in </w:t>
      </w:r>
      <w:r w:rsidR="00DE24F4">
        <w:t>the operational</w:t>
      </w:r>
      <w:r w:rsidR="003E6A04">
        <w:t xml:space="preserve"> </w:t>
      </w:r>
      <w:r w:rsidR="007303FA">
        <w:t>window</w:t>
      </w:r>
      <w:r w:rsidR="00AF74BF">
        <w:t xml:space="preserve">, thereby improving </w:t>
      </w:r>
      <w:r w:rsidR="005624D8">
        <w:t>timeliness &amp; brand image.</w:t>
      </w:r>
    </w:p>
    <w:p w14:paraId="00102BD7" w14:textId="0C59B1B2" w:rsidR="007303FA" w:rsidRDefault="00DE24F4" w:rsidP="007303FA">
      <w:pPr>
        <w:pStyle w:val="ListParagraph"/>
        <w:numPr>
          <w:ilvl w:val="2"/>
          <w:numId w:val="17"/>
        </w:numPr>
      </w:pPr>
      <w:r>
        <w:t>There</w:t>
      </w:r>
      <w:r w:rsidR="007303FA">
        <w:t xml:space="preserve"> will be lesser crew disruptions since the aircraft </w:t>
      </w:r>
      <w:r w:rsidR="000E3A03">
        <w:t>rotation is planned well ahead</w:t>
      </w:r>
      <w:r w:rsidR="005624D8">
        <w:t xml:space="preserve"> thereby improving employee engagement &amp; reducing cost.</w:t>
      </w:r>
    </w:p>
    <w:p w14:paraId="202D2271" w14:textId="52251FBD" w:rsidR="000E3A03" w:rsidRDefault="000E3A03" w:rsidP="00507A7C">
      <w:pPr>
        <w:pStyle w:val="ListParagraph"/>
        <w:ind w:left="2160"/>
      </w:pPr>
    </w:p>
    <w:p w14:paraId="0E5A860B" w14:textId="03CC7997" w:rsidR="0037052F" w:rsidRDefault="00507A7C" w:rsidP="0037052F">
      <w:r>
        <w:rPr>
          <w:noProof/>
        </w:rPr>
        <w:drawing>
          <wp:inline distT="0" distB="0" distL="0" distR="0" wp14:anchorId="2516380E" wp14:editId="56614F79">
            <wp:extent cx="5943600" cy="1213485"/>
            <wp:effectExtent l="0" t="0" r="0" b="5715"/>
            <wp:docPr id="405024842" name="Picture 1" descr="A close-up of a list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4842" name="Picture 1" descr="A close-up of a list of words&#10;&#10;Description automatically generated"/>
                    <pic:cNvPicPr/>
                  </pic:nvPicPr>
                  <pic:blipFill>
                    <a:blip r:embed="rId17"/>
                    <a:stretch>
                      <a:fillRect/>
                    </a:stretch>
                  </pic:blipFill>
                  <pic:spPr>
                    <a:xfrm>
                      <a:off x="0" y="0"/>
                      <a:ext cx="5943600" cy="1213485"/>
                    </a:xfrm>
                    <a:prstGeom prst="rect">
                      <a:avLst/>
                    </a:prstGeom>
                  </pic:spPr>
                </pic:pic>
              </a:graphicData>
            </a:graphic>
          </wp:inline>
        </w:drawing>
      </w:r>
    </w:p>
    <w:p w14:paraId="3359F5BA" w14:textId="07C0FD36" w:rsidR="006C086A" w:rsidRDefault="00E53D02" w:rsidP="0037052F">
      <w:r>
        <w:t>Above shown are the scheduled maintenance jobs that happen regularly as prescribed by manufacturers and regulators. M</w:t>
      </w:r>
      <w:r w:rsidR="0037052F">
        <w:t xml:space="preserve">erging this maintenance plan with considerations to maintenance-station capacity &amp; capability into </w:t>
      </w:r>
      <w:r>
        <w:t xml:space="preserve">the </w:t>
      </w:r>
      <w:r w:rsidR="009B08F2">
        <w:t>original schedule planning phase will vastly improve the effectiveness of the operations in terms of predictability &amp; certainty.</w:t>
      </w:r>
    </w:p>
    <w:p w14:paraId="113095EC" w14:textId="77777777" w:rsidR="0037052F" w:rsidRDefault="0037052F" w:rsidP="0037052F"/>
    <w:p w14:paraId="250F009D" w14:textId="77777777" w:rsidR="0037052F" w:rsidRPr="00634A32" w:rsidRDefault="0037052F" w:rsidP="0037052F"/>
    <w:p w14:paraId="35080A0D" w14:textId="3AEEE8B6" w:rsidR="00411998" w:rsidRPr="00873942" w:rsidRDefault="000E1617" w:rsidP="00873942">
      <w:pPr>
        <w:pStyle w:val="Heading1"/>
      </w:pPr>
      <w:r w:rsidRPr="00873942">
        <w:lastRenderedPageBreak/>
        <w:t>Problem Description</w:t>
      </w:r>
    </w:p>
    <w:p w14:paraId="43A57126" w14:textId="784E081B" w:rsidR="008D26D4" w:rsidRDefault="0095418B" w:rsidP="0002761B">
      <w:pPr>
        <w:jc w:val="center"/>
      </w:pPr>
      <w:r w:rsidRPr="0002761B">
        <w:rPr>
          <w:b/>
          <w:color w:val="C00000"/>
        </w:rPr>
        <w:t>T</w:t>
      </w:r>
      <w:r w:rsidR="00111AF5" w:rsidRPr="0002761B">
        <w:rPr>
          <w:b/>
          <w:color w:val="C00000"/>
        </w:rPr>
        <w:t xml:space="preserve">oday airlines assign </w:t>
      </w:r>
      <w:del w:id="312" w:author="Prof. Ramesh Krishnan" w:date="2024-10-25T17:11:00Z" w16du:dateUtc="2024-10-25T11:41:00Z">
        <w:r w:rsidR="00E021D5" w:rsidRPr="0002761B" w:rsidDel="00A97931">
          <w:delText>aircrafts</w:delText>
        </w:r>
      </w:del>
      <w:ins w:id="313" w:author="Prof. Ramesh Krishnan" w:date="2024-10-25T17:11:00Z" w16du:dateUtc="2024-10-25T11:41:00Z">
        <w:r w:rsidR="00A97931" w:rsidRPr="0002761B">
          <w:t>aircraft</w:t>
        </w:r>
      </w:ins>
      <w:r w:rsidR="00111AF5" w:rsidRPr="0002761B">
        <w:rPr>
          <w:b/>
          <w:color w:val="C00000"/>
        </w:rPr>
        <w:t xml:space="preserve"> to a preexisting schedule </w:t>
      </w:r>
      <w:r w:rsidR="005B7D4E" w:rsidRPr="0002761B">
        <w:rPr>
          <w:b/>
          <w:color w:val="C00000"/>
        </w:rPr>
        <w:t>while</w:t>
      </w:r>
      <w:r w:rsidR="00111AF5" w:rsidRPr="0002761B">
        <w:rPr>
          <w:b/>
          <w:color w:val="C00000"/>
        </w:rPr>
        <w:t xml:space="preserve"> </w:t>
      </w:r>
      <w:r w:rsidR="005B7D4E" w:rsidRPr="0002761B">
        <w:rPr>
          <w:b/>
          <w:color w:val="C00000"/>
        </w:rPr>
        <w:t xml:space="preserve">separately </w:t>
      </w:r>
      <w:r w:rsidR="00111AF5" w:rsidRPr="0002761B">
        <w:rPr>
          <w:b/>
          <w:color w:val="C00000"/>
        </w:rPr>
        <w:t>match</w:t>
      </w:r>
      <w:r w:rsidR="005B7D4E" w:rsidRPr="0002761B">
        <w:rPr>
          <w:b/>
          <w:color w:val="C00000"/>
        </w:rPr>
        <w:t>ing</w:t>
      </w:r>
      <w:r w:rsidR="00A61885" w:rsidRPr="0002761B">
        <w:rPr>
          <w:b/>
          <w:color w:val="C00000"/>
        </w:rPr>
        <w:t xml:space="preserve"> the maintenance needs as part of </w:t>
      </w:r>
      <w:commentRangeStart w:id="314"/>
      <w:r w:rsidR="00A61885" w:rsidRPr="0002761B">
        <w:rPr>
          <w:b/>
          <w:color w:val="C00000"/>
        </w:rPr>
        <w:t>operations</w:t>
      </w:r>
      <w:commentRangeEnd w:id="314"/>
      <w:r w:rsidR="00AA2D64" w:rsidRPr="0002761B">
        <w:rPr>
          <w:rStyle w:val="CommentReference"/>
          <w:b/>
          <w:color w:val="C00000"/>
          <w:sz w:val="24"/>
          <w:szCs w:val="24"/>
        </w:rPr>
        <w:commentReference w:id="314"/>
      </w:r>
      <w:r w:rsidR="00A61885" w:rsidRPr="0002761B">
        <w:rPr>
          <w:b/>
          <w:color w:val="C00000"/>
        </w:rPr>
        <w:t xml:space="preserve">. Any </w:t>
      </w:r>
      <w:r w:rsidR="007E6F70" w:rsidRPr="0002761B">
        <w:rPr>
          <w:b/>
          <w:color w:val="C00000"/>
        </w:rPr>
        <w:t xml:space="preserve">shortage is met with leased aircraft. There is no integrated </w:t>
      </w:r>
      <w:r w:rsidR="00E00653" w:rsidRPr="0002761B">
        <w:rPr>
          <w:b/>
          <w:color w:val="C00000"/>
        </w:rPr>
        <w:t xml:space="preserve">way of aircraft route planning </w:t>
      </w:r>
      <w:r w:rsidR="007E6F70" w:rsidRPr="0002761B">
        <w:rPr>
          <w:b/>
          <w:color w:val="C00000"/>
        </w:rPr>
        <w:t xml:space="preserve">and </w:t>
      </w:r>
      <w:r w:rsidR="00E00653" w:rsidRPr="0002761B">
        <w:rPr>
          <w:b/>
          <w:color w:val="C00000"/>
        </w:rPr>
        <w:t xml:space="preserve">maintenance planning happening in </w:t>
      </w:r>
      <w:commentRangeStart w:id="315"/>
      <w:r w:rsidR="00F515B3" w:rsidRPr="0002761B">
        <w:rPr>
          <w:b/>
          <w:color w:val="C00000"/>
        </w:rPr>
        <w:t>today’s</w:t>
      </w:r>
      <w:r w:rsidR="00E00653" w:rsidRPr="0002761B">
        <w:rPr>
          <w:b/>
          <w:color w:val="C00000"/>
        </w:rPr>
        <w:t xml:space="preserve"> systems</w:t>
      </w:r>
      <w:commentRangeEnd w:id="315"/>
      <w:r w:rsidR="00E362E2" w:rsidRPr="0002761B">
        <w:rPr>
          <w:rStyle w:val="CommentReference"/>
          <w:b/>
          <w:color w:val="C00000"/>
          <w:sz w:val="24"/>
          <w:szCs w:val="24"/>
        </w:rPr>
        <w:commentReference w:id="315"/>
      </w:r>
      <w:r w:rsidR="00E00653" w:rsidRPr="0002761B">
        <w:rPr>
          <w:b/>
          <w:color w:val="C00000"/>
        </w:rPr>
        <w:t xml:space="preserve">. </w:t>
      </w:r>
      <w:ins w:id="316" w:author="Prof. Ramesh Krishnan" w:date="2024-10-25T17:12:00Z" w16du:dateUtc="2024-10-25T11:42:00Z">
        <w:r w:rsidR="00E362E2">
          <w:t xml:space="preserve">Addressing this gap, </w:t>
        </w:r>
      </w:ins>
      <w:del w:id="317" w:author="Prof. Ramesh Krishnan" w:date="2024-10-25T17:12:00Z" w16du:dateUtc="2024-10-25T11:42:00Z">
        <w:r w:rsidR="00E00653" w:rsidRPr="0002761B" w:rsidDel="00E362E2">
          <w:delText>The main contribution of this work is</w:delText>
        </w:r>
      </w:del>
      <w:ins w:id="318" w:author="Prof. Ramesh Krishnan" w:date="2024-10-25T17:12:00Z" w16du:dateUtc="2024-10-25T11:42:00Z">
        <w:r w:rsidR="00E362E2">
          <w:t>this study aims</w:t>
        </w:r>
      </w:ins>
      <w:r w:rsidR="00E00653" w:rsidRPr="0002761B">
        <w:rPr>
          <w:b/>
          <w:color w:val="C00000"/>
        </w:rPr>
        <w:t xml:space="preserve"> to assign the </w:t>
      </w:r>
      <w:r w:rsidR="00F515B3" w:rsidRPr="0002761B">
        <w:rPr>
          <w:b/>
          <w:color w:val="C00000"/>
        </w:rPr>
        <w:t>aircraft</w:t>
      </w:r>
      <w:r w:rsidR="00E00653" w:rsidRPr="0002761B">
        <w:rPr>
          <w:b/>
          <w:color w:val="C00000"/>
        </w:rPr>
        <w:t xml:space="preserve"> to a given schedule and </w:t>
      </w:r>
      <w:r w:rsidR="002A5816" w:rsidRPr="0002761B">
        <w:rPr>
          <w:b/>
          <w:color w:val="C00000"/>
        </w:rPr>
        <w:t>prepare the aircraft route plan while also taking into consideration all the maintenance checks scheduled</w:t>
      </w:r>
      <w:r w:rsidR="00857908" w:rsidRPr="0002761B">
        <w:rPr>
          <w:b/>
          <w:color w:val="C00000"/>
        </w:rPr>
        <w:t xml:space="preserve"> based </w:t>
      </w:r>
      <w:r w:rsidR="00DE24F4" w:rsidRPr="0002761B">
        <w:rPr>
          <w:b/>
          <w:color w:val="C00000"/>
        </w:rPr>
        <w:t>on</w:t>
      </w:r>
      <w:r w:rsidR="00857908" w:rsidRPr="0002761B">
        <w:rPr>
          <w:b/>
          <w:color w:val="C00000"/>
        </w:rPr>
        <w:t xml:space="preserve"> existing maintenance slots/capacities</w:t>
      </w:r>
      <w:r w:rsidR="002A5816" w:rsidRPr="0002761B">
        <w:rPr>
          <w:b/>
          <w:color w:val="C00000"/>
        </w:rPr>
        <w:t xml:space="preserve">. This way we will provide an aircraft </w:t>
      </w:r>
      <w:r w:rsidR="00857908" w:rsidRPr="0002761B">
        <w:rPr>
          <w:b/>
          <w:color w:val="C00000"/>
        </w:rPr>
        <w:t xml:space="preserve">route plan and also a maintenance </w:t>
      </w:r>
      <w:r w:rsidR="00DE24F4" w:rsidRPr="0002761B">
        <w:rPr>
          <w:b/>
          <w:color w:val="C00000"/>
        </w:rPr>
        <w:t>plan,</w:t>
      </w:r>
      <w:r w:rsidR="0015155F" w:rsidRPr="0002761B">
        <w:rPr>
          <w:b/>
          <w:color w:val="C00000"/>
        </w:rPr>
        <w:t xml:space="preserve"> while also minimizing the number of aircraft needed to fulfill the schedule.</w:t>
      </w:r>
      <w:r w:rsidR="009D1C2E" w:rsidRPr="0002761B">
        <w:rPr>
          <w:b/>
          <w:color w:val="C00000"/>
        </w:rPr>
        <w:t xml:space="preserve"> </w:t>
      </w:r>
      <w:r w:rsidR="009D1C2E" w:rsidRPr="00D856E8">
        <w:rPr>
          <w:b/>
          <w:strike/>
          <w:rPrChange w:id="319" w:author="Prof. Ramesh Krishnan" w:date="2024-10-25T17:13:00Z" w16du:dateUtc="2024-10-25T11:43:00Z">
            <w:rPr/>
          </w:rPrChange>
          <w:color w:val="C00000"/>
        </w:rPr>
        <w:t xml:space="preserve">Hence one of the key inspirations of the current work, to </w:t>
      </w:r>
      <w:r w:rsidR="0015747E" w:rsidRPr="00D856E8">
        <w:rPr>
          <w:b/>
          <w:strike/>
          <w:rPrChange w:id="320" w:author="Prof. Ramesh Krishnan" w:date="2024-10-25T17:13:00Z" w16du:dateUtc="2024-10-25T11:43:00Z">
            <w:rPr/>
          </w:rPrChange>
          <w:color w:val="C00000"/>
        </w:rPr>
        <w:t>simultaneously provide an optimized aircraft routing</w:t>
      </w:r>
      <w:r w:rsidR="00255A11" w:rsidRPr="00D856E8">
        <w:rPr>
          <w:b/>
          <w:strike/>
          <w:rPrChange w:id="321" w:author="Prof. Ramesh Krishnan" w:date="2024-10-25T17:13:00Z" w16du:dateUtc="2024-10-25T11:43:00Z">
            <w:rPr/>
          </w:rPrChange>
          <w:color w:val="C00000"/>
        </w:rPr>
        <w:t xml:space="preserve"> plan</w:t>
      </w:r>
      <w:r w:rsidR="0015747E" w:rsidRPr="00D856E8">
        <w:rPr>
          <w:b/>
          <w:strike/>
          <w:rPrChange w:id="322" w:author="Prof. Ramesh Krishnan" w:date="2024-10-25T17:13:00Z" w16du:dateUtc="2024-10-25T11:43:00Z">
            <w:rPr/>
          </w:rPrChange>
          <w:color w:val="C00000"/>
        </w:rPr>
        <w:t xml:space="preserve"> &amp; maintenance plan</w:t>
      </w:r>
      <w:r w:rsidR="009D1C2E" w:rsidRPr="00D856E8">
        <w:rPr>
          <w:b/>
          <w:strike/>
          <w:rPrChange w:id="323" w:author="Prof. Ramesh Krishnan" w:date="2024-10-25T17:13:00Z" w16du:dateUtc="2024-10-25T11:43:00Z">
            <w:rPr/>
          </w:rPrChange>
          <w:color w:val="C00000"/>
        </w:rPr>
        <w:t xml:space="preserve"> </w:t>
      </w:r>
      <w:r w:rsidR="00255A11" w:rsidRPr="00D856E8">
        <w:rPr>
          <w:b/>
          <w:strike/>
          <w:rPrChange w:id="324" w:author="Prof. Ramesh Krishnan" w:date="2024-10-25T17:13:00Z" w16du:dateUtc="2024-10-25T11:43:00Z">
            <w:rPr/>
          </w:rPrChange>
          <w:color w:val="C00000"/>
        </w:rPr>
        <w:t>covering all</w:t>
      </w:r>
      <w:r w:rsidR="009D1C2E" w:rsidRPr="00D856E8">
        <w:rPr>
          <w:b/>
          <w:strike/>
          <w:rPrChange w:id="325" w:author="Prof. Ramesh Krishnan" w:date="2024-10-25T17:13:00Z" w16du:dateUtc="2024-10-25T11:43:00Z">
            <w:rPr/>
          </w:rPrChange>
          <w:color w:val="C00000"/>
        </w:rPr>
        <w:t xml:space="preserve"> checks (A, B, C, D)</w:t>
      </w:r>
      <w:r w:rsidR="00255A11" w:rsidRPr="00D856E8">
        <w:rPr>
          <w:b/>
          <w:strike/>
          <w:rPrChange w:id="326" w:author="Prof. Ramesh Krishnan" w:date="2024-10-25T17:13:00Z" w16du:dateUtc="2024-10-25T11:43:00Z">
            <w:rPr/>
          </w:rPrChange>
          <w:color w:val="C00000"/>
        </w:rPr>
        <w:t xml:space="preserve"> for the fleet</w:t>
      </w:r>
      <w:r w:rsidR="009D1C2E" w:rsidRPr="00D856E8">
        <w:rPr>
          <w:b/>
          <w:strike/>
          <w:rPrChange w:id="327" w:author="Prof. Ramesh Krishnan" w:date="2024-10-25T17:13:00Z" w16du:dateUtc="2024-10-25T11:43:00Z">
            <w:rPr/>
          </w:rPrChange>
          <w:color w:val="C00000"/>
        </w:rPr>
        <w:t xml:space="preserve"> </w:t>
      </w:r>
      <w:r w:rsidR="00255A11" w:rsidRPr="00D856E8">
        <w:rPr>
          <w:b/>
          <w:strike/>
          <w:rPrChange w:id="328" w:author="Prof. Ramesh Krishnan" w:date="2024-10-25T17:13:00Z" w16du:dateUtc="2024-10-25T11:43:00Z">
            <w:rPr/>
          </w:rPrChange>
          <w:color w:val="C00000"/>
        </w:rPr>
        <w:t xml:space="preserve">applicable for the </w:t>
      </w:r>
      <w:r w:rsidR="009D1C2E" w:rsidRPr="00D856E8">
        <w:rPr>
          <w:b/>
          <w:strike/>
          <w:rPrChange w:id="329" w:author="Prof. Ramesh Krishnan" w:date="2024-10-25T17:13:00Z" w16du:dateUtc="2024-10-25T11:43:00Z">
            <w:rPr/>
          </w:rPrChange>
          <w:color w:val="C00000"/>
        </w:rPr>
        <w:t xml:space="preserve">full season of 6 </w:t>
      </w:r>
      <w:commentRangeStart w:id="330"/>
      <w:r w:rsidR="009D1C2E" w:rsidRPr="00D856E8">
        <w:rPr>
          <w:b/>
          <w:strike/>
          <w:rPrChange w:id="331" w:author="Prof. Ramesh Krishnan" w:date="2024-10-25T17:13:00Z" w16du:dateUtc="2024-10-25T11:43:00Z">
            <w:rPr/>
          </w:rPrChange>
          <w:color w:val="C00000"/>
        </w:rPr>
        <w:t>months</w:t>
      </w:r>
      <w:commentRangeEnd w:id="330"/>
      <w:r w:rsidR="00C93D51" w:rsidRPr="00D856E8">
        <w:rPr>
          <w:rStyle w:val="CommentReference"/>
          <w:b/>
          <w:strike/>
          <w:color w:val="C00000"/>
          <w:sz w:val="24"/>
          <w:szCs w:val="24"/>
          <w:rPrChange w:id="332" w:author="Prof. Ramesh Krishnan" w:date="2024-10-25T17:13:00Z" w16du:dateUtc="2024-10-25T11:43:00Z">
            <w:rPr>
              <w:rStyle w:val="CommentReference"/>
              <w:sz w:val="24"/>
              <w:szCs w:val="24"/>
            </w:rPr>
          </w:rPrChange>
        </w:rPr>
        <w:commentReference w:id="330"/>
      </w:r>
      <w:r w:rsidR="009D1C2E" w:rsidRPr="00D856E8">
        <w:rPr>
          <w:b/>
          <w:strike/>
          <w:rPrChange w:id="333" w:author="Prof. Ramesh Krishnan" w:date="2024-10-25T17:13:00Z" w16du:dateUtc="2024-10-25T11:43:00Z">
            <w:rPr/>
          </w:rPrChange>
          <w:color w:val="C00000"/>
        </w:rPr>
        <w:t>.</w:t>
      </w:r>
    </w:p>
    <w:p w14:paraId="45695723" w14:textId="016B784D" w:rsidR="004745E1" w:rsidRDefault="007A6173" w:rsidP="0002761B">
      <w:pPr>
        <w:jc w:val="center"/>
      </w:pPr>
      <w:r>
        <w:rPr>
          <w:b/>
          <w:color w:val="C00000"/>
        </w:rPr>
        <w:t>The inputs for th</w:t>
      </w:r>
      <w:ins w:id="334" w:author="Prof. Ramesh Krishnan" w:date="2024-10-25T17:24:00Z" w16du:dateUtc="2024-10-25T11:54:00Z">
        <w:r w:rsidR="00F9220E">
          <w:t>e proposed</w:t>
        </w:r>
      </w:ins>
      <w:del w:id="335" w:author="Prof. Ramesh Krishnan" w:date="2024-10-25T17:24:00Z" w16du:dateUtc="2024-10-25T11:54:00Z">
        <w:r w:rsidDel="00F9220E">
          <w:delText>is</w:delText>
        </w:r>
      </w:del>
      <w:r>
        <w:rPr>
          <w:b/>
          <w:color w:val="C00000"/>
        </w:rPr>
        <w:t xml:space="preserve"> </w:t>
      </w:r>
      <w:r w:rsidR="008D26D4">
        <w:rPr>
          <w:b/>
          <w:color w:val="C00000"/>
        </w:rPr>
        <w:t xml:space="preserve">model </w:t>
      </w:r>
      <w:r>
        <w:rPr>
          <w:b/>
          <w:color w:val="C00000"/>
        </w:rPr>
        <w:t xml:space="preserve">will </w:t>
      </w:r>
      <w:commentRangeStart w:id="336"/>
      <w:r>
        <w:rPr>
          <w:b/>
          <w:color w:val="C00000"/>
        </w:rPr>
        <w:t>be the schedule for the next season</w:t>
      </w:r>
      <w:commentRangeEnd w:id="336"/>
      <w:r w:rsidR="00811A88">
        <w:rPr>
          <w:rStyle w:val="CommentReference"/>
          <w:b/>
          <w:color w:val="C00000"/>
          <w:sz w:val="24"/>
          <w:szCs w:val="24"/>
        </w:rPr>
        <w:commentReference w:id="336"/>
      </w:r>
      <w:r>
        <w:rPr>
          <w:b/>
          <w:color w:val="C00000"/>
        </w:rPr>
        <w:t xml:space="preserve">, with fleet assigned; the number of aircraft available per fleet; the maintenance stations </w:t>
      </w:r>
      <w:r w:rsidR="005A55CD">
        <w:rPr>
          <w:b/>
          <w:color w:val="C00000"/>
        </w:rPr>
        <w:t xml:space="preserve">where each fleet type can be maintained with also the </w:t>
      </w:r>
      <w:r w:rsidR="003960F6">
        <w:rPr>
          <w:b/>
          <w:color w:val="C00000"/>
        </w:rPr>
        <w:t xml:space="preserve">resource capacity per station. </w:t>
      </w:r>
      <w:r w:rsidR="004953D5">
        <w:rPr>
          <w:b/>
          <w:color w:val="C00000"/>
        </w:rPr>
        <w:t xml:space="preserve">Input about the current aircraft flying hours since </w:t>
      </w:r>
      <w:r w:rsidR="00421447">
        <w:rPr>
          <w:b/>
          <w:color w:val="C00000"/>
        </w:rPr>
        <w:t>the last</w:t>
      </w:r>
      <w:r w:rsidR="004953D5">
        <w:rPr>
          <w:b/>
          <w:color w:val="C00000"/>
        </w:rPr>
        <w:t xml:space="preserve"> maintenance </w:t>
      </w:r>
      <w:r w:rsidR="004745E1">
        <w:rPr>
          <w:b/>
          <w:color w:val="C00000"/>
        </w:rPr>
        <w:t xml:space="preserve">will also be provided. </w:t>
      </w:r>
    </w:p>
    <w:p w14:paraId="552D267F" w14:textId="35FDF510" w:rsidR="007A6173" w:rsidRDefault="003960F6" w:rsidP="0002761B">
      <w:pPr>
        <w:jc w:val="center"/>
      </w:pPr>
      <w:r>
        <w:rPr>
          <w:b/>
          <w:color w:val="C00000"/>
        </w:rPr>
        <w:t xml:space="preserve">The model will then optimize the </w:t>
      </w:r>
      <w:r w:rsidR="00AD183B">
        <w:rPr>
          <w:b/>
          <w:color w:val="C00000"/>
        </w:rPr>
        <w:t xml:space="preserve">aircraft route allocation to the </w:t>
      </w:r>
      <w:r w:rsidR="004953D5">
        <w:rPr>
          <w:b/>
          <w:color w:val="C00000"/>
        </w:rPr>
        <w:t xml:space="preserve">schedule, bring the aircraft to the </w:t>
      </w:r>
      <w:r w:rsidR="004745E1">
        <w:rPr>
          <w:b/>
          <w:color w:val="C00000"/>
        </w:rPr>
        <w:t xml:space="preserve">right </w:t>
      </w:r>
      <w:r w:rsidR="004953D5">
        <w:rPr>
          <w:b/>
          <w:color w:val="C00000"/>
        </w:rPr>
        <w:t>maintenance</w:t>
      </w:r>
      <w:r w:rsidR="004745E1">
        <w:rPr>
          <w:b/>
          <w:color w:val="C00000"/>
        </w:rPr>
        <w:t xml:space="preserve"> station before the flying hours limit exceeds. In addition, the model will also minimize the number of aircraft needed to fulfill the schedule, thereby reducing any lease costs.</w:t>
      </w:r>
      <w:r w:rsidR="00B432B4">
        <w:rPr>
          <w:b/>
          <w:color w:val="C00000"/>
        </w:rPr>
        <w:t xml:space="preserve"> The model </w:t>
      </w:r>
      <w:del w:id="337" w:author="Prof. Ramesh Krishnan" w:date="2024-10-25T17:33:00Z" w16du:dateUtc="2024-10-25T12:03:00Z">
        <w:r w:rsidR="00B432B4" w:rsidDel="000157F2">
          <w:delText>allows for</w:delText>
        </w:r>
      </w:del>
      <w:ins w:id="338" w:author="Prof. Ramesh Krishnan" w:date="2024-10-25T17:33:00Z" w16du:dateUtc="2024-10-25T12:03:00Z">
        <w:r w:rsidR="000157F2">
          <w:t>allows</w:t>
        </w:r>
      </w:ins>
      <w:r w:rsidR="00B432B4">
        <w:rPr>
          <w:b/>
          <w:color w:val="C00000"/>
        </w:rPr>
        <w:t xml:space="preserve"> staff to be flown to </w:t>
      </w:r>
      <w:r w:rsidR="002D09A8">
        <w:rPr>
          <w:b/>
          <w:color w:val="C00000"/>
        </w:rPr>
        <w:t>a maintenance location, if considered more economical. Otherwise</w:t>
      </w:r>
      <w:r w:rsidR="00421447">
        <w:rPr>
          <w:b/>
          <w:color w:val="C00000"/>
        </w:rPr>
        <w:t>,</w:t>
      </w:r>
      <w:r w:rsidR="002D09A8">
        <w:rPr>
          <w:b/>
          <w:color w:val="C00000"/>
        </w:rPr>
        <w:t xml:space="preserve"> dead-head flights will be added </w:t>
      </w:r>
      <w:r w:rsidR="00DE24F4">
        <w:rPr>
          <w:b/>
          <w:color w:val="C00000"/>
        </w:rPr>
        <w:t>to</w:t>
      </w:r>
      <w:r w:rsidR="002D09A8">
        <w:rPr>
          <w:b/>
          <w:color w:val="C00000"/>
        </w:rPr>
        <w:t xml:space="preserve"> the schedule. </w:t>
      </w:r>
      <w:r w:rsidR="004953D5">
        <w:rPr>
          <w:b/>
          <w:color w:val="C00000"/>
        </w:rPr>
        <w:t xml:space="preserve"> </w:t>
      </w:r>
      <w:r w:rsidR="004740B6">
        <w:rPr>
          <w:b/>
          <w:color w:val="C00000"/>
        </w:rPr>
        <w:t xml:space="preserve">The maintenance station capacity will be provided by man-hours </w:t>
      </w:r>
      <w:r w:rsidR="007559F5">
        <w:rPr>
          <w:b/>
          <w:color w:val="C00000"/>
        </w:rPr>
        <w:t>per day; and this will be adjusted to meet the maintenance activity assigned to the station.</w:t>
      </w:r>
      <w:r w:rsidR="00FB4787">
        <w:rPr>
          <w:b/>
          <w:color w:val="C00000"/>
        </w:rPr>
        <w:t xml:space="preserve"> </w:t>
      </w:r>
      <w:r w:rsidR="00FB4787" w:rsidRPr="00743602">
        <w:rPr>
          <w:b/>
          <w:bCs/>
          <w:color w:val="C00000"/>
        </w:rPr>
        <w:t xml:space="preserve">This will result in both a routing plan per aircraft &amp; </w:t>
      </w:r>
      <w:r w:rsidR="00743602">
        <w:rPr>
          <w:b/>
          <w:bCs/>
          <w:color w:val="C00000"/>
        </w:rPr>
        <w:t xml:space="preserve">a </w:t>
      </w:r>
      <w:r w:rsidR="00FB4787" w:rsidRPr="00743602">
        <w:rPr>
          <w:b/>
          <w:bCs/>
          <w:color w:val="C00000"/>
        </w:rPr>
        <w:t>maintenance plan</w:t>
      </w:r>
      <w:r w:rsidR="00F96A3E" w:rsidRPr="00743602">
        <w:rPr>
          <w:b/>
          <w:bCs/>
          <w:color w:val="C00000"/>
        </w:rPr>
        <w:t xml:space="preserve"> </w:t>
      </w:r>
      <w:r w:rsidR="00FB4787" w:rsidRPr="00743602">
        <w:rPr>
          <w:b/>
          <w:bCs/>
          <w:color w:val="C00000"/>
        </w:rPr>
        <w:t>per station</w:t>
      </w:r>
      <w:r w:rsidR="00743602">
        <w:rPr>
          <w:b/>
          <w:bCs/>
          <w:color w:val="C00000"/>
        </w:rPr>
        <w:t>.</w:t>
      </w:r>
    </w:p>
    <w:p w14:paraId="69EEDE11" w14:textId="202BBAAB" w:rsidR="007559F5" w:rsidRDefault="00024C2F" w:rsidP="0002761B">
      <w:pPr>
        <w:jc w:val="center"/>
      </w:pPr>
      <w:r>
        <w:rPr>
          <w:b/>
          <w:color w:val="C00000"/>
        </w:rPr>
        <w:t>In addition</w:t>
      </w:r>
      <w:r w:rsidR="000D3F17">
        <w:rPr>
          <w:b/>
          <w:color w:val="C00000"/>
        </w:rPr>
        <w:t xml:space="preserve">, </w:t>
      </w:r>
      <w:commentRangeStart w:id="339"/>
      <w:r>
        <w:rPr>
          <w:b/>
          <w:color w:val="C00000"/>
        </w:rPr>
        <w:t xml:space="preserve">recommendations for </w:t>
      </w:r>
      <w:r w:rsidR="00BD38C9">
        <w:rPr>
          <w:b/>
          <w:color w:val="C00000"/>
        </w:rPr>
        <w:t>an optimal maintenance station resource capacity and aircraft fleet capacity will be</w:t>
      </w:r>
      <w:r w:rsidR="00A853B8">
        <w:rPr>
          <w:b/>
          <w:color w:val="C00000"/>
        </w:rPr>
        <w:t xml:space="preserve"> derived to fulfill the proposed schedule.</w:t>
      </w:r>
      <w:commentRangeEnd w:id="339"/>
      <w:r w:rsidR="00092FD2">
        <w:rPr>
          <w:rStyle w:val="CommentReference"/>
          <w:b/>
          <w:color w:val="C00000"/>
          <w:sz w:val="24"/>
          <w:szCs w:val="24"/>
        </w:rPr>
        <w:commentReference w:id="339"/>
      </w:r>
      <w:r w:rsidR="00A853B8">
        <w:rPr>
          <w:b/>
          <w:color w:val="C00000"/>
        </w:rPr>
        <w:t xml:space="preserve"> This can</w:t>
      </w:r>
      <w:r>
        <w:rPr>
          <w:b/>
          <w:color w:val="C00000"/>
        </w:rPr>
        <w:t xml:space="preserve"> also</w:t>
      </w:r>
      <w:r w:rsidR="00A853B8">
        <w:rPr>
          <w:b/>
          <w:color w:val="C00000"/>
        </w:rPr>
        <w:t xml:space="preserve"> be used by </w:t>
      </w:r>
      <w:r w:rsidR="00D51382">
        <w:rPr>
          <w:b/>
          <w:color w:val="C00000"/>
        </w:rPr>
        <w:t>airlines</w:t>
      </w:r>
      <w:r w:rsidR="00A853B8">
        <w:rPr>
          <w:b/>
          <w:color w:val="C00000"/>
        </w:rPr>
        <w:t xml:space="preserve"> to make </w:t>
      </w:r>
      <w:r w:rsidR="00494860">
        <w:rPr>
          <w:b/>
          <w:color w:val="C00000"/>
        </w:rPr>
        <w:t>continue</w:t>
      </w:r>
      <w:r w:rsidR="00A853B8">
        <w:rPr>
          <w:b/>
          <w:color w:val="C00000"/>
        </w:rPr>
        <w:t xml:space="preserve">/exit </w:t>
      </w:r>
      <w:del w:id="340" w:author="Prof. Ramesh Krishnan" w:date="2024-10-25T17:35:00Z" w16du:dateUtc="2024-10-25T12:05:00Z">
        <w:r w:rsidR="00A853B8" w:rsidDel="002813E0">
          <w:delText>decision</w:delText>
        </w:r>
      </w:del>
      <w:ins w:id="341" w:author="Prof. Ramesh Krishnan" w:date="2024-10-25T17:35:00Z" w16du:dateUtc="2024-10-25T12:05:00Z">
        <w:r w:rsidR="002813E0">
          <w:t>decisions</w:t>
        </w:r>
      </w:ins>
      <w:r w:rsidR="00A853B8">
        <w:rPr>
          <w:b/>
          <w:color w:val="C00000"/>
        </w:rPr>
        <w:t xml:space="preserve"> for </w:t>
      </w:r>
      <w:r w:rsidR="00494860">
        <w:rPr>
          <w:b/>
          <w:color w:val="C00000"/>
        </w:rPr>
        <w:t xml:space="preserve">leased </w:t>
      </w:r>
      <w:r w:rsidR="00A853B8">
        <w:rPr>
          <w:b/>
          <w:color w:val="C00000"/>
        </w:rPr>
        <w:t>aircraft</w:t>
      </w:r>
      <w:r w:rsidR="00494860">
        <w:rPr>
          <w:b/>
          <w:color w:val="C00000"/>
        </w:rPr>
        <w:t>.</w:t>
      </w:r>
    </w:p>
    <w:p w14:paraId="6781BE48" w14:textId="408A5119" w:rsidR="0093235F" w:rsidRDefault="00743602" w:rsidP="0002761B">
      <w:pPr>
        <w:jc w:val="center"/>
      </w:pPr>
      <w:r>
        <w:rPr>
          <w:b/>
          <w:color w:val="C00000"/>
        </w:rPr>
        <w:t xml:space="preserve">The above model can be re-run during operational window with the necessary adjustments to fleet, stations etc. whenever a disruption occurs to reassess the most optimal </w:t>
      </w:r>
      <w:r w:rsidR="0093235F">
        <w:rPr>
          <w:b/>
          <w:color w:val="C00000"/>
        </w:rPr>
        <w:t>route plan &amp; maintenance plan with the new context of fleet, flights &amp; maintenance needs.</w:t>
      </w:r>
    </w:p>
    <w:p w14:paraId="3B3B31EA" w14:textId="10143776" w:rsidR="00E10C10" w:rsidRPr="00873942" w:rsidRDefault="00873942" w:rsidP="0002761B">
      <w:pPr>
        <w:jc w:val="center"/>
      </w:pPr>
      <w:r>
        <w:rPr>
          <w:b/>
          <w:color w:val="C00000"/>
        </w:rPr>
        <w:lastRenderedPageBreak/>
        <w:t>Thus,</w:t>
      </w:r>
      <w:r w:rsidR="0093235F">
        <w:rPr>
          <w:b/>
          <w:color w:val="C00000"/>
        </w:rPr>
        <w:t xml:space="preserve"> our solution fulfils both </w:t>
      </w:r>
      <w:r w:rsidR="00DE24F4">
        <w:rPr>
          <w:b/>
          <w:color w:val="C00000"/>
        </w:rPr>
        <w:t>the needs</w:t>
      </w:r>
      <w:r w:rsidR="0093235F">
        <w:rPr>
          <w:b/>
          <w:color w:val="C00000"/>
        </w:rPr>
        <w:t xml:space="preserve"> of a </w:t>
      </w:r>
      <w:r w:rsidR="00D42927">
        <w:rPr>
          <w:b/>
          <w:color w:val="C00000"/>
        </w:rPr>
        <w:t>planning system and also an operational system.</w:t>
      </w:r>
    </w:p>
    <w:p w14:paraId="51DB06BD" w14:textId="77777777" w:rsidR="002A324F" w:rsidRDefault="002A324F" w:rsidP="002A324F">
      <w:pPr>
        <w:spacing w:line="259" w:lineRule="auto"/>
        <w:ind w:left="720"/>
        <w:jc w:val="left"/>
        <w:rPr>
          <w:rFonts w:eastAsia="Times New Roman"/>
          <w:kern w:val="0"/>
          <w:lang w:bidi="ar-SA"/>
          <w14:ligatures w14:val="none"/>
        </w:rPr>
      </w:pPr>
      <w:commentRangeStart w:id="342"/>
      <w:r>
        <w:rPr>
          <w:rFonts w:eastAsia="Times New Roman"/>
          <w:b/>
          <w:bCs/>
          <w:kern w:val="0"/>
          <w:lang w:bidi="ar-SA"/>
          <w14:ligatures w14:val="none"/>
        </w:rPr>
        <w:t xml:space="preserve">Flight arcs – </w:t>
      </w:r>
      <w:r>
        <w:rPr>
          <w:rFonts w:eastAsia="Times New Roman"/>
          <w:kern w:val="0"/>
          <w:lang w:bidi="ar-SA"/>
          <w14:ligatures w14:val="none"/>
        </w:rPr>
        <w:t>representing flights</w:t>
      </w:r>
    </w:p>
    <w:p w14:paraId="5A9E728D" w14:textId="77777777" w:rsidR="002A324F" w:rsidRDefault="002A324F" w:rsidP="002A324F">
      <w:pPr>
        <w:spacing w:line="259" w:lineRule="auto"/>
        <w:ind w:left="720"/>
        <w:jc w:val="left"/>
        <w:rPr>
          <w:rFonts w:eastAsia="Times New Roman"/>
          <w:kern w:val="0"/>
          <w:lang w:bidi="ar-SA"/>
          <w14:ligatures w14:val="none"/>
        </w:rPr>
      </w:pPr>
      <w:r>
        <w:rPr>
          <w:rFonts w:eastAsia="Times New Roman"/>
          <w:b/>
          <w:bCs/>
          <w:kern w:val="0"/>
          <w:lang w:bidi="ar-SA"/>
          <w14:ligatures w14:val="none"/>
        </w:rPr>
        <w:t>Ground arcs –</w:t>
      </w:r>
      <w:r>
        <w:rPr>
          <w:rFonts w:eastAsia="Times New Roman"/>
          <w:kern w:val="0"/>
          <w:lang w:bidi="ar-SA"/>
          <w14:ligatures w14:val="none"/>
        </w:rPr>
        <w:t xml:space="preserve"> representing stationary aircraft</w:t>
      </w:r>
    </w:p>
    <w:p w14:paraId="0B9D68A9" w14:textId="77777777" w:rsidR="002A324F" w:rsidRPr="00854F0C" w:rsidRDefault="002A324F" w:rsidP="002A324F">
      <w:pPr>
        <w:spacing w:line="259" w:lineRule="auto"/>
        <w:ind w:left="720"/>
        <w:jc w:val="left"/>
        <w:rPr>
          <w:rFonts w:eastAsia="Times New Roman"/>
          <w:kern w:val="0"/>
          <w:lang w:bidi="ar-SA"/>
          <w14:ligatures w14:val="none"/>
        </w:rPr>
      </w:pPr>
      <w:r>
        <w:rPr>
          <w:rFonts w:eastAsia="Times New Roman"/>
          <w:b/>
          <w:bCs/>
          <w:kern w:val="0"/>
          <w:lang w:bidi="ar-SA"/>
          <w14:ligatures w14:val="none"/>
        </w:rPr>
        <w:t xml:space="preserve">Maintenance arcs </w:t>
      </w:r>
      <w:r>
        <w:rPr>
          <w:rFonts w:eastAsia="Times New Roman"/>
          <w:kern w:val="0"/>
          <w:lang w:bidi="ar-SA"/>
          <w14:ligatures w14:val="none"/>
        </w:rPr>
        <w:t>–</w:t>
      </w:r>
      <w:r w:rsidRPr="00A71EE1">
        <w:rPr>
          <w:rFonts w:eastAsia="Times New Roman"/>
          <w:kern w:val="0"/>
          <w:lang w:bidi="ar-SA"/>
          <w14:ligatures w14:val="none"/>
        </w:rPr>
        <w:t xml:space="preserve"> representing</w:t>
      </w:r>
      <w:r>
        <w:rPr>
          <w:rFonts w:eastAsia="Times New Roman"/>
          <w:kern w:val="0"/>
          <w:lang w:bidi="ar-SA"/>
          <w14:ligatures w14:val="none"/>
        </w:rPr>
        <w:t xml:space="preserve"> time spent on maintenance</w:t>
      </w:r>
      <w:commentRangeEnd w:id="342"/>
      <w:r w:rsidR="000F57C7" w:rsidRPr="00854F0C">
        <w:rPr>
          <w:rStyle w:val="CommentReference"/>
          <w:rFonts w:eastAsia="Times New Roman"/>
          <w:kern w:val="0"/>
          <w:sz w:val="24"/>
          <w:szCs w:val="24"/>
          <w:lang w:bidi="ar-SA"/>
          <w14:ligatures w14:val="none"/>
        </w:rPr>
        <w:commentReference w:id="342"/>
      </w:r>
    </w:p>
    <w:p w14:paraId="6B2769ED" w14:textId="77777777" w:rsidR="00D477A0" w:rsidRDefault="00D477A0">
      <w:pPr>
        <w:spacing w:line="259" w:lineRule="auto"/>
        <w:jc w:val="left"/>
        <w:rPr>
          <w:b/>
          <w:bCs/>
        </w:rPr>
      </w:pPr>
      <w:r>
        <w:rPr>
          <w:b/>
          <w:bCs/>
        </w:rPr>
        <w:br w:type="page"/>
      </w:r>
    </w:p>
    <w:p w14:paraId="39E8A8EE" w14:textId="77777777" w:rsidR="00D477A0" w:rsidRDefault="00D477A0" w:rsidP="005A23F4">
      <w:pPr>
        <w:pStyle w:val="Heading1"/>
      </w:pPr>
      <w:r w:rsidRPr="005A23F4">
        <w:lastRenderedPageBreak/>
        <w:t>Model Description</w:t>
      </w:r>
    </w:p>
    <w:p w14:paraId="3DC654DF" w14:textId="2058425F" w:rsidR="00562CF2" w:rsidRPr="00562CF2" w:rsidDel="000F57C7" w:rsidRDefault="00562CF2" w:rsidP="00562CF2">
      <w:pPr>
        <w:rPr>
          <w:del w:id="343" w:author="Prof. Ramesh Krishnan" w:date="2024-10-25T17:36:00Z" w16du:dateUtc="2024-10-25T12:06:00Z"/>
        </w:rPr>
      </w:pPr>
      <w:commentRangeStart w:id="344"/>
    </w:p>
    <w:p w14:paraId="24C45D06" w14:textId="15A724A2" w:rsidR="00195308" w:rsidRDefault="00195308" w:rsidP="005A23F4">
      <w:pPr>
        <w:numPr>
          <w:ilvl w:val="0"/>
          <w:numId w:val="13"/>
        </w:numPr>
        <w:spacing w:line="259" w:lineRule="auto"/>
        <w:jc w:val="left"/>
        <w:rPr>
          <w:rFonts w:eastAsia="Times New Roman"/>
          <w:b/>
          <w:bCs/>
          <w:kern w:val="0"/>
          <w:lang w:bidi="ar-SA"/>
          <w14:ligatures w14:val="none"/>
        </w:rPr>
      </w:pPr>
      <w:r>
        <w:rPr>
          <w:rFonts w:eastAsia="Times New Roman"/>
          <w:b/>
          <w:bCs/>
          <w:kern w:val="0"/>
          <w:lang w:bidi="ar-SA"/>
          <w14:ligatures w14:val="none"/>
        </w:rPr>
        <w:t xml:space="preserve">Sets </w:t>
      </w:r>
      <w:commentRangeEnd w:id="344"/>
      <w:r w:rsidR="00210AFE">
        <w:rPr>
          <w:rStyle w:val="CommentReference"/>
          <w:rFonts w:eastAsia="Times New Roman"/>
          <w:b/>
          <w:bCs/>
          <w:kern w:val="0"/>
          <w:sz w:val="24"/>
          <w:szCs w:val="24"/>
          <w:lang w:bidi="ar-SA"/>
          <w14:ligatures w14:val="none"/>
        </w:rPr>
        <w:commentReference w:id="344"/>
      </w:r>
      <w:r>
        <w:rPr>
          <w:rFonts w:eastAsia="Times New Roman"/>
          <w:b/>
          <w:bCs/>
          <w:kern w:val="0"/>
          <w:lang w:bidi="ar-SA"/>
          <w14:ligatures w14:val="none"/>
        </w:rPr>
        <w:t>and Indices</w:t>
      </w:r>
    </w:p>
    <w:p w14:paraId="31F5F65A" w14:textId="14B265BC" w:rsidR="00244598" w:rsidRPr="003F0DF9" w:rsidDel="004F6FFF" w:rsidRDefault="00244598" w:rsidP="00244598">
      <w:pPr>
        <w:pStyle w:val="ListParagraph"/>
        <w:spacing w:line="259" w:lineRule="auto"/>
        <w:jc w:val="left"/>
        <w:rPr>
          <w:del w:id="345" w:author="arun kumar" w:date="2026-07-27T19:11:00Z" w16du:dateUtc="2026-07-27T11:11:00Z"/>
          <w:rFonts w:eastAsia="Times New Roman"/>
          <w:kern w:val="0"/>
          <w:lang w:bidi="ar-SA"/>
          <w14:ligatures w14:val="none"/>
        </w:rPr>
      </w:pPr>
      <w:del w:id="346" w:author="arun kumar" w:date="2026-07-27T19:11:00Z" w16du:dateUtc="2026-07-27T11:11:00Z">
        <w:r w:rsidRPr="003F0DF9" w:rsidDel="004F6FFF">
          <w:rPr>
            <w:rFonts w:eastAsia="Times New Roman"/>
            <w:b/>
            <w:bCs/>
            <w:kern w:val="0"/>
            <w:lang w:bidi="ar-SA"/>
            <w14:ligatures w14:val="none"/>
          </w:rPr>
          <w:delText xml:space="preserve">K: </w:delText>
        </w:r>
        <w:r w:rsidRPr="003F0DF9" w:rsidDel="004F6FFF">
          <w:rPr>
            <w:rFonts w:eastAsia="Times New Roman"/>
            <w:kern w:val="0"/>
            <w:lang w:bidi="ar-SA"/>
            <w14:ligatures w14:val="none"/>
          </w:rPr>
          <w:delText>Total number of checks due (A/B/C/D checks are indexed by aircraft)</w:delText>
        </w:r>
        <w:r w:rsidDel="004F6FFF">
          <w:rPr>
            <w:rFonts w:eastAsia="Times New Roman"/>
            <w:kern w:val="0"/>
            <w:lang w:bidi="ar-SA"/>
            <w14:ligatures w14:val="none"/>
          </w:rPr>
          <w:delText>, indexed by c</w:delText>
        </w:r>
      </w:del>
    </w:p>
    <w:p w14:paraId="6C69FB1D" w14:textId="1AF59233" w:rsidR="00B563E4" w:rsidDel="004F6FFF" w:rsidRDefault="00B563E4" w:rsidP="00244598">
      <w:pPr>
        <w:pStyle w:val="ListParagraph"/>
        <w:spacing w:line="259" w:lineRule="auto"/>
        <w:jc w:val="left"/>
        <w:rPr>
          <w:del w:id="347" w:author="arun kumar" w:date="2026-07-27T19:11:00Z" w16du:dateUtc="2026-07-27T11:11:00Z"/>
          <w:rFonts w:eastAsia="Times New Roman"/>
          <w:b/>
          <w:bCs/>
          <w:kern w:val="0"/>
          <w:lang w:bidi="ar-SA"/>
          <w14:ligatures w14:val="none"/>
        </w:rPr>
      </w:pPr>
    </w:p>
    <w:p w14:paraId="43F89D4F" w14:textId="0FEFB353" w:rsidR="00244598" w:rsidRPr="00244598" w:rsidDel="004F6FFF" w:rsidRDefault="00244598" w:rsidP="00244598">
      <w:pPr>
        <w:pStyle w:val="ListParagraph"/>
        <w:spacing w:line="259" w:lineRule="auto"/>
        <w:jc w:val="left"/>
        <w:rPr>
          <w:del w:id="348" w:author="arun kumar" w:date="2026-07-27T19:11:00Z" w16du:dateUtc="2026-07-27T11:11:00Z"/>
          <w:rFonts w:eastAsia="Times New Roman"/>
          <w:kern w:val="0"/>
          <w:lang w:bidi="ar-SA"/>
          <w14:ligatures w14:val="none"/>
        </w:rPr>
      </w:pPr>
      <w:del w:id="349" w:author="arun kumar" w:date="2026-07-27T19:11:00Z" w16du:dateUtc="2026-07-27T11:11:00Z">
        <w:r w:rsidRPr="00244598" w:rsidDel="004F6FFF">
          <w:rPr>
            <w:rFonts w:eastAsia="Times New Roman"/>
            <w:b/>
            <w:bCs/>
            <w:kern w:val="0"/>
            <w:lang w:bidi="ar-SA"/>
            <w14:ligatures w14:val="none"/>
          </w:rPr>
          <w:delText>L</w:delText>
        </w:r>
        <w:r w:rsidRPr="00244598" w:rsidDel="004F6FFF">
          <w:rPr>
            <w:rFonts w:eastAsia="Times New Roman"/>
            <w:kern w:val="0"/>
            <w:lang w:bidi="ar-SA"/>
            <w14:ligatures w14:val="none"/>
          </w:rPr>
          <w:delText>: Total number of maintenance-stations, indexed by m.</w:delText>
        </w:r>
      </w:del>
    </w:p>
    <w:p w14:paraId="22FD5296" w14:textId="79BF265B" w:rsidR="00B563E4" w:rsidDel="004F6FFF" w:rsidRDefault="00B563E4" w:rsidP="00244598">
      <w:pPr>
        <w:pStyle w:val="ListParagraph"/>
        <w:spacing w:line="259" w:lineRule="auto"/>
        <w:jc w:val="left"/>
        <w:rPr>
          <w:del w:id="350" w:author="arun kumar" w:date="2026-07-27T19:11:00Z" w16du:dateUtc="2026-07-27T11:11:00Z"/>
          <w:rFonts w:eastAsia="Times New Roman"/>
          <w:b/>
          <w:bCs/>
          <w:kern w:val="0"/>
          <w:lang w:bidi="ar-SA"/>
          <w14:ligatures w14:val="none"/>
        </w:rPr>
      </w:pPr>
    </w:p>
    <w:p w14:paraId="33B7A589" w14:textId="02EEDD10" w:rsidR="00244598" w:rsidRPr="00244598" w:rsidDel="004F6FFF" w:rsidRDefault="00244598" w:rsidP="00244598">
      <w:pPr>
        <w:pStyle w:val="ListParagraph"/>
        <w:spacing w:line="259" w:lineRule="auto"/>
        <w:jc w:val="left"/>
        <w:rPr>
          <w:del w:id="351" w:author="arun kumar" w:date="2026-07-27T19:11:00Z" w16du:dateUtc="2026-07-27T11:11:00Z"/>
          <w:rFonts w:eastAsia="Times New Roman"/>
          <w:kern w:val="0"/>
          <w:lang w:bidi="ar-SA"/>
          <w14:ligatures w14:val="none"/>
        </w:rPr>
      </w:pPr>
      <w:del w:id="352" w:author="arun kumar" w:date="2026-07-27T19:11:00Z" w16du:dateUtc="2026-07-27T11:11:00Z">
        <w:r w:rsidRPr="00244598" w:rsidDel="004F6FFF">
          <w:rPr>
            <w:rFonts w:eastAsia="Times New Roman"/>
            <w:b/>
            <w:bCs/>
            <w:kern w:val="0"/>
            <w:lang w:bidi="ar-SA"/>
            <w14:ligatures w14:val="none"/>
          </w:rPr>
          <w:delText>M</w:delText>
        </w:r>
        <w:r w:rsidRPr="00244598" w:rsidDel="004F6FFF">
          <w:rPr>
            <w:rFonts w:eastAsia="Times New Roman"/>
            <w:kern w:val="0"/>
            <w:lang w:bidi="ar-SA"/>
            <w14:ligatures w14:val="none"/>
          </w:rPr>
          <w:delText>: Total number of flights, indexed by j.</w:delText>
        </w:r>
      </w:del>
    </w:p>
    <w:p w14:paraId="5E52BD07" w14:textId="20A35900" w:rsidR="00B563E4" w:rsidDel="004F6FFF" w:rsidRDefault="00B563E4" w:rsidP="00244598">
      <w:pPr>
        <w:pStyle w:val="ListParagraph"/>
        <w:spacing w:line="259" w:lineRule="auto"/>
        <w:jc w:val="left"/>
        <w:rPr>
          <w:del w:id="353" w:author="arun kumar" w:date="2026-07-27T19:11:00Z" w16du:dateUtc="2026-07-27T11:11:00Z"/>
          <w:rFonts w:eastAsia="Times New Roman"/>
          <w:b/>
          <w:bCs/>
          <w:kern w:val="0"/>
          <w:lang w:bidi="ar-SA"/>
          <w14:ligatures w14:val="none"/>
        </w:rPr>
      </w:pPr>
    </w:p>
    <w:p w14:paraId="27563756" w14:textId="03A19634" w:rsidR="00244598" w:rsidRPr="00244598" w:rsidDel="004F6FFF" w:rsidRDefault="00244598" w:rsidP="00244598">
      <w:pPr>
        <w:pStyle w:val="ListParagraph"/>
        <w:spacing w:line="259" w:lineRule="auto"/>
        <w:jc w:val="left"/>
        <w:rPr>
          <w:del w:id="354" w:author="arun kumar" w:date="2026-07-27T19:11:00Z" w16du:dateUtc="2026-07-27T11:11:00Z"/>
          <w:rFonts w:eastAsia="Times New Roman"/>
          <w:kern w:val="0"/>
          <w:lang w:bidi="ar-SA"/>
          <w14:ligatures w14:val="none"/>
        </w:rPr>
      </w:pPr>
      <w:del w:id="355" w:author="arun kumar" w:date="2026-07-27T19:11:00Z" w16du:dateUtc="2026-07-27T11:11:00Z">
        <w:r w:rsidRPr="00244598" w:rsidDel="004F6FFF">
          <w:rPr>
            <w:rFonts w:eastAsia="Times New Roman"/>
            <w:b/>
            <w:bCs/>
            <w:kern w:val="0"/>
            <w:lang w:bidi="ar-SA"/>
            <w14:ligatures w14:val="none"/>
          </w:rPr>
          <w:delText>N</w:delText>
        </w:r>
        <w:r w:rsidRPr="00244598" w:rsidDel="004F6FFF">
          <w:rPr>
            <w:rFonts w:eastAsia="Times New Roman"/>
            <w:kern w:val="0"/>
            <w:lang w:bidi="ar-SA"/>
            <w14:ligatures w14:val="none"/>
          </w:rPr>
          <w:delText>: Total number of aircraft, indexed by i</w:delText>
        </w:r>
      </w:del>
    </w:p>
    <w:p w14:paraId="396A5C0C" w14:textId="77777777" w:rsidR="00195308" w:rsidRDefault="00195308" w:rsidP="00244598">
      <w:pPr>
        <w:spacing w:line="259" w:lineRule="auto"/>
        <w:ind w:left="720"/>
        <w:jc w:val="left"/>
        <w:rPr>
          <w:ins w:id="356" w:author="arun kumar" w:date="2026-07-27T19:11:00Z" w16du:dateUtc="2026-07-27T11:11:00Z"/>
          <w:rFonts w:eastAsia="Times New Roman"/>
          <w:b/>
          <w:bCs/>
          <w:kern w:val="0"/>
          <w:lang w:bidi="ar-SA"/>
          <w14:ligatures w14:val="none"/>
        </w:rPr>
      </w:pPr>
    </w:p>
    <w:tbl>
      <w:tblPr>
        <w:tblStyle w:val="TableGrid"/>
        <w:tblW w:w="0" w:type="auto"/>
        <w:tblInd w:w="607" w:type="dxa"/>
        <w:tblLook w:val="04A0" w:firstRow="1" w:lastRow="0" w:firstColumn="1" w:lastColumn="0" w:noHBand="0" w:noVBand="1"/>
        <w:tblPrChange w:id="357" w:author="arun kumar" w:date="2026-07-27T19:17:00Z" w16du:dateUtc="2026-07-27T11:17:00Z">
          <w:tblPr>
            <w:tblStyle w:val="TableGrid"/>
            <w:tblW w:w="0" w:type="auto"/>
            <w:tblInd w:w="720" w:type="dxa"/>
            <w:tblLook w:val="04A0" w:firstRow="1" w:lastRow="0" w:firstColumn="1" w:lastColumn="0" w:noHBand="0" w:noVBand="1"/>
          </w:tblPr>
        </w:tblPrChange>
      </w:tblPr>
      <w:tblGrid>
        <w:gridCol w:w="3666"/>
        <w:gridCol w:w="5077"/>
        <w:tblGridChange w:id="358">
          <w:tblGrid>
            <w:gridCol w:w="113"/>
            <w:gridCol w:w="2335"/>
            <w:gridCol w:w="1218"/>
            <w:gridCol w:w="854"/>
            <w:gridCol w:w="4110"/>
            <w:gridCol w:w="113"/>
          </w:tblGrid>
        </w:tblGridChange>
      </w:tblGrid>
      <w:tr w:rsidR="004F6FFF" w14:paraId="4401D5C0" w14:textId="77777777" w:rsidTr="004F6FFF">
        <w:trPr>
          <w:ins w:id="359" w:author="arun kumar" w:date="2026-07-27T19:12:00Z" w16du:dateUtc="2026-07-27T11:12:00Z"/>
          <w:trPrChange w:id="360" w:author="arun kumar" w:date="2026-07-27T19:17:00Z" w16du:dateUtc="2026-07-27T11:17:00Z">
            <w:trPr>
              <w:gridBefore w:val="1"/>
            </w:trPr>
          </w:trPrChange>
        </w:trPr>
        <w:tc>
          <w:tcPr>
            <w:tcW w:w="3078" w:type="dxa"/>
            <w:tcPrChange w:id="361" w:author="arun kumar" w:date="2026-07-27T19:17:00Z" w16du:dateUtc="2026-07-27T11:17:00Z">
              <w:tcPr>
                <w:tcW w:w="4675" w:type="dxa"/>
                <w:gridSpan w:val="3"/>
              </w:tcPr>
            </w:tcPrChange>
          </w:tcPr>
          <w:p w14:paraId="0C46E7E4" w14:textId="505B835E" w:rsidR="004F6FFF" w:rsidRDefault="004F6FFF" w:rsidP="004F6FFF">
            <w:pPr>
              <w:spacing w:line="259" w:lineRule="auto"/>
              <w:rPr>
                <w:ins w:id="362" w:author="arun kumar" w:date="2026-07-27T19:12:00Z" w16du:dateUtc="2026-07-27T11:12:00Z"/>
                <w:rFonts w:eastAsia="Times New Roman"/>
                <w:b/>
                <w:bCs/>
                <w:kern w:val="0"/>
                <w:lang w:bidi="ar-SA"/>
                <w14:ligatures w14:val="none"/>
              </w:rPr>
              <w:pPrChange w:id="363" w:author="arun kumar" w:date="2026-07-27T19:12:00Z" w16du:dateUtc="2026-07-27T11:12:00Z">
                <w:pPr>
                  <w:spacing w:line="259" w:lineRule="auto"/>
                  <w:jc w:val="left"/>
                </w:pPr>
              </w:pPrChange>
            </w:pPr>
            <m:oMathPara>
              <m:oMath>
                <m:borderBox>
                  <m:borderBoxPr>
                    <m:ctrlPr>
                      <w:ins w:id="364" w:author="arun kumar" w:date="2026-07-27T19:12:00Z" w16du:dateUtc="2026-07-27T11:12:00Z">
                        <w:rPr>
                          <w:rFonts w:ascii="Cambria Math" w:hAnsi="Cambria Math"/>
                        </w:rPr>
                      </w:ins>
                    </m:ctrlPr>
                  </m:borderBoxPr>
                  <m:e>
                    <m:r>
                      <w:ins w:id="365" w:author="arun kumar" w:date="2026-07-27T19:12:00Z" w16du:dateUtc="2026-07-27T11:12:00Z">
                        <m:rPr>
                          <m:scr m:val="script"/>
                        </m:rPr>
                        <w:rPr>
                          <w:rFonts w:ascii="Cambria Math" w:hAnsi="Cambria Math"/>
                        </w:rPr>
                        <m:t>F=</m:t>
                      </w:ins>
                    </m:r>
                    <m:d>
                      <m:dPr>
                        <m:begChr m:val="{"/>
                        <m:sepChr m:val=","/>
                        <m:endChr m:val="}"/>
                        <m:ctrlPr>
                          <w:ins w:id="366" w:author="arun kumar" w:date="2026-07-27T19:12:00Z" w16du:dateUtc="2026-07-27T11:12:00Z">
                            <w:rPr>
                              <w:rFonts w:ascii="Cambria Math" w:hAnsi="Cambria Math"/>
                            </w:rPr>
                          </w:ins>
                        </m:ctrlPr>
                      </m:dPr>
                      <m:e>
                        <m:r>
                          <w:ins w:id="367" w:author="arun kumar" w:date="2026-07-27T19:12:00Z" w16du:dateUtc="2026-07-27T11:12:00Z">
                            <w:rPr>
                              <w:rFonts w:ascii="Cambria Math" w:hAnsi="Cambria Math"/>
                            </w:rPr>
                            <m:t>1</m:t>
                          </w:ins>
                        </m:r>
                      </m:e>
                      <m:e>
                        <m:r>
                          <w:ins w:id="368" w:author="arun kumar" w:date="2026-07-27T19:12:00Z" w16du:dateUtc="2026-07-27T11:12:00Z">
                            <w:rPr>
                              <w:rFonts w:ascii="Cambria Math" w:hAnsi="Cambria Math"/>
                            </w:rPr>
                            <m:t>2</m:t>
                          </w:ins>
                        </m:r>
                      </m:e>
                      <m:e>
                        <m:r>
                          <w:ins w:id="369" w:author="arun kumar" w:date="2026-07-27T19:12:00Z" w16du:dateUtc="2026-07-27T11:12:00Z">
                            <w:rPr>
                              <w:rFonts w:ascii="Cambria Math" w:hAnsi="Cambria Math"/>
                            </w:rPr>
                            <m:t>…</m:t>
                          </w:ins>
                        </m:r>
                      </m:e>
                      <m:e>
                        <m:sSub>
                          <m:sSubPr>
                            <m:ctrlPr>
                              <w:ins w:id="370" w:author="arun kumar" w:date="2026-07-27T19:12:00Z" w16du:dateUtc="2026-07-27T11:12:00Z">
                                <w:rPr>
                                  <w:rFonts w:ascii="Cambria Math" w:hAnsi="Cambria Math"/>
                                </w:rPr>
                              </w:ins>
                            </m:ctrlPr>
                          </m:sSubPr>
                          <m:e>
                            <m:r>
                              <w:ins w:id="371" w:author="arun kumar" w:date="2026-07-27T19:12:00Z" w16du:dateUtc="2026-07-27T11:12:00Z">
                                <w:rPr>
                                  <w:rFonts w:ascii="Cambria Math" w:hAnsi="Cambria Math"/>
                                </w:rPr>
                                <m:t>N</m:t>
                              </w:ins>
                            </m:r>
                          </m:e>
                          <m:sub>
                            <m:r>
                              <w:ins w:id="372" w:author="arun kumar" w:date="2026-07-27T19:12:00Z" w16du:dateUtc="2026-07-27T11:12:00Z">
                                <w:rPr>
                                  <w:rFonts w:ascii="Cambria Math" w:hAnsi="Cambria Math"/>
                                </w:rPr>
                                <m:t>F</m:t>
                              </w:ins>
                            </m:r>
                          </m:sub>
                        </m:sSub>
                      </m:e>
                    </m:d>
                  </m:e>
                </m:borderBox>
              </m:oMath>
            </m:oMathPara>
          </w:p>
        </w:tc>
        <w:tc>
          <w:tcPr>
            <w:tcW w:w="5552" w:type="dxa"/>
            <w:tcPrChange w:id="373" w:author="arun kumar" w:date="2026-07-27T19:17:00Z" w16du:dateUtc="2026-07-27T11:17:00Z">
              <w:tcPr>
                <w:tcW w:w="4675" w:type="dxa"/>
                <w:gridSpan w:val="2"/>
              </w:tcPr>
            </w:tcPrChange>
          </w:tcPr>
          <w:p w14:paraId="173AC0C4" w14:textId="354DC9DA" w:rsidR="004F6FFF" w:rsidRDefault="004F6FFF" w:rsidP="00244598">
            <w:pPr>
              <w:spacing w:line="259" w:lineRule="auto"/>
              <w:jc w:val="left"/>
              <w:rPr>
                <w:ins w:id="374" w:author="arun kumar" w:date="2026-07-27T19:12:00Z" w16du:dateUtc="2026-07-27T11:12:00Z"/>
                <w:rFonts w:eastAsia="Times New Roman"/>
                <w:b/>
                <w:bCs/>
                <w:kern w:val="0"/>
                <w:lang w:bidi="ar-SA"/>
                <w14:ligatures w14:val="none"/>
              </w:rPr>
            </w:pPr>
            <w:ins w:id="375" w:author="arun kumar" w:date="2026-07-27T19:12:00Z" w16du:dateUtc="2026-07-27T11:12:00Z">
              <w:r w:rsidRPr="006C4443">
                <w:t xml:space="preserve">denotes the set of scheduled flights, where </w:t>
              </w:r>
            </w:ins>
            <m:oMath>
              <m:sSub>
                <m:sSubPr>
                  <m:ctrlPr>
                    <w:ins w:id="376" w:author="arun kumar" w:date="2026-07-27T19:12:00Z" w16du:dateUtc="2026-07-27T11:12:00Z">
                      <w:rPr>
                        <w:rFonts w:ascii="Cambria Math" w:hAnsi="Cambria Math"/>
                      </w:rPr>
                    </w:ins>
                  </m:ctrlPr>
                </m:sSubPr>
                <m:e>
                  <m:r>
                    <w:ins w:id="377" w:author="arun kumar" w:date="2026-07-27T19:12:00Z" w16du:dateUtc="2026-07-27T11:12:00Z">
                      <w:rPr>
                        <w:rFonts w:ascii="Cambria Math" w:hAnsi="Cambria Math"/>
                      </w:rPr>
                      <m:t>N</m:t>
                    </w:ins>
                  </m:r>
                </m:e>
                <m:sub>
                  <m:r>
                    <w:ins w:id="378" w:author="arun kumar" w:date="2026-07-27T19:12:00Z" w16du:dateUtc="2026-07-27T11:12:00Z">
                      <w:rPr>
                        <w:rFonts w:ascii="Cambria Math" w:hAnsi="Cambria Math"/>
                      </w:rPr>
                      <m:t>F</m:t>
                    </w:ins>
                  </m:r>
                </m:sub>
              </m:sSub>
            </m:oMath>
            <w:ins w:id="379" w:author="arun kumar" w:date="2026-07-27T19:12:00Z" w16du:dateUtc="2026-07-27T11:12:00Z">
              <w:r w:rsidRPr="006C4443">
                <w:t xml:space="preserve">is the total number of scheduled flights. The elements of </w:t>
              </w:r>
            </w:ins>
            <m:oMath>
              <m:r>
                <w:ins w:id="380" w:author="arun kumar" w:date="2026-07-27T19:12:00Z" w16du:dateUtc="2026-07-27T11:12:00Z">
                  <m:rPr>
                    <m:scr m:val="script"/>
                  </m:rPr>
                  <w:rPr>
                    <w:rFonts w:ascii="Cambria Math" w:hAnsi="Cambria Math"/>
                  </w:rPr>
                  <m:t>F</m:t>
                </w:ins>
              </m:r>
            </m:oMath>
            <w:ins w:id="381" w:author="arun kumar" w:date="2026-07-27T19:12:00Z" w16du:dateUtc="2026-07-27T11:12:00Z">
              <w:r w:rsidRPr="006C4443">
                <w:t xml:space="preserve">are indexed by </w:t>
              </w:r>
            </w:ins>
            <m:oMath>
              <m:r>
                <w:ins w:id="382" w:author="arun kumar" w:date="2026-07-27T19:12:00Z" w16du:dateUtc="2026-07-27T11:12:00Z">
                  <w:rPr>
                    <w:rFonts w:ascii="Cambria Math" w:hAnsi="Cambria Math"/>
                  </w:rPr>
                  <m:t>i</m:t>
                </w:ins>
              </m:r>
            </m:oMath>
            <w:ins w:id="383" w:author="arun kumar" w:date="2026-07-27T19:12:00Z" w16du:dateUtc="2026-07-27T11:12:00Z">
              <w:r w:rsidRPr="006C4443">
                <w:t xml:space="preserve">and </w:t>
              </w:r>
            </w:ins>
            <m:oMath>
              <m:r>
                <w:ins w:id="384" w:author="arun kumar" w:date="2026-07-27T19:12:00Z" w16du:dateUtc="2026-07-27T11:12:00Z">
                  <w:rPr>
                    <w:rFonts w:ascii="Cambria Math" w:hAnsi="Cambria Math"/>
                  </w:rPr>
                  <m:t>r</m:t>
                </w:ins>
              </m:r>
            </m:oMath>
          </w:p>
        </w:tc>
      </w:tr>
      <w:tr w:rsidR="004F6FFF" w14:paraId="6B71214F" w14:textId="77777777" w:rsidTr="004F6FFF">
        <w:trPr>
          <w:ins w:id="385" w:author="arun kumar" w:date="2026-07-27T19:12:00Z" w16du:dateUtc="2026-07-27T11:12:00Z"/>
          <w:trPrChange w:id="386" w:author="arun kumar" w:date="2026-07-27T19:17:00Z" w16du:dateUtc="2026-07-27T11:17:00Z">
            <w:trPr>
              <w:gridBefore w:val="1"/>
            </w:trPr>
          </w:trPrChange>
        </w:trPr>
        <w:tc>
          <w:tcPr>
            <w:tcW w:w="3078" w:type="dxa"/>
            <w:tcPrChange w:id="387" w:author="arun kumar" w:date="2026-07-27T19:17:00Z" w16du:dateUtc="2026-07-27T11:17:00Z">
              <w:tcPr>
                <w:tcW w:w="4675" w:type="dxa"/>
                <w:gridSpan w:val="3"/>
              </w:tcPr>
            </w:tcPrChange>
          </w:tcPr>
          <w:p w14:paraId="15720995" w14:textId="46FC2CEE" w:rsidR="004F6FFF" w:rsidRDefault="004F6FFF" w:rsidP="004F6FFF">
            <w:pPr>
              <w:spacing w:line="259" w:lineRule="auto"/>
              <w:rPr>
                <w:ins w:id="388" w:author="arun kumar" w:date="2026-07-27T19:12:00Z" w16du:dateUtc="2026-07-27T11:12:00Z"/>
                <w:rFonts w:eastAsia="Times New Roman"/>
                <w:b/>
                <w:bCs/>
                <w:kern w:val="0"/>
                <w:lang w:bidi="ar-SA"/>
                <w14:ligatures w14:val="none"/>
              </w:rPr>
              <w:pPrChange w:id="389" w:author="arun kumar" w:date="2026-07-27T19:12:00Z" w16du:dateUtc="2026-07-27T11:12:00Z">
                <w:pPr>
                  <w:spacing w:line="259" w:lineRule="auto"/>
                  <w:jc w:val="left"/>
                </w:pPr>
              </w:pPrChange>
            </w:pPr>
            <m:oMathPara>
              <m:oMath>
                <m:borderBox>
                  <m:borderBoxPr>
                    <m:ctrlPr>
                      <w:ins w:id="390" w:author="arun kumar" w:date="2026-07-27T19:12:00Z" w16du:dateUtc="2026-07-27T11:12:00Z">
                        <w:rPr>
                          <w:rFonts w:ascii="Cambria Math" w:hAnsi="Cambria Math"/>
                        </w:rPr>
                      </w:ins>
                    </m:ctrlPr>
                  </m:borderBoxPr>
                  <m:e>
                    <m:r>
                      <w:ins w:id="391" w:author="arun kumar" w:date="2026-07-27T19:12:00Z" w16du:dateUtc="2026-07-27T11:12:00Z">
                        <m:rPr>
                          <m:scr m:val="script"/>
                        </m:rPr>
                        <w:rPr>
                          <w:rFonts w:ascii="Cambria Math" w:hAnsi="Cambria Math"/>
                        </w:rPr>
                        <m:t>P=</m:t>
                      </w:ins>
                    </m:r>
                    <m:d>
                      <m:dPr>
                        <m:begChr m:val="{"/>
                        <m:sepChr m:val=","/>
                        <m:endChr m:val="}"/>
                        <m:ctrlPr>
                          <w:ins w:id="392" w:author="arun kumar" w:date="2026-07-27T19:12:00Z" w16du:dateUtc="2026-07-27T11:12:00Z">
                            <w:rPr>
                              <w:rFonts w:ascii="Cambria Math" w:hAnsi="Cambria Math"/>
                            </w:rPr>
                          </w:ins>
                        </m:ctrlPr>
                      </m:dPr>
                      <m:e>
                        <m:r>
                          <w:ins w:id="393" w:author="arun kumar" w:date="2026-07-27T19:12:00Z" w16du:dateUtc="2026-07-27T11:12:00Z">
                            <w:rPr>
                              <w:rFonts w:ascii="Cambria Math" w:hAnsi="Cambria Math"/>
                            </w:rPr>
                            <m:t>1</m:t>
                          </w:ins>
                        </m:r>
                      </m:e>
                      <m:e>
                        <m:r>
                          <w:ins w:id="394" w:author="arun kumar" w:date="2026-07-27T19:12:00Z" w16du:dateUtc="2026-07-27T11:12:00Z">
                            <w:rPr>
                              <w:rFonts w:ascii="Cambria Math" w:hAnsi="Cambria Math"/>
                            </w:rPr>
                            <m:t>2</m:t>
                          </w:ins>
                        </m:r>
                      </m:e>
                      <m:e>
                        <m:r>
                          <w:ins w:id="395" w:author="arun kumar" w:date="2026-07-27T19:12:00Z" w16du:dateUtc="2026-07-27T11:12:00Z">
                            <w:rPr>
                              <w:rFonts w:ascii="Cambria Math" w:hAnsi="Cambria Math"/>
                            </w:rPr>
                            <m:t>…</m:t>
                          </w:ins>
                        </m:r>
                      </m:e>
                      <m:e>
                        <m:sSub>
                          <m:sSubPr>
                            <m:ctrlPr>
                              <w:ins w:id="396" w:author="arun kumar" w:date="2026-07-27T19:12:00Z" w16du:dateUtc="2026-07-27T11:12:00Z">
                                <w:rPr>
                                  <w:rFonts w:ascii="Cambria Math" w:hAnsi="Cambria Math"/>
                                </w:rPr>
                              </w:ins>
                            </m:ctrlPr>
                          </m:sSubPr>
                          <m:e>
                            <m:r>
                              <w:ins w:id="397" w:author="arun kumar" w:date="2026-07-27T19:12:00Z" w16du:dateUtc="2026-07-27T11:12:00Z">
                                <w:rPr>
                                  <w:rFonts w:ascii="Cambria Math" w:hAnsi="Cambria Math"/>
                                </w:rPr>
                                <m:t>N</m:t>
                              </w:ins>
                            </m:r>
                          </m:e>
                          <m:sub>
                            <m:r>
                              <w:ins w:id="398" w:author="arun kumar" w:date="2026-07-27T19:12:00Z" w16du:dateUtc="2026-07-27T11:12:00Z">
                                <w:rPr>
                                  <w:rFonts w:ascii="Cambria Math" w:hAnsi="Cambria Math"/>
                                </w:rPr>
                                <m:t>P</m:t>
                              </w:ins>
                            </m:r>
                          </m:sub>
                        </m:sSub>
                      </m:e>
                    </m:d>
                  </m:e>
                </m:borderBox>
              </m:oMath>
            </m:oMathPara>
          </w:p>
        </w:tc>
        <w:tc>
          <w:tcPr>
            <w:tcW w:w="5552" w:type="dxa"/>
            <w:tcPrChange w:id="399" w:author="arun kumar" w:date="2026-07-27T19:17:00Z" w16du:dateUtc="2026-07-27T11:17:00Z">
              <w:tcPr>
                <w:tcW w:w="4675" w:type="dxa"/>
                <w:gridSpan w:val="2"/>
              </w:tcPr>
            </w:tcPrChange>
          </w:tcPr>
          <w:p w14:paraId="52E66302" w14:textId="14936A48" w:rsidR="004F6FFF" w:rsidRDefault="004F6FFF" w:rsidP="00244598">
            <w:pPr>
              <w:spacing w:line="259" w:lineRule="auto"/>
              <w:jc w:val="left"/>
              <w:rPr>
                <w:ins w:id="400" w:author="arun kumar" w:date="2026-07-27T19:12:00Z" w16du:dateUtc="2026-07-27T11:12:00Z"/>
                <w:rFonts w:eastAsia="Times New Roman"/>
                <w:b/>
                <w:bCs/>
                <w:kern w:val="0"/>
                <w:lang w:bidi="ar-SA"/>
                <w14:ligatures w14:val="none"/>
              </w:rPr>
            </w:pPr>
            <w:ins w:id="401" w:author="arun kumar" w:date="2026-07-27T19:13:00Z" w16du:dateUtc="2026-07-27T11:13:00Z">
              <w:r w:rsidRPr="006C4443">
                <w:t xml:space="preserve">denotes the set of individual aircraft, where </w:t>
              </w:r>
            </w:ins>
            <m:oMath>
              <m:sSub>
                <m:sSubPr>
                  <m:ctrlPr>
                    <w:ins w:id="402" w:author="arun kumar" w:date="2026-07-27T19:13:00Z" w16du:dateUtc="2026-07-27T11:13:00Z">
                      <w:rPr>
                        <w:rFonts w:ascii="Cambria Math" w:hAnsi="Cambria Math"/>
                      </w:rPr>
                    </w:ins>
                  </m:ctrlPr>
                </m:sSubPr>
                <m:e>
                  <m:r>
                    <w:ins w:id="403" w:author="arun kumar" w:date="2026-07-27T19:13:00Z" w16du:dateUtc="2026-07-27T11:13:00Z">
                      <w:rPr>
                        <w:rFonts w:ascii="Cambria Math" w:hAnsi="Cambria Math"/>
                      </w:rPr>
                      <m:t>N</m:t>
                    </w:ins>
                  </m:r>
                </m:e>
                <m:sub>
                  <m:r>
                    <w:ins w:id="404" w:author="arun kumar" w:date="2026-07-27T19:13:00Z" w16du:dateUtc="2026-07-27T11:13:00Z">
                      <w:rPr>
                        <w:rFonts w:ascii="Cambria Math" w:hAnsi="Cambria Math"/>
                      </w:rPr>
                      <m:t>P</m:t>
                    </w:ins>
                  </m:r>
                </m:sub>
              </m:sSub>
            </m:oMath>
            <w:ins w:id="405" w:author="arun kumar" w:date="2026-07-27T19:13:00Z" w16du:dateUtc="2026-07-27T11:13:00Z">
              <w:r w:rsidRPr="006C4443">
                <w:t xml:space="preserve">is the total number of available aircraft. The elements of </w:t>
              </w:r>
            </w:ins>
            <m:oMath>
              <m:r>
                <w:ins w:id="406" w:author="arun kumar" w:date="2026-07-27T19:13:00Z" w16du:dateUtc="2026-07-27T11:13:00Z">
                  <m:rPr>
                    <m:scr m:val="script"/>
                  </m:rPr>
                  <w:rPr>
                    <w:rFonts w:ascii="Cambria Math" w:hAnsi="Cambria Math"/>
                  </w:rPr>
                  <m:t>P</m:t>
                </w:ins>
              </m:r>
            </m:oMath>
            <w:ins w:id="407" w:author="arun kumar" w:date="2026-07-27T19:13:00Z" w16du:dateUtc="2026-07-27T11:13:00Z">
              <w:r w:rsidRPr="006C4443">
                <w:t xml:space="preserve">are indexed by </w:t>
              </w:r>
            </w:ins>
            <m:oMath>
              <m:r>
                <w:ins w:id="408" w:author="arun kumar" w:date="2026-07-27T19:13:00Z" w16du:dateUtc="2026-07-27T11:13:00Z">
                  <w:rPr>
                    <w:rFonts w:ascii="Cambria Math" w:hAnsi="Cambria Math"/>
                  </w:rPr>
                  <m:t>j</m:t>
                </w:ins>
              </m:r>
            </m:oMath>
          </w:p>
        </w:tc>
      </w:tr>
      <w:tr w:rsidR="004F6FFF" w14:paraId="1DE6C1A6" w14:textId="77777777" w:rsidTr="004F6FFF">
        <w:trPr>
          <w:ins w:id="409" w:author="arun kumar" w:date="2026-07-27T19:12:00Z" w16du:dateUtc="2026-07-27T11:12:00Z"/>
          <w:trPrChange w:id="410" w:author="arun kumar" w:date="2026-07-27T19:17:00Z" w16du:dateUtc="2026-07-27T11:17:00Z">
            <w:trPr>
              <w:gridBefore w:val="1"/>
            </w:trPr>
          </w:trPrChange>
        </w:trPr>
        <w:tc>
          <w:tcPr>
            <w:tcW w:w="3078" w:type="dxa"/>
            <w:tcPrChange w:id="411" w:author="arun kumar" w:date="2026-07-27T19:17:00Z" w16du:dateUtc="2026-07-27T11:17:00Z">
              <w:tcPr>
                <w:tcW w:w="4675" w:type="dxa"/>
                <w:gridSpan w:val="3"/>
              </w:tcPr>
            </w:tcPrChange>
          </w:tcPr>
          <w:p w14:paraId="6E17CEE1" w14:textId="70FE8899" w:rsidR="004F6FFF" w:rsidRDefault="004F6FFF" w:rsidP="004F6FFF">
            <w:pPr>
              <w:spacing w:line="259" w:lineRule="auto"/>
              <w:rPr>
                <w:ins w:id="412" w:author="arun kumar" w:date="2026-07-27T19:12:00Z" w16du:dateUtc="2026-07-27T11:12:00Z"/>
                <w:rFonts w:eastAsia="Times New Roman"/>
                <w:b/>
                <w:bCs/>
                <w:kern w:val="0"/>
                <w:lang w:bidi="ar-SA"/>
                <w14:ligatures w14:val="none"/>
              </w:rPr>
              <w:pPrChange w:id="413" w:author="arun kumar" w:date="2026-07-27T19:12:00Z" w16du:dateUtc="2026-07-27T11:12:00Z">
                <w:pPr>
                  <w:spacing w:line="259" w:lineRule="auto"/>
                  <w:jc w:val="left"/>
                </w:pPr>
              </w:pPrChange>
            </w:pPr>
            <m:oMathPara>
              <m:oMath>
                <m:r>
                  <w:ins w:id="414" w:author="arun kumar" w:date="2026-07-27T19:13:00Z" w16du:dateUtc="2026-07-27T11:13:00Z">
                    <m:rPr>
                      <m:scr m:val="script"/>
                    </m:rPr>
                    <w:rPr>
                      <w:rFonts w:ascii="Cambria Math" w:hAnsi="Cambria Math"/>
                    </w:rPr>
                    <m:t>A=</m:t>
                  </w:ins>
                </m:r>
                <m:d>
                  <m:dPr>
                    <m:begChr m:val="{"/>
                    <m:sepChr m:val=","/>
                    <m:endChr m:val="}"/>
                    <m:ctrlPr>
                      <w:ins w:id="415" w:author="arun kumar" w:date="2026-07-27T19:13:00Z" w16du:dateUtc="2026-07-27T11:13:00Z">
                        <w:rPr>
                          <w:rFonts w:ascii="Cambria Math" w:hAnsi="Cambria Math"/>
                        </w:rPr>
                      </w:ins>
                    </m:ctrlPr>
                  </m:dPr>
                  <m:e>
                    <m:r>
                      <w:ins w:id="416" w:author="arun kumar" w:date="2026-07-27T19:13:00Z" w16du:dateUtc="2026-07-27T11:13:00Z">
                        <w:rPr>
                          <w:rFonts w:ascii="Cambria Math" w:hAnsi="Cambria Math"/>
                        </w:rPr>
                        <m:t>1</m:t>
                      </w:ins>
                    </m:r>
                  </m:e>
                  <m:e>
                    <m:r>
                      <w:ins w:id="417" w:author="arun kumar" w:date="2026-07-27T19:13:00Z" w16du:dateUtc="2026-07-27T11:13:00Z">
                        <w:rPr>
                          <w:rFonts w:ascii="Cambria Math" w:hAnsi="Cambria Math"/>
                        </w:rPr>
                        <m:t>2</m:t>
                      </w:ins>
                    </m:r>
                  </m:e>
                  <m:e>
                    <m:r>
                      <w:ins w:id="418" w:author="arun kumar" w:date="2026-07-27T19:13:00Z" w16du:dateUtc="2026-07-27T11:13:00Z">
                        <w:rPr>
                          <w:rFonts w:ascii="Cambria Math" w:hAnsi="Cambria Math"/>
                        </w:rPr>
                        <m:t>…</m:t>
                      </w:ins>
                    </m:r>
                  </m:e>
                  <m:e>
                    <m:sSub>
                      <m:sSubPr>
                        <m:ctrlPr>
                          <w:ins w:id="419" w:author="arun kumar" w:date="2026-07-27T19:13:00Z" w16du:dateUtc="2026-07-27T11:13:00Z">
                            <w:rPr>
                              <w:rFonts w:ascii="Cambria Math" w:hAnsi="Cambria Math"/>
                            </w:rPr>
                          </w:ins>
                        </m:ctrlPr>
                      </m:sSubPr>
                      <m:e>
                        <m:r>
                          <w:ins w:id="420" w:author="arun kumar" w:date="2026-07-27T19:13:00Z" w16du:dateUtc="2026-07-27T11:13:00Z">
                            <w:rPr>
                              <w:rFonts w:ascii="Cambria Math" w:hAnsi="Cambria Math"/>
                            </w:rPr>
                            <m:t>N</m:t>
                          </w:ins>
                        </m:r>
                      </m:e>
                      <m:sub>
                        <m:r>
                          <w:ins w:id="421" w:author="arun kumar" w:date="2026-07-27T19:13:00Z" w16du:dateUtc="2026-07-27T11:13:00Z">
                            <w:rPr>
                              <w:rFonts w:ascii="Cambria Math" w:hAnsi="Cambria Math"/>
                            </w:rPr>
                            <m:t>A</m:t>
                          </w:ins>
                        </m:r>
                      </m:sub>
                    </m:sSub>
                  </m:e>
                </m:d>
              </m:oMath>
            </m:oMathPara>
          </w:p>
        </w:tc>
        <w:tc>
          <w:tcPr>
            <w:tcW w:w="5552" w:type="dxa"/>
            <w:tcPrChange w:id="422" w:author="arun kumar" w:date="2026-07-27T19:17:00Z" w16du:dateUtc="2026-07-27T11:17:00Z">
              <w:tcPr>
                <w:tcW w:w="4675" w:type="dxa"/>
                <w:gridSpan w:val="2"/>
              </w:tcPr>
            </w:tcPrChange>
          </w:tcPr>
          <w:p w14:paraId="22687F42" w14:textId="2A70ACEE" w:rsidR="004F6FFF" w:rsidRPr="004F6FFF" w:rsidRDefault="004F6FFF" w:rsidP="004F6FFF">
            <w:pPr>
              <w:pStyle w:val="BodyText"/>
              <w:rPr>
                <w:ins w:id="423" w:author="arun kumar" w:date="2026-07-27T19:12:00Z" w16du:dateUtc="2026-07-27T11:12:00Z"/>
                <w:rPrChange w:id="424" w:author="arun kumar" w:date="2026-07-27T19:13:00Z" w16du:dateUtc="2026-07-27T11:13:00Z">
                  <w:rPr>
                    <w:ins w:id="425" w:author="arun kumar" w:date="2026-07-27T19:12:00Z" w16du:dateUtc="2026-07-27T11:12:00Z"/>
                    <w:rFonts w:eastAsia="Times New Roman"/>
                    <w:b/>
                    <w:bCs/>
                    <w:kern w:val="0"/>
                    <w:lang w:bidi="ar-SA"/>
                    <w14:ligatures w14:val="none"/>
                  </w:rPr>
                </w:rPrChange>
              </w:rPr>
              <w:pPrChange w:id="426" w:author="arun kumar" w:date="2026-07-27T19:13:00Z" w16du:dateUtc="2026-07-27T11:13:00Z">
                <w:pPr>
                  <w:spacing w:line="259" w:lineRule="auto"/>
                  <w:jc w:val="left"/>
                </w:pPr>
              </w:pPrChange>
            </w:pPr>
            <w:ins w:id="427" w:author="arun kumar" w:date="2026-07-27T19:13:00Z" w16du:dateUtc="2026-07-27T11:13:00Z">
              <w:r w:rsidRPr="006C4443">
                <w:t xml:space="preserve">denotes the set of airports, where </w:t>
              </w:r>
            </w:ins>
            <m:oMath>
              <m:sSub>
                <m:sSubPr>
                  <m:ctrlPr>
                    <w:ins w:id="428" w:author="arun kumar" w:date="2026-07-27T19:13:00Z" w16du:dateUtc="2026-07-27T11:13:00Z">
                      <w:rPr>
                        <w:rFonts w:ascii="Cambria Math" w:hAnsi="Cambria Math"/>
                      </w:rPr>
                    </w:ins>
                  </m:ctrlPr>
                </m:sSubPr>
                <m:e>
                  <m:r>
                    <w:ins w:id="429" w:author="arun kumar" w:date="2026-07-27T19:13:00Z" w16du:dateUtc="2026-07-27T11:13:00Z">
                      <w:rPr>
                        <w:rFonts w:ascii="Cambria Math" w:hAnsi="Cambria Math"/>
                      </w:rPr>
                      <m:t>N</m:t>
                    </w:ins>
                  </m:r>
                </m:e>
                <m:sub>
                  <m:r>
                    <w:ins w:id="430" w:author="arun kumar" w:date="2026-07-27T19:13:00Z" w16du:dateUtc="2026-07-27T11:13:00Z">
                      <w:rPr>
                        <w:rFonts w:ascii="Cambria Math" w:hAnsi="Cambria Math"/>
                      </w:rPr>
                      <m:t>A</m:t>
                    </w:ins>
                  </m:r>
                </m:sub>
              </m:sSub>
            </m:oMath>
            <w:ins w:id="431" w:author="arun kumar" w:date="2026-07-27T19:13:00Z" w16du:dateUtc="2026-07-27T11:13:00Z">
              <w:r w:rsidRPr="006C4443">
                <w:t xml:space="preserve">is the total number of airports in the network. The elements of </w:t>
              </w:r>
            </w:ins>
            <m:oMath>
              <m:r>
                <w:ins w:id="432" w:author="arun kumar" w:date="2026-07-27T19:13:00Z" w16du:dateUtc="2026-07-27T11:13:00Z">
                  <m:rPr>
                    <m:scr m:val="script"/>
                  </m:rPr>
                  <w:rPr>
                    <w:rFonts w:ascii="Cambria Math" w:hAnsi="Cambria Math"/>
                  </w:rPr>
                  <m:t>A</m:t>
                </w:ins>
              </m:r>
            </m:oMath>
            <w:ins w:id="433" w:author="arun kumar" w:date="2026-07-27T19:13:00Z" w16du:dateUtc="2026-07-27T11:13:00Z">
              <w:r w:rsidRPr="006C4443">
                <w:t xml:space="preserve">are indexed by </w:t>
              </w:r>
            </w:ins>
            <m:oMath>
              <m:r>
                <w:ins w:id="434" w:author="arun kumar" w:date="2026-07-27T19:13:00Z" w16du:dateUtc="2026-07-27T11:13:00Z">
                  <w:rPr>
                    <w:rFonts w:ascii="Cambria Math" w:hAnsi="Cambria Math"/>
                  </w:rPr>
                  <m:t>k</m:t>
                </w:ins>
              </m:r>
            </m:oMath>
            <w:ins w:id="435" w:author="arun kumar" w:date="2026-07-27T19:13:00Z" w16du:dateUtc="2026-07-27T11:13:00Z">
              <w:r w:rsidRPr="006C4443">
                <w:t>.</w:t>
              </w:r>
            </w:ins>
          </w:p>
        </w:tc>
      </w:tr>
      <w:tr w:rsidR="004F6FFF" w14:paraId="07939356" w14:textId="77777777" w:rsidTr="004F6FFF">
        <w:trPr>
          <w:ins w:id="436" w:author="arun kumar" w:date="2026-07-27T19:12:00Z" w16du:dateUtc="2026-07-27T11:12:00Z"/>
          <w:trPrChange w:id="437" w:author="arun kumar" w:date="2026-07-27T19:17:00Z" w16du:dateUtc="2026-07-27T11:17:00Z">
            <w:trPr>
              <w:gridBefore w:val="1"/>
            </w:trPr>
          </w:trPrChange>
        </w:trPr>
        <w:tc>
          <w:tcPr>
            <w:tcW w:w="3078" w:type="dxa"/>
            <w:tcPrChange w:id="438" w:author="arun kumar" w:date="2026-07-27T19:17:00Z" w16du:dateUtc="2026-07-27T11:17:00Z">
              <w:tcPr>
                <w:tcW w:w="4675" w:type="dxa"/>
                <w:gridSpan w:val="3"/>
              </w:tcPr>
            </w:tcPrChange>
          </w:tcPr>
          <w:p w14:paraId="389FB966" w14:textId="7B558CD7" w:rsidR="004F6FFF" w:rsidRDefault="004F6FFF" w:rsidP="004F6FFF">
            <w:pPr>
              <w:spacing w:line="259" w:lineRule="auto"/>
              <w:rPr>
                <w:ins w:id="439" w:author="arun kumar" w:date="2026-07-27T19:12:00Z" w16du:dateUtc="2026-07-27T11:12:00Z"/>
                <w:rFonts w:eastAsia="Times New Roman"/>
                <w:b/>
                <w:bCs/>
                <w:kern w:val="0"/>
                <w:lang w:bidi="ar-SA"/>
                <w14:ligatures w14:val="none"/>
              </w:rPr>
              <w:pPrChange w:id="440" w:author="arun kumar" w:date="2026-07-27T19:12:00Z" w16du:dateUtc="2026-07-27T11:12:00Z">
                <w:pPr>
                  <w:spacing w:line="259" w:lineRule="auto"/>
                  <w:jc w:val="left"/>
                </w:pPr>
              </w:pPrChange>
            </w:pPr>
            <m:oMathPara>
              <m:oMath>
                <m:r>
                  <w:ins w:id="441" w:author="arun kumar" w:date="2026-07-27T19:13:00Z" w16du:dateUtc="2026-07-27T11:13:00Z">
                    <m:rPr>
                      <m:scr m:val="script"/>
                    </m:rPr>
                    <w:rPr>
                      <w:rFonts w:ascii="Cambria Math" w:hAnsi="Cambria Math"/>
                    </w:rPr>
                    <m:t>M=</m:t>
                  </w:ins>
                </m:r>
                <m:d>
                  <m:dPr>
                    <m:begChr m:val="{"/>
                    <m:sepChr m:val=","/>
                    <m:endChr m:val="}"/>
                    <m:ctrlPr>
                      <w:ins w:id="442" w:author="arun kumar" w:date="2026-07-27T19:13:00Z" w16du:dateUtc="2026-07-27T11:13:00Z">
                        <w:rPr>
                          <w:rFonts w:ascii="Cambria Math" w:hAnsi="Cambria Math"/>
                        </w:rPr>
                      </w:ins>
                    </m:ctrlPr>
                  </m:dPr>
                  <m:e>
                    <m:r>
                      <w:ins w:id="443" w:author="arun kumar" w:date="2026-07-27T19:13:00Z" w16du:dateUtc="2026-07-27T11:13:00Z">
                        <w:rPr>
                          <w:rFonts w:ascii="Cambria Math" w:hAnsi="Cambria Math"/>
                        </w:rPr>
                        <m:t>1</m:t>
                      </w:ins>
                    </m:r>
                  </m:e>
                  <m:e>
                    <m:r>
                      <w:ins w:id="444" w:author="arun kumar" w:date="2026-07-27T19:13:00Z" w16du:dateUtc="2026-07-27T11:13:00Z">
                        <w:rPr>
                          <w:rFonts w:ascii="Cambria Math" w:hAnsi="Cambria Math"/>
                        </w:rPr>
                        <m:t>2</m:t>
                      </w:ins>
                    </m:r>
                  </m:e>
                  <m:e>
                    <m:r>
                      <w:ins w:id="445" w:author="arun kumar" w:date="2026-07-27T19:13:00Z" w16du:dateUtc="2026-07-27T11:13:00Z">
                        <w:rPr>
                          <w:rFonts w:ascii="Cambria Math" w:hAnsi="Cambria Math"/>
                        </w:rPr>
                        <m:t>…</m:t>
                      </w:ins>
                    </m:r>
                  </m:e>
                  <m:e>
                    <m:sSub>
                      <m:sSubPr>
                        <m:ctrlPr>
                          <w:ins w:id="446" w:author="arun kumar" w:date="2026-07-27T19:13:00Z" w16du:dateUtc="2026-07-27T11:13:00Z">
                            <w:rPr>
                              <w:rFonts w:ascii="Cambria Math" w:hAnsi="Cambria Math"/>
                            </w:rPr>
                          </w:ins>
                        </m:ctrlPr>
                      </m:sSubPr>
                      <m:e>
                        <m:r>
                          <w:ins w:id="447" w:author="arun kumar" w:date="2026-07-27T19:13:00Z" w16du:dateUtc="2026-07-27T11:13:00Z">
                            <w:rPr>
                              <w:rFonts w:ascii="Cambria Math" w:hAnsi="Cambria Math"/>
                            </w:rPr>
                            <m:t>N</m:t>
                          </w:ins>
                        </m:r>
                      </m:e>
                      <m:sub>
                        <m:r>
                          <w:ins w:id="448" w:author="arun kumar" w:date="2026-07-27T19:13:00Z" w16du:dateUtc="2026-07-27T11:13:00Z">
                            <w:rPr>
                              <w:rFonts w:ascii="Cambria Math" w:hAnsi="Cambria Math"/>
                            </w:rPr>
                            <m:t>M</m:t>
                          </w:ins>
                        </m:r>
                      </m:sub>
                    </m:sSub>
                  </m:e>
                </m:d>
                <m:r>
                  <w:ins w:id="449" w:author="arun kumar" w:date="2026-07-27T19:13:00Z" w16du:dateUtc="2026-07-27T11:13:00Z">
                    <m:rPr>
                      <m:scr m:val="script"/>
                    </m:rPr>
                    <w:rPr>
                      <w:rFonts w:ascii="Cambria Math" w:hAnsi="Cambria Math"/>
                    </w:rPr>
                    <m:t>⊆A</m:t>
                  </w:ins>
                </m:r>
              </m:oMath>
            </m:oMathPara>
          </w:p>
        </w:tc>
        <w:tc>
          <w:tcPr>
            <w:tcW w:w="5552" w:type="dxa"/>
            <w:tcPrChange w:id="450" w:author="arun kumar" w:date="2026-07-27T19:17:00Z" w16du:dateUtc="2026-07-27T11:17:00Z">
              <w:tcPr>
                <w:tcW w:w="4675" w:type="dxa"/>
                <w:gridSpan w:val="2"/>
              </w:tcPr>
            </w:tcPrChange>
          </w:tcPr>
          <w:p w14:paraId="21655C88" w14:textId="77777777" w:rsidR="004F6FFF" w:rsidRPr="006C4443" w:rsidRDefault="004F6FFF" w:rsidP="004F6FFF">
            <w:pPr>
              <w:pStyle w:val="BodyText"/>
              <w:rPr>
                <w:ins w:id="451" w:author="arun kumar" w:date="2026-07-27T19:13:00Z" w16du:dateUtc="2026-07-27T11:13:00Z"/>
              </w:rPr>
            </w:pPr>
            <w:ins w:id="452" w:author="arun kumar" w:date="2026-07-27T19:13:00Z" w16du:dateUtc="2026-07-27T11:13:00Z">
              <w:r w:rsidRPr="006C4443">
                <w:t xml:space="preserve">denotes the subset of airports equipped with maintenance facilities, where </w:t>
              </w:r>
            </w:ins>
            <m:oMath>
              <m:sSub>
                <m:sSubPr>
                  <m:ctrlPr>
                    <w:ins w:id="453" w:author="arun kumar" w:date="2026-07-27T19:13:00Z" w16du:dateUtc="2026-07-27T11:13:00Z">
                      <w:rPr>
                        <w:rFonts w:ascii="Cambria Math" w:hAnsi="Cambria Math"/>
                      </w:rPr>
                    </w:ins>
                  </m:ctrlPr>
                </m:sSubPr>
                <m:e>
                  <m:r>
                    <w:ins w:id="454" w:author="arun kumar" w:date="2026-07-27T19:13:00Z" w16du:dateUtc="2026-07-27T11:13:00Z">
                      <w:rPr>
                        <w:rFonts w:ascii="Cambria Math" w:hAnsi="Cambria Math"/>
                      </w:rPr>
                      <m:t>N</m:t>
                    </w:ins>
                  </m:r>
                </m:e>
                <m:sub>
                  <m:r>
                    <w:ins w:id="455" w:author="arun kumar" w:date="2026-07-27T19:13:00Z" w16du:dateUtc="2026-07-27T11:13:00Z">
                      <w:rPr>
                        <w:rFonts w:ascii="Cambria Math" w:hAnsi="Cambria Math"/>
                      </w:rPr>
                      <m:t>M</m:t>
                    </w:ins>
                  </m:r>
                </m:sub>
              </m:sSub>
            </m:oMath>
            <w:ins w:id="456" w:author="arun kumar" w:date="2026-07-27T19:13:00Z" w16du:dateUtc="2026-07-27T11:13:00Z">
              <w:r w:rsidRPr="006C4443">
                <w:t xml:space="preserve">is the total number of maintenance-capable airports. The elements of </w:t>
              </w:r>
            </w:ins>
            <m:oMath>
              <m:r>
                <w:ins w:id="457" w:author="arun kumar" w:date="2026-07-27T19:13:00Z" w16du:dateUtc="2026-07-27T11:13:00Z">
                  <m:rPr>
                    <m:scr m:val="script"/>
                  </m:rPr>
                  <w:rPr>
                    <w:rFonts w:ascii="Cambria Math" w:hAnsi="Cambria Math"/>
                  </w:rPr>
                  <m:t>M</m:t>
                </w:ins>
              </m:r>
            </m:oMath>
            <w:ins w:id="458" w:author="arun kumar" w:date="2026-07-27T19:13:00Z" w16du:dateUtc="2026-07-27T11:13:00Z">
              <w:r w:rsidRPr="006C4443">
                <w:t xml:space="preserve">are indexed by </w:t>
              </w:r>
            </w:ins>
            <m:oMath>
              <m:r>
                <w:ins w:id="459" w:author="arun kumar" w:date="2026-07-27T19:13:00Z" w16du:dateUtc="2026-07-27T11:13:00Z">
                  <w:rPr>
                    <w:rFonts w:ascii="Cambria Math" w:hAnsi="Cambria Math"/>
                  </w:rPr>
                  <m:t>k</m:t>
                </w:ins>
              </m:r>
            </m:oMath>
            <w:ins w:id="460" w:author="arun kumar" w:date="2026-07-27T19:13:00Z" w16du:dateUtc="2026-07-27T11:13:00Z">
              <w:r w:rsidRPr="006C4443">
                <w:t>.</w:t>
              </w:r>
            </w:ins>
          </w:p>
          <w:p w14:paraId="62984B74" w14:textId="7E13F7BE" w:rsidR="004F6FFF" w:rsidRDefault="004F6FFF" w:rsidP="004F6FFF">
            <w:pPr>
              <w:pStyle w:val="BodyText"/>
              <w:rPr>
                <w:ins w:id="461" w:author="arun kumar" w:date="2026-07-27T19:12:00Z" w16du:dateUtc="2026-07-27T11:12:00Z"/>
                <w:rFonts w:eastAsia="Times New Roman"/>
                <w:b/>
                <w:bCs/>
              </w:rPr>
              <w:pPrChange w:id="462" w:author="arun kumar" w:date="2026-07-27T19:13:00Z" w16du:dateUtc="2026-07-27T11:13:00Z">
                <w:pPr>
                  <w:spacing w:line="259" w:lineRule="auto"/>
                  <w:jc w:val="left"/>
                </w:pPr>
              </w:pPrChange>
            </w:pPr>
            <w:ins w:id="463" w:author="arun kumar" w:date="2026-07-27T19:13:00Z" w16du:dateUtc="2026-07-27T11:13:00Z">
              <w:r w:rsidRPr="006C4443">
                <w:t>Since every maintenance-capable airport is an airport, the subset relationship</w:t>
              </w:r>
              <w:r>
                <w:t xml:space="preserve"> </w:t>
              </w:r>
            </w:ins>
            <m:oMath>
              <m:borderBox>
                <m:borderBoxPr>
                  <m:ctrlPr>
                    <w:ins w:id="464" w:author="arun kumar" w:date="2026-07-27T19:13:00Z" w16du:dateUtc="2026-07-27T11:13:00Z">
                      <w:rPr>
                        <w:rFonts w:ascii="Cambria Math" w:hAnsi="Cambria Math"/>
                      </w:rPr>
                    </w:ins>
                  </m:ctrlPr>
                </m:borderBoxPr>
                <m:e>
                  <m:r>
                    <w:ins w:id="465" w:author="arun kumar" w:date="2026-07-27T19:13:00Z" w16du:dateUtc="2026-07-27T11:13:00Z">
                      <m:rPr>
                        <m:scr m:val="script"/>
                      </m:rPr>
                      <w:rPr>
                        <w:rFonts w:ascii="Cambria Math" w:hAnsi="Cambria Math"/>
                      </w:rPr>
                      <m:t>M⊆A</m:t>
                    </w:ins>
                  </m:r>
                </m:e>
              </m:borderBox>
            </m:oMath>
          </w:p>
        </w:tc>
      </w:tr>
      <w:tr w:rsidR="004F6FFF" w14:paraId="04E58C68" w14:textId="77777777" w:rsidTr="004F6FFF">
        <w:trPr>
          <w:ins w:id="466" w:author="arun kumar" w:date="2026-07-27T19:12:00Z" w16du:dateUtc="2026-07-27T11:12:00Z"/>
          <w:trPrChange w:id="467" w:author="arun kumar" w:date="2026-07-27T19:17:00Z" w16du:dateUtc="2026-07-27T11:17:00Z">
            <w:trPr>
              <w:gridBefore w:val="1"/>
            </w:trPr>
          </w:trPrChange>
        </w:trPr>
        <w:tc>
          <w:tcPr>
            <w:tcW w:w="3078" w:type="dxa"/>
            <w:tcPrChange w:id="468" w:author="arun kumar" w:date="2026-07-27T19:17:00Z" w16du:dateUtc="2026-07-27T11:17:00Z">
              <w:tcPr>
                <w:tcW w:w="4675" w:type="dxa"/>
                <w:gridSpan w:val="3"/>
              </w:tcPr>
            </w:tcPrChange>
          </w:tcPr>
          <w:p w14:paraId="4387F6D3" w14:textId="1FFB057D" w:rsidR="004F6FFF" w:rsidRPr="004F6FFF" w:rsidRDefault="004F6FFF" w:rsidP="004F6FFF">
            <w:pPr>
              <w:pStyle w:val="BodyText"/>
              <w:rPr>
                <w:ins w:id="469" w:author="arun kumar" w:date="2026-07-27T19:12:00Z" w16du:dateUtc="2026-07-27T11:12:00Z"/>
                <w:rPrChange w:id="470" w:author="arun kumar" w:date="2026-07-27T19:14:00Z" w16du:dateUtc="2026-07-27T11:14:00Z">
                  <w:rPr>
                    <w:ins w:id="471" w:author="arun kumar" w:date="2026-07-27T19:12:00Z" w16du:dateUtc="2026-07-27T11:12:00Z"/>
                    <w:rFonts w:eastAsia="Times New Roman"/>
                    <w:b/>
                    <w:bCs/>
                    <w:kern w:val="0"/>
                    <w:lang w:bidi="ar-SA"/>
                    <w14:ligatures w14:val="none"/>
                  </w:rPr>
                </w:rPrChange>
              </w:rPr>
              <w:pPrChange w:id="472" w:author="arun kumar" w:date="2026-07-27T19:14:00Z" w16du:dateUtc="2026-07-27T11:14:00Z">
                <w:pPr>
                  <w:spacing w:line="259" w:lineRule="auto"/>
                  <w:jc w:val="left"/>
                </w:pPr>
              </w:pPrChange>
            </w:pPr>
            <m:oMathPara>
              <m:oMath>
                <m:borderBox>
                  <m:borderBoxPr>
                    <m:ctrlPr>
                      <w:ins w:id="473" w:author="arun kumar" w:date="2026-07-27T19:14:00Z" w16du:dateUtc="2026-07-27T11:14:00Z">
                        <w:rPr>
                          <w:rFonts w:ascii="Cambria Math" w:hAnsi="Cambria Math"/>
                        </w:rPr>
                      </w:ins>
                    </m:ctrlPr>
                  </m:borderBoxPr>
                  <m:e>
                    <m:r>
                      <w:ins w:id="474" w:author="arun kumar" w:date="2026-07-27T19:14:00Z" w16du:dateUtc="2026-07-27T11:14:00Z">
                        <m:rPr>
                          <m:scr m:val="script"/>
                        </m:rPr>
                        <w:rPr>
                          <w:rFonts w:ascii="Cambria Math" w:hAnsi="Cambria Math"/>
                        </w:rPr>
                        <m:t>D=</m:t>
                      </w:ins>
                    </m:r>
                    <m:d>
                      <m:dPr>
                        <m:begChr m:val="{"/>
                        <m:sepChr m:val=","/>
                        <m:endChr m:val="}"/>
                        <m:ctrlPr>
                          <w:ins w:id="475" w:author="arun kumar" w:date="2026-07-27T19:14:00Z" w16du:dateUtc="2026-07-27T11:14:00Z">
                            <w:rPr>
                              <w:rFonts w:ascii="Cambria Math" w:hAnsi="Cambria Math"/>
                            </w:rPr>
                          </w:ins>
                        </m:ctrlPr>
                      </m:dPr>
                      <m:e>
                        <m:r>
                          <w:ins w:id="476" w:author="arun kumar" w:date="2026-07-27T19:14:00Z" w16du:dateUtc="2026-07-27T11:14:00Z">
                            <w:rPr>
                              <w:rFonts w:ascii="Cambria Math" w:hAnsi="Cambria Math"/>
                            </w:rPr>
                            <m:t>1</m:t>
                          </w:ins>
                        </m:r>
                      </m:e>
                      <m:e>
                        <m:r>
                          <w:ins w:id="477" w:author="arun kumar" w:date="2026-07-27T19:14:00Z" w16du:dateUtc="2026-07-27T11:14:00Z">
                            <w:rPr>
                              <w:rFonts w:ascii="Cambria Math" w:hAnsi="Cambria Math"/>
                            </w:rPr>
                            <m:t>2</m:t>
                          </w:ins>
                        </m:r>
                      </m:e>
                      <m:e>
                        <m:r>
                          <w:ins w:id="478" w:author="arun kumar" w:date="2026-07-27T19:14:00Z" w16du:dateUtc="2026-07-27T11:14:00Z">
                            <w:rPr>
                              <w:rFonts w:ascii="Cambria Math" w:hAnsi="Cambria Math"/>
                            </w:rPr>
                            <m:t>…</m:t>
                          </w:ins>
                        </m:r>
                      </m:e>
                      <m:e>
                        <m:r>
                          <w:ins w:id="479" w:author="arun kumar" w:date="2026-07-27T19:14:00Z" w16du:dateUtc="2026-07-27T11:14:00Z">
                            <w:rPr>
                              <w:rFonts w:ascii="Cambria Math" w:hAnsi="Cambria Math"/>
                            </w:rPr>
                            <m:t>H</m:t>
                          </w:ins>
                        </m:r>
                      </m:e>
                    </m:d>
                  </m:e>
                </m:borderBox>
              </m:oMath>
            </m:oMathPara>
          </w:p>
        </w:tc>
        <w:tc>
          <w:tcPr>
            <w:tcW w:w="5552" w:type="dxa"/>
            <w:tcPrChange w:id="480" w:author="arun kumar" w:date="2026-07-27T19:17:00Z" w16du:dateUtc="2026-07-27T11:17:00Z">
              <w:tcPr>
                <w:tcW w:w="4675" w:type="dxa"/>
                <w:gridSpan w:val="2"/>
              </w:tcPr>
            </w:tcPrChange>
          </w:tcPr>
          <w:p w14:paraId="5214D96A" w14:textId="0E9A448C" w:rsidR="004F6FFF" w:rsidRPr="004F6FFF" w:rsidRDefault="004F6FFF" w:rsidP="004F6FFF">
            <w:pPr>
              <w:pStyle w:val="BodyText"/>
              <w:rPr>
                <w:ins w:id="481" w:author="arun kumar" w:date="2026-07-27T19:12:00Z" w16du:dateUtc="2026-07-27T11:12:00Z"/>
                <w:rPrChange w:id="482" w:author="arun kumar" w:date="2026-07-27T19:14:00Z" w16du:dateUtc="2026-07-27T11:14:00Z">
                  <w:rPr>
                    <w:ins w:id="483" w:author="arun kumar" w:date="2026-07-27T19:12:00Z" w16du:dateUtc="2026-07-27T11:12:00Z"/>
                    <w:rFonts w:eastAsia="Times New Roman"/>
                    <w:b/>
                    <w:bCs/>
                    <w:kern w:val="0"/>
                    <w:lang w:bidi="ar-SA"/>
                    <w14:ligatures w14:val="none"/>
                  </w:rPr>
                </w:rPrChange>
              </w:rPr>
              <w:pPrChange w:id="484" w:author="arun kumar" w:date="2026-07-27T19:14:00Z" w16du:dateUtc="2026-07-27T11:14:00Z">
                <w:pPr>
                  <w:spacing w:line="259" w:lineRule="auto"/>
                  <w:jc w:val="left"/>
                </w:pPr>
              </w:pPrChange>
            </w:pPr>
            <w:ins w:id="485" w:author="arun kumar" w:date="2026-07-27T19:14:00Z" w16du:dateUtc="2026-07-27T11:14:00Z">
              <w:r w:rsidRPr="006C4443">
                <w:t xml:space="preserve">denotes the set of days in the planning horizon, indexed by </w:t>
              </w:r>
            </w:ins>
            <m:oMath>
              <m:r>
                <w:ins w:id="486" w:author="arun kumar" w:date="2026-07-27T19:14:00Z" w16du:dateUtc="2026-07-27T11:14:00Z">
                  <w:rPr>
                    <w:rFonts w:ascii="Cambria Math" w:hAnsi="Cambria Math"/>
                  </w:rPr>
                  <m:t>d</m:t>
                </w:ins>
              </m:r>
            </m:oMath>
            <w:ins w:id="487" w:author="arun kumar" w:date="2026-07-27T19:14:00Z" w16du:dateUtc="2026-07-27T11:14:00Z">
              <w:r w:rsidRPr="006C4443">
                <w:t xml:space="preserve">, where </w:t>
              </w:r>
            </w:ins>
            <m:oMath>
              <m:r>
                <w:ins w:id="488" w:author="arun kumar" w:date="2026-07-27T19:14:00Z" w16du:dateUtc="2026-07-27T11:14:00Z">
                  <w:rPr>
                    <w:rFonts w:ascii="Cambria Math" w:hAnsi="Cambria Math"/>
                  </w:rPr>
                  <m:t>H</m:t>
                </w:ins>
              </m:r>
            </m:oMath>
            <w:ins w:id="489" w:author="arun kumar" w:date="2026-07-27T19:14:00Z" w16du:dateUtc="2026-07-27T11:14:00Z">
              <w:r w:rsidRPr="006C4443">
                <w:t>is the total number of days in the planning horizon.</w:t>
              </w:r>
            </w:ins>
          </w:p>
        </w:tc>
      </w:tr>
      <w:tr w:rsidR="004F6FFF" w14:paraId="66E4ED07" w14:textId="77777777" w:rsidTr="004F6FFF">
        <w:trPr>
          <w:ins w:id="490" w:author="arun kumar" w:date="2026-07-27T19:12:00Z" w16du:dateUtc="2026-07-27T11:12:00Z"/>
          <w:trPrChange w:id="491" w:author="arun kumar" w:date="2026-07-27T19:17:00Z" w16du:dateUtc="2026-07-27T11:17:00Z">
            <w:trPr>
              <w:gridBefore w:val="1"/>
            </w:trPr>
          </w:trPrChange>
        </w:trPr>
        <w:tc>
          <w:tcPr>
            <w:tcW w:w="3078" w:type="dxa"/>
            <w:tcPrChange w:id="492" w:author="arun kumar" w:date="2026-07-27T19:17:00Z" w16du:dateUtc="2026-07-27T11:17:00Z">
              <w:tcPr>
                <w:tcW w:w="4675" w:type="dxa"/>
                <w:gridSpan w:val="3"/>
              </w:tcPr>
            </w:tcPrChange>
          </w:tcPr>
          <w:p w14:paraId="75481D89" w14:textId="782A396B" w:rsidR="004F6FFF" w:rsidRDefault="004F6FFF" w:rsidP="004F6FFF">
            <w:pPr>
              <w:spacing w:line="259" w:lineRule="auto"/>
              <w:rPr>
                <w:ins w:id="493" w:author="arun kumar" w:date="2026-07-27T19:12:00Z" w16du:dateUtc="2026-07-27T11:12:00Z"/>
                <w:rFonts w:eastAsia="Times New Roman"/>
                <w:b/>
                <w:bCs/>
                <w:kern w:val="0"/>
                <w:lang w:bidi="ar-SA"/>
                <w14:ligatures w14:val="none"/>
              </w:rPr>
              <w:pPrChange w:id="494" w:author="arun kumar" w:date="2026-07-27T19:12:00Z" w16du:dateUtc="2026-07-27T11:12:00Z">
                <w:pPr>
                  <w:spacing w:line="259" w:lineRule="auto"/>
                  <w:jc w:val="left"/>
                </w:pPr>
              </w:pPrChange>
            </w:pPr>
            <m:oMathPara>
              <m:oMath>
                <m:r>
                  <w:ins w:id="495" w:author="arun kumar" w:date="2026-07-27T19:14:00Z" w16du:dateUtc="2026-07-27T11:14:00Z">
                    <m:rPr>
                      <m:scr m:val="script"/>
                    </m:rPr>
                    <w:rPr>
                      <w:rFonts w:ascii="Cambria Math" w:hAnsi="Cambria Math"/>
                    </w:rPr>
                    <m:t>C=</m:t>
                  </w:ins>
                </m:r>
                <m:d>
                  <m:dPr>
                    <m:begChr m:val="{"/>
                    <m:sepChr m:val=","/>
                    <m:endChr m:val="}"/>
                    <m:ctrlPr>
                      <w:ins w:id="496" w:author="arun kumar" w:date="2026-07-27T19:14:00Z" w16du:dateUtc="2026-07-27T11:14:00Z">
                        <w:rPr>
                          <w:rFonts w:ascii="Cambria Math" w:hAnsi="Cambria Math"/>
                        </w:rPr>
                      </w:ins>
                    </m:ctrlPr>
                  </m:dPr>
                  <m:e>
                    <m:r>
                      <w:ins w:id="497" w:author="arun kumar" w:date="2026-07-27T19:14:00Z" w16du:dateUtc="2026-07-27T11:14:00Z">
                        <w:rPr>
                          <w:rFonts w:ascii="Cambria Math" w:hAnsi="Cambria Math"/>
                        </w:rPr>
                        <m:t>A</m:t>
                      </w:ins>
                    </m:r>
                  </m:e>
                  <m:e>
                    <m:r>
                      <w:ins w:id="498" w:author="arun kumar" w:date="2026-07-27T19:14:00Z" w16du:dateUtc="2026-07-27T11:14:00Z">
                        <w:rPr>
                          <w:rFonts w:ascii="Cambria Math" w:hAnsi="Cambria Math"/>
                        </w:rPr>
                        <m:t>B</m:t>
                      </w:ins>
                    </m:r>
                  </m:e>
                  <m:e>
                    <m:r>
                      <w:ins w:id="499" w:author="arun kumar" w:date="2026-07-27T19:14:00Z" w16du:dateUtc="2026-07-27T11:14:00Z">
                        <w:rPr>
                          <w:rFonts w:ascii="Cambria Math" w:hAnsi="Cambria Math"/>
                        </w:rPr>
                        <m:t>C</m:t>
                      </w:ins>
                    </m:r>
                  </m:e>
                  <m:e>
                    <m:r>
                      <w:ins w:id="500" w:author="arun kumar" w:date="2026-07-27T19:14:00Z" w16du:dateUtc="2026-07-27T11:14:00Z">
                        <w:rPr>
                          <w:rFonts w:ascii="Cambria Math" w:hAnsi="Cambria Math"/>
                        </w:rPr>
                        <m:t>D</m:t>
                      </w:ins>
                    </m:r>
                  </m:e>
                </m:d>
              </m:oMath>
            </m:oMathPara>
          </w:p>
        </w:tc>
        <w:tc>
          <w:tcPr>
            <w:tcW w:w="5552" w:type="dxa"/>
            <w:tcPrChange w:id="501" w:author="arun kumar" w:date="2026-07-27T19:17:00Z" w16du:dateUtc="2026-07-27T11:17:00Z">
              <w:tcPr>
                <w:tcW w:w="4675" w:type="dxa"/>
                <w:gridSpan w:val="2"/>
              </w:tcPr>
            </w:tcPrChange>
          </w:tcPr>
          <w:p w14:paraId="4EE96B68" w14:textId="77777777" w:rsidR="004F6FFF" w:rsidRPr="006C4443" w:rsidRDefault="004F6FFF" w:rsidP="004F6FFF">
            <w:pPr>
              <w:pStyle w:val="BodyText"/>
              <w:rPr>
                <w:ins w:id="502" w:author="arun kumar" w:date="2026-07-27T19:14:00Z" w16du:dateUtc="2026-07-27T11:14:00Z"/>
              </w:rPr>
            </w:pPr>
            <w:ins w:id="503" w:author="arun kumar" w:date="2026-07-27T19:14:00Z" w16du:dateUtc="2026-07-27T11:14:00Z">
              <w:r w:rsidRPr="006C4443">
                <w:t xml:space="preserve">denotes the set of maintenance-check types, indexed by </w:t>
              </w:r>
            </w:ins>
            <m:oMath>
              <m:r>
                <w:ins w:id="504" w:author="arun kumar" w:date="2026-07-27T19:14:00Z" w16du:dateUtc="2026-07-27T11:14:00Z">
                  <w:rPr>
                    <w:rFonts w:ascii="Cambria Math" w:hAnsi="Cambria Math"/>
                  </w:rPr>
                  <m:t>c</m:t>
                </w:ins>
              </m:r>
            </m:oMath>
            <w:ins w:id="505" w:author="arun kumar" w:date="2026-07-27T19:14:00Z" w16du:dateUtc="2026-07-27T11:14:00Z">
              <w:r w:rsidRPr="006C4443">
                <w:t>.</w:t>
              </w:r>
            </w:ins>
          </w:p>
          <w:p w14:paraId="6BCA561C" w14:textId="77777777" w:rsidR="004F6FFF" w:rsidRPr="006C4443" w:rsidRDefault="004F6FFF" w:rsidP="004F6FFF">
            <w:pPr>
              <w:pStyle w:val="BodyText"/>
              <w:rPr>
                <w:ins w:id="506" w:author="arun kumar" w:date="2026-07-27T19:14:00Z" w16du:dateUtc="2026-07-27T11:14:00Z"/>
              </w:rPr>
            </w:pPr>
            <w:ins w:id="507" w:author="arun kumar" w:date="2026-07-27T19:14:00Z" w16du:dateUtc="2026-07-27T11:14:00Z">
              <w:r w:rsidRPr="006C4443">
                <w:t>Here,</w:t>
              </w:r>
            </w:ins>
          </w:p>
          <w:p w14:paraId="4C566E80" w14:textId="77777777" w:rsidR="004F6FFF" w:rsidRPr="006C4443" w:rsidRDefault="004F6FFF" w:rsidP="004F6FFF">
            <w:pPr>
              <w:pStyle w:val="BodyText"/>
              <w:numPr>
                <w:ilvl w:val="0"/>
                <w:numId w:val="26"/>
              </w:numPr>
              <w:rPr>
                <w:ins w:id="508" w:author="arun kumar" w:date="2026-07-27T19:14:00Z" w16du:dateUtc="2026-07-27T11:14:00Z"/>
              </w:rPr>
            </w:pPr>
            <m:oMath>
              <m:r>
                <w:ins w:id="509" w:author="arun kumar" w:date="2026-07-27T19:14:00Z" w16du:dateUtc="2026-07-27T11:14:00Z">
                  <w:rPr>
                    <w:rFonts w:ascii="Cambria Math" w:hAnsi="Cambria Math"/>
                  </w:rPr>
                  <m:t>A</m:t>
                </w:ins>
              </m:r>
            </m:oMath>
            <w:ins w:id="510" w:author="arun kumar" w:date="2026-07-27T19:14:00Z" w16du:dateUtc="2026-07-27T11:14:00Z">
              <w:r w:rsidRPr="006C4443">
                <w:t xml:space="preserve">= A-check, </w:t>
              </w:r>
            </w:ins>
          </w:p>
          <w:p w14:paraId="2ADA07EE" w14:textId="77777777" w:rsidR="004F6FFF" w:rsidRPr="006C4443" w:rsidRDefault="004F6FFF" w:rsidP="004F6FFF">
            <w:pPr>
              <w:pStyle w:val="BodyText"/>
              <w:numPr>
                <w:ilvl w:val="0"/>
                <w:numId w:val="26"/>
              </w:numPr>
              <w:rPr>
                <w:ins w:id="511" w:author="arun kumar" w:date="2026-07-27T19:14:00Z" w16du:dateUtc="2026-07-27T11:14:00Z"/>
              </w:rPr>
            </w:pPr>
            <m:oMath>
              <m:r>
                <w:ins w:id="512" w:author="arun kumar" w:date="2026-07-27T19:14:00Z" w16du:dateUtc="2026-07-27T11:14:00Z">
                  <w:rPr>
                    <w:rFonts w:ascii="Cambria Math" w:hAnsi="Cambria Math"/>
                  </w:rPr>
                  <m:t>B</m:t>
                </w:ins>
              </m:r>
            </m:oMath>
            <w:ins w:id="513" w:author="arun kumar" w:date="2026-07-27T19:14:00Z" w16du:dateUtc="2026-07-27T11:14:00Z">
              <w:r w:rsidRPr="006C4443">
                <w:t xml:space="preserve">= B-check, </w:t>
              </w:r>
            </w:ins>
          </w:p>
          <w:p w14:paraId="7742D7E1" w14:textId="77777777" w:rsidR="004F6FFF" w:rsidRPr="004F6FFF" w:rsidRDefault="004F6FFF" w:rsidP="004F6FFF">
            <w:pPr>
              <w:pStyle w:val="BodyText"/>
              <w:numPr>
                <w:ilvl w:val="0"/>
                <w:numId w:val="26"/>
              </w:numPr>
              <w:rPr>
                <w:ins w:id="514" w:author="arun kumar" w:date="2026-07-27T19:14:00Z" w16du:dateUtc="2026-07-27T11:14:00Z"/>
                <w:rFonts w:eastAsia="Times New Roman"/>
                <w:b/>
                <w:bCs/>
                <w:rPrChange w:id="515" w:author="arun kumar" w:date="2026-07-27T19:14:00Z" w16du:dateUtc="2026-07-27T11:14:00Z">
                  <w:rPr>
                    <w:ins w:id="516" w:author="arun kumar" w:date="2026-07-27T19:14:00Z" w16du:dateUtc="2026-07-27T11:14:00Z"/>
                  </w:rPr>
                </w:rPrChange>
              </w:rPr>
            </w:pPr>
            <m:oMath>
              <m:r>
                <w:ins w:id="517" w:author="arun kumar" w:date="2026-07-27T19:14:00Z" w16du:dateUtc="2026-07-27T11:14:00Z">
                  <w:rPr>
                    <w:rFonts w:ascii="Cambria Math" w:hAnsi="Cambria Math"/>
                  </w:rPr>
                  <m:t>C</m:t>
                </w:ins>
              </m:r>
            </m:oMath>
            <w:ins w:id="518" w:author="arun kumar" w:date="2026-07-27T19:14:00Z" w16du:dateUtc="2026-07-27T11:14:00Z">
              <w:r w:rsidRPr="006C4443">
                <w:t xml:space="preserve">= C-check, </w:t>
              </w:r>
            </w:ins>
          </w:p>
          <w:p w14:paraId="6AA213F7" w14:textId="35EA4416" w:rsidR="004F6FFF" w:rsidRDefault="004F6FFF" w:rsidP="004F6FFF">
            <w:pPr>
              <w:pStyle w:val="BodyText"/>
              <w:numPr>
                <w:ilvl w:val="0"/>
                <w:numId w:val="26"/>
              </w:numPr>
              <w:rPr>
                <w:ins w:id="519" w:author="arun kumar" w:date="2026-07-27T19:12:00Z" w16du:dateUtc="2026-07-27T11:12:00Z"/>
                <w:rFonts w:eastAsia="Times New Roman"/>
                <w:b/>
                <w:bCs/>
              </w:rPr>
              <w:pPrChange w:id="520" w:author="arun kumar" w:date="2026-07-27T19:14:00Z" w16du:dateUtc="2026-07-27T11:14:00Z">
                <w:pPr>
                  <w:spacing w:line="259" w:lineRule="auto"/>
                  <w:jc w:val="left"/>
                </w:pPr>
              </w:pPrChange>
            </w:pPr>
            <m:oMath>
              <m:r>
                <w:ins w:id="521" w:author="arun kumar" w:date="2026-07-27T19:14:00Z" w16du:dateUtc="2026-07-27T11:14:00Z">
                  <w:rPr>
                    <w:rFonts w:ascii="Cambria Math" w:hAnsi="Cambria Math"/>
                  </w:rPr>
                  <m:t>D</m:t>
                </w:ins>
              </m:r>
            </m:oMath>
            <w:ins w:id="522" w:author="arun kumar" w:date="2026-07-27T19:14:00Z" w16du:dateUtc="2026-07-27T11:14:00Z">
              <w:r w:rsidRPr="006C4443">
                <w:t>= D-check</w:t>
              </w:r>
            </w:ins>
          </w:p>
        </w:tc>
      </w:tr>
      <w:tr w:rsidR="004F6FFF" w14:paraId="2CD0BF02" w14:textId="77777777" w:rsidTr="004F6FFF">
        <w:tblPrEx>
          <w:tblPrExChange w:id="523" w:author="arun kumar" w:date="2026-07-27T19:17:00Z" w16du:dateUtc="2026-07-27T11:17:00Z">
            <w:tblPrEx>
              <w:tblInd w:w="607" w:type="dxa"/>
            </w:tblPrEx>
          </w:tblPrExChange>
        </w:tblPrEx>
        <w:trPr>
          <w:ins w:id="524" w:author="arun kumar" w:date="2026-07-27T19:15:00Z" w16du:dateUtc="2026-07-27T11:15:00Z"/>
          <w:trPrChange w:id="525" w:author="arun kumar" w:date="2026-07-27T19:17:00Z" w16du:dateUtc="2026-07-27T11:17:00Z">
            <w:trPr>
              <w:gridAfter w:val="0"/>
            </w:trPr>
          </w:trPrChange>
        </w:trPr>
        <w:tc>
          <w:tcPr>
            <w:tcW w:w="3078" w:type="dxa"/>
            <w:tcPrChange w:id="526" w:author="arun kumar" w:date="2026-07-27T19:17:00Z" w16du:dateUtc="2026-07-27T11:17:00Z">
              <w:tcPr>
                <w:tcW w:w="2448" w:type="dxa"/>
                <w:gridSpan w:val="2"/>
              </w:tcPr>
            </w:tcPrChange>
          </w:tcPr>
          <w:p w14:paraId="626D25DB" w14:textId="77777777" w:rsidR="004F6FFF" w:rsidRPr="004F6FFF" w:rsidRDefault="004F6FFF" w:rsidP="004F6FFF">
            <w:pPr>
              <w:spacing w:line="259" w:lineRule="auto"/>
              <w:rPr>
                <w:ins w:id="527" w:author="arun kumar" w:date="2026-07-27T19:15:00Z" w16du:dateUtc="2026-07-27T11:15:00Z"/>
                <w:rFonts w:eastAsia="Times New Roman"/>
              </w:rPr>
            </w:pPr>
            <m:oMathPara>
              <m:oMath>
                <m:borderBox>
                  <m:borderBoxPr>
                    <m:ctrlPr>
                      <w:ins w:id="528" w:author="arun kumar" w:date="2026-07-27T19:15:00Z" w16du:dateUtc="2026-07-27T11:15:00Z">
                        <w:rPr>
                          <w:rFonts w:ascii="Cambria Math" w:hAnsi="Cambria Math"/>
                        </w:rPr>
                      </w:ins>
                    </m:ctrlPr>
                  </m:borderBoxPr>
                  <m:e>
                    <m:sSup>
                      <m:sSupPr>
                        <m:ctrlPr>
                          <w:ins w:id="529" w:author="arun kumar" w:date="2026-07-27T19:15:00Z" w16du:dateUtc="2026-07-27T11:15:00Z">
                            <w:rPr>
                              <w:rFonts w:ascii="Cambria Math" w:hAnsi="Cambria Math"/>
                            </w:rPr>
                          </w:ins>
                        </m:ctrlPr>
                      </m:sSupPr>
                      <m:e>
                        <m:r>
                          <w:ins w:id="530" w:author="arun kumar" w:date="2026-07-27T19:15:00Z" w16du:dateUtc="2026-07-27T11:15:00Z">
                            <m:rPr>
                              <m:scr m:val="script"/>
                            </m:rPr>
                            <w:rPr>
                              <w:rFonts w:ascii="Cambria Math" w:hAnsi="Cambria Math"/>
                            </w:rPr>
                            <m:t>C</m:t>
                          </w:ins>
                        </m:r>
                      </m:e>
                      <m:sup>
                        <m:r>
                          <w:ins w:id="531" w:author="arun kumar" w:date="2026-07-27T19:15:00Z" w16du:dateUtc="2026-07-27T11:15:00Z">
                            <m:rPr>
                              <m:sty m:val="p"/>
                            </m:rPr>
                            <w:rPr>
                              <w:rFonts w:ascii="Cambria Math" w:hAnsi="Cambria Math"/>
                            </w:rPr>
                            <m:t>FH</m:t>
                          </w:ins>
                        </m:r>
                      </m:sup>
                    </m:sSup>
                    <m:r>
                      <w:ins w:id="532" w:author="arun kumar" w:date="2026-07-27T19:15:00Z" w16du:dateUtc="2026-07-27T11:15:00Z">
                        <w:rPr>
                          <w:rFonts w:ascii="Cambria Math" w:hAnsi="Cambria Math"/>
                        </w:rPr>
                        <m:t>=</m:t>
                      </w:ins>
                    </m:r>
                    <m:d>
                      <m:dPr>
                        <m:begChr m:val="{"/>
                        <m:sepChr m:val=","/>
                        <m:endChr m:val="}"/>
                        <m:ctrlPr>
                          <w:ins w:id="533" w:author="arun kumar" w:date="2026-07-27T19:15:00Z" w16du:dateUtc="2026-07-27T11:15:00Z">
                            <w:rPr>
                              <w:rFonts w:ascii="Cambria Math" w:hAnsi="Cambria Math"/>
                            </w:rPr>
                          </w:ins>
                        </m:ctrlPr>
                      </m:dPr>
                      <m:e>
                        <m:r>
                          <w:ins w:id="534" w:author="arun kumar" w:date="2026-07-27T19:15:00Z" w16du:dateUtc="2026-07-27T11:15:00Z">
                            <w:rPr>
                              <w:rFonts w:ascii="Cambria Math" w:hAnsi="Cambria Math"/>
                            </w:rPr>
                            <m:t>A</m:t>
                          </w:ins>
                        </m:r>
                      </m:e>
                      <m:e>
                        <m:r>
                          <w:ins w:id="535" w:author="arun kumar" w:date="2026-07-27T19:15:00Z" w16du:dateUtc="2026-07-27T11:15:00Z">
                            <w:rPr>
                              <w:rFonts w:ascii="Cambria Math" w:hAnsi="Cambria Math"/>
                            </w:rPr>
                            <m:t>B</m:t>
                          </w:ins>
                        </m:r>
                      </m:e>
                    </m:d>
                    <m:r>
                      <w:ins w:id="536" w:author="arun kumar" w:date="2026-07-27T19:15:00Z" w16du:dateUtc="2026-07-27T11:15:00Z">
                        <w:rPr>
                          <w:rFonts w:ascii="Cambria Math" w:hAnsi="Cambria Math"/>
                        </w:rPr>
                        <m:t>,</m:t>
                      </w:ins>
                    </m:r>
                  </m:e>
                </m:borderBox>
              </m:oMath>
            </m:oMathPara>
          </w:p>
          <w:p w14:paraId="4769E417" w14:textId="77777777" w:rsidR="004F6FFF" w:rsidRPr="004F6FFF" w:rsidRDefault="004F6FFF" w:rsidP="004F6FFF">
            <w:pPr>
              <w:spacing w:line="259" w:lineRule="auto"/>
              <w:rPr>
                <w:ins w:id="537" w:author="arun kumar" w:date="2026-07-27T19:15:00Z" w16du:dateUtc="2026-07-27T11:15:00Z"/>
                <w:rFonts w:eastAsia="Times New Roman"/>
                <w:rPrChange w:id="538" w:author="arun kumar" w:date="2026-07-27T19:15:00Z" w16du:dateUtc="2026-07-27T11:15:00Z">
                  <w:rPr>
                    <w:ins w:id="539" w:author="arun kumar" w:date="2026-07-27T19:15:00Z" w16du:dateUtc="2026-07-27T11:15:00Z"/>
                    <w:rFonts w:ascii="Cambria Math" w:hAnsi="Cambria Math"/>
                    <w:i/>
                  </w:rPr>
                </w:rPrChange>
              </w:rPr>
            </w:pPr>
            <m:oMathPara>
              <m:oMath>
                <m:sSup>
                  <m:sSupPr>
                    <m:ctrlPr>
                      <w:ins w:id="540" w:author="arun kumar" w:date="2026-07-27T19:15:00Z" w16du:dateUtc="2026-07-27T11:15:00Z">
                        <w:rPr>
                          <w:rFonts w:ascii="Cambria Math" w:hAnsi="Cambria Math"/>
                        </w:rPr>
                      </w:ins>
                    </m:ctrlPr>
                  </m:sSupPr>
                  <m:e>
                    <m:r>
                      <w:ins w:id="541" w:author="arun kumar" w:date="2026-07-27T19:15:00Z" w16du:dateUtc="2026-07-27T11:15:00Z">
                        <m:rPr>
                          <m:scr m:val="script"/>
                        </m:rPr>
                        <w:rPr>
                          <w:rFonts w:ascii="Cambria Math" w:hAnsi="Cambria Math"/>
                        </w:rPr>
                        <m:t>C</m:t>
                      </w:ins>
                    </m:r>
                  </m:e>
                  <m:sup>
                    <m:r>
                      <w:ins w:id="542" w:author="arun kumar" w:date="2026-07-27T19:15:00Z" w16du:dateUtc="2026-07-27T11:15:00Z">
                        <m:rPr>
                          <m:sty m:val="p"/>
                        </m:rPr>
                        <w:rPr>
                          <w:rFonts w:ascii="Cambria Math" w:hAnsi="Cambria Math"/>
                        </w:rPr>
                        <m:t>CAL</m:t>
                      </w:ins>
                    </m:r>
                  </m:sup>
                </m:sSup>
                <m:r>
                  <w:ins w:id="543" w:author="arun kumar" w:date="2026-07-27T19:15:00Z" w16du:dateUtc="2026-07-27T11:15:00Z">
                    <w:rPr>
                      <w:rFonts w:ascii="Cambria Math" w:hAnsi="Cambria Math"/>
                    </w:rPr>
                    <m:t>=</m:t>
                  </w:ins>
                </m:r>
                <m:d>
                  <m:dPr>
                    <m:begChr m:val="{"/>
                    <m:sepChr m:val=","/>
                    <m:endChr m:val="}"/>
                    <m:ctrlPr>
                      <w:ins w:id="544" w:author="arun kumar" w:date="2026-07-27T19:15:00Z" w16du:dateUtc="2026-07-27T11:15:00Z">
                        <w:rPr>
                          <w:rFonts w:ascii="Cambria Math" w:hAnsi="Cambria Math"/>
                        </w:rPr>
                      </w:ins>
                    </m:ctrlPr>
                  </m:dPr>
                  <m:e>
                    <m:r>
                      <w:ins w:id="545" w:author="arun kumar" w:date="2026-07-27T19:15:00Z" w16du:dateUtc="2026-07-27T11:15:00Z">
                        <w:rPr>
                          <w:rFonts w:ascii="Cambria Math" w:hAnsi="Cambria Math"/>
                        </w:rPr>
                        <m:t>C</m:t>
                      </w:ins>
                    </m:r>
                  </m:e>
                  <m:e>
                    <m:r>
                      <w:ins w:id="546" w:author="arun kumar" w:date="2026-07-27T19:15:00Z" w16du:dateUtc="2026-07-27T11:15:00Z">
                        <w:rPr>
                          <w:rFonts w:ascii="Cambria Math" w:hAnsi="Cambria Math"/>
                        </w:rPr>
                        <m:t>D</m:t>
                      </w:ins>
                    </m:r>
                  </m:e>
                </m:d>
                <m:r>
                  <w:ins w:id="547" w:author="arun kumar" w:date="2026-07-27T19:15:00Z" w16du:dateUtc="2026-07-27T11:15:00Z">
                    <w:rPr>
                      <w:rFonts w:ascii="Cambria Math" w:hAnsi="Cambria Math"/>
                    </w:rPr>
                    <m:t>,</m:t>
                  </w:ins>
                </m:r>
              </m:oMath>
            </m:oMathPara>
          </w:p>
          <w:p w14:paraId="20DF0A12" w14:textId="47691B72" w:rsidR="004F6FFF" w:rsidRPr="004F6FFF" w:rsidRDefault="004F6FFF" w:rsidP="004F6FFF">
            <w:pPr>
              <w:spacing w:line="259" w:lineRule="auto"/>
              <w:rPr>
                <w:ins w:id="548" w:author="arun kumar" w:date="2026-07-27T19:15:00Z" w16du:dateUtc="2026-07-27T11:15:00Z"/>
                <w:rFonts w:eastAsia="Times New Roman"/>
              </w:rPr>
            </w:pPr>
          </w:p>
        </w:tc>
        <w:tc>
          <w:tcPr>
            <w:tcW w:w="5552" w:type="dxa"/>
            <w:tcPrChange w:id="549" w:author="arun kumar" w:date="2026-07-27T19:17:00Z" w16du:dateUtc="2026-07-27T11:17:00Z">
              <w:tcPr>
                <w:tcW w:w="6182" w:type="dxa"/>
                <w:gridSpan w:val="3"/>
              </w:tcPr>
            </w:tcPrChange>
          </w:tcPr>
          <w:p w14:paraId="198EFB2C" w14:textId="77777777" w:rsidR="004F6FFF" w:rsidRDefault="004F6FFF" w:rsidP="004F6FFF">
            <w:pPr>
              <w:pStyle w:val="BodyText"/>
              <w:rPr>
                <w:ins w:id="550" w:author="arun kumar" w:date="2026-07-27T19:15:00Z" w16du:dateUtc="2026-07-27T11:15:00Z"/>
              </w:rPr>
            </w:pPr>
            <w:ins w:id="551" w:author="arun kumar" w:date="2026-07-27T19:15:00Z" w16du:dateUtc="2026-07-27T11:15:00Z">
              <w:r>
                <w:t>denotes</w:t>
              </w:r>
              <w:r w:rsidRPr="006C4443">
                <w:t xml:space="preserve"> the set of </w:t>
              </w:r>
              <w:r w:rsidRPr="006C4443">
                <w:rPr>
                  <w:b/>
                  <w:bCs/>
                </w:rPr>
                <w:t>flight-hour-based maintenance checks</w:t>
              </w:r>
              <w:r w:rsidRPr="006C4443">
                <w:t>,</w:t>
              </w:r>
            </w:ins>
          </w:p>
          <w:p w14:paraId="16D7EDFA" w14:textId="77777777" w:rsidR="004F6FFF" w:rsidRDefault="004F6FFF" w:rsidP="004F6FFF">
            <w:pPr>
              <w:pStyle w:val="BodyText"/>
              <w:rPr>
                <w:ins w:id="552" w:author="arun kumar" w:date="2026-07-27T19:16:00Z" w16du:dateUtc="2026-07-27T11:16:00Z"/>
              </w:rPr>
            </w:pPr>
            <w:ins w:id="553" w:author="arun kumar" w:date="2026-07-27T19:15:00Z" w16du:dateUtc="2026-07-27T11:15:00Z">
              <w:r>
                <w:lastRenderedPageBreak/>
                <w:t xml:space="preserve">denotes </w:t>
              </w:r>
              <w:r w:rsidRPr="006C4443">
                <w:t xml:space="preserve">the set of </w:t>
              </w:r>
              <w:r w:rsidRPr="006C4443">
                <w:rPr>
                  <w:b/>
                  <w:bCs/>
                </w:rPr>
                <w:t>calendar-based maintenance checks</w:t>
              </w:r>
              <w:r w:rsidRPr="006C4443">
                <w:t>.</w:t>
              </w:r>
            </w:ins>
          </w:p>
          <w:p w14:paraId="27922636" w14:textId="4FCAAA47" w:rsidR="004F6FFF" w:rsidRPr="006C4443" w:rsidRDefault="004F6FFF" w:rsidP="004F6FFF">
            <w:pPr>
              <w:pStyle w:val="BodyText"/>
              <w:rPr>
                <w:ins w:id="554" w:author="arun kumar" w:date="2026-07-27T19:15:00Z" w16du:dateUtc="2026-07-27T11:15:00Z"/>
              </w:rPr>
            </w:pPr>
            <m:oMathPara>
              <m:oMath>
                <m:borderBox>
                  <m:borderBoxPr>
                    <m:ctrlPr>
                      <w:ins w:id="555" w:author="arun kumar" w:date="2026-07-27T19:16:00Z" w16du:dateUtc="2026-07-27T11:16:00Z">
                        <w:rPr>
                          <w:rFonts w:ascii="Cambria Math" w:hAnsi="Cambria Math"/>
                        </w:rPr>
                      </w:ins>
                    </m:ctrlPr>
                  </m:borderBoxPr>
                  <m:e>
                    <m:r>
                      <w:ins w:id="556" w:author="arun kumar" w:date="2026-07-27T19:16:00Z" w16du:dateUtc="2026-07-27T11:16:00Z">
                        <m:rPr>
                          <m:scr m:val="script"/>
                        </m:rPr>
                        <w:rPr>
                          <w:rFonts w:ascii="Cambria Math" w:hAnsi="Cambria Math"/>
                        </w:rPr>
                        <m:t>C=</m:t>
                      </w:ins>
                    </m:r>
                    <m:sSup>
                      <m:sSupPr>
                        <m:ctrlPr>
                          <w:ins w:id="557" w:author="arun kumar" w:date="2026-07-27T19:16:00Z" w16du:dateUtc="2026-07-27T11:16:00Z">
                            <w:rPr>
                              <w:rFonts w:ascii="Cambria Math" w:hAnsi="Cambria Math"/>
                            </w:rPr>
                          </w:ins>
                        </m:ctrlPr>
                      </m:sSupPr>
                      <m:e>
                        <m:r>
                          <w:ins w:id="558" w:author="arun kumar" w:date="2026-07-27T19:16:00Z" w16du:dateUtc="2026-07-27T11:16:00Z">
                            <m:rPr>
                              <m:scr m:val="script"/>
                            </m:rPr>
                            <w:rPr>
                              <w:rFonts w:ascii="Cambria Math" w:hAnsi="Cambria Math"/>
                            </w:rPr>
                            <m:t>C</m:t>
                          </w:ins>
                        </m:r>
                      </m:e>
                      <m:sup>
                        <m:r>
                          <w:ins w:id="559" w:author="arun kumar" w:date="2026-07-27T19:16:00Z" w16du:dateUtc="2026-07-27T11:16:00Z">
                            <m:rPr>
                              <m:sty m:val="p"/>
                            </m:rPr>
                            <w:rPr>
                              <w:rFonts w:ascii="Cambria Math" w:hAnsi="Cambria Math"/>
                            </w:rPr>
                            <m:t>FH</m:t>
                          </w:ins>
                        </m:r>
                      </m:sup>
                    </m:sSup>
                    <m:r>
                      <w:ins w:id="560" w:author="arun kumar" w:date="2026-07-27T19:16:00Z" w16du:dateUtc="2026-07-27T11:16:00Z">
                        <w:rPr>
                          <w:rFonts w:ascii="Cambria Math" w:hAnsi="Cambria Math"/>
                        </w:rPr>
                        <m:t>∪</m:t>
                      </w:ins>
                    </m:r>
                    <m:sSup>
                      <m:sSupPr>
                        <m:ctrlPr>
                          <w:ins w:id="561" w:author="arun kumar" w:date="2026-07-27T19:16:00Z" w16du:dateUtc="2026-07-27T11:16:00Z">
                            <w:rPr>
                              <w:rFonts w:ascii="Cambria Math" w:hAnsi="Cambria Math"/>
                            </w:rPr>
                          </w:ins>
                        </m:ctrlPr>
                      </m:sSupPr>
                      <m:e>
                        <m:r>
                          <w:ins w:id="562" w:author="arun kumar" w:date="2026-07-27T19:16:00Z" w16du:dateUtc="2026-07-27T11:16:00Z">
                            <m:rPr>
                              <m:scr m:val="script"/>
                            </m:rPr>
                            <w:rPr>
                              <w:rFonts w:ascii="Cambria Math" w:hAnsi="Cambria Math"/>
                            </w:rPr>
                            <m:t>C</m:t>
                          </w:ins>
                        </m:r>
                      </m:e>
                      <m:sup>
                        <m:r>
                          <w:ins w:id="563" w:author="arun kumar" w:date="2026-07-27T19:16:00Z" w16du:dateUtc="2026-07-27T11:16:00Z">
                            <m:rPr>
                              <m:sty m:val="p"/>
                            </m:rPr>
                            <w:rPr>
                              <w:rFonts w:ascii="Cambria Math" w:hAnsi="Cambria Math"/>
                            </w:rPr>
                            <m:t>CAL</m:t>
                          </w:ins>
                        </m:r>
                      </m:sup>
                    </m:sSup>
                    <m:r>
                      <w:ins w:id="564" w:author="arun kumar" w:date="2026-07-27T19:16:00Z" w16du:dateUtc="2026-07-27T11:16:00Z">
                        <w:rPr>
                          <w:rFonts w:ascii="Cambria Math" w:hAnsi="Cambria Math"/>
                        </w:rPr>
                        <m:t>, </m:t>
                      </w:ins>
                    </m:r>
                    <m:sSup>
                      <m:sSupPr>
                        <m:ctrlPr>
                          <w:ins w:id="565" w:author="arun kumar" w:date="2026-07-27T19:16:00Z" w16du:dateUtc="2026-07-27T11:16:00Z">
                            <w:rPr>
                              <w:rFonts w:ascii="Cambria Math" w:hAnsi="Cambria Math"/>
                            </w:rPr>
                          </w:ins>
                        </m:ctrlPr>
                      </m:sSupPr>
                      <m:e>
                        <m:r>
                          <w:ins w:id="566" w:author="arun kumar" w:date="2026-07-27T19:16:00Z" w16du:dateUtc="2026-07-27T11:16:00Z">
                            <m:rPr>
                              <m:scr m:val="script"/>
                            </m:rPr>
                            <w:rPr>
                              <w:rFonts w:ascii="Cambria Math" w:hAnsi="Cambria Math"/>
                            </w:rPr>
                            <m:t>C</m:t>
                          </w:ins>
                        </m:r>
                      </m:e>
                      <m:sup>
                        <m:r>
                          <w:ins w:id="567" w:author="arun kumar" w:date="2026-07-27T19:16:00Z" w16du:dateUtc="2026-07-27T11:16:00Z">
                            <m:rPr>
                              <m:sty m:val="p"/>
                            </m:rPr>
                            <w:rPr>
                              <w:rFonts w:ascii="Cambria Math" w:hAnsi="Cambria Math"/>
                            </w:rPr>
                            <m:t>FH</m:t>
                          </w:ins>
                        </m:r>
                      </m:sup>
                    </m:sSup>
                    <m:r>
                      <w:ins w:id="568" w:author="arun kumar" w:date="2026-07-27T19:16:00Z" w16du:dateUtc="2026-07-27T11:16:00Z">
                        <w:rPr>
                          <w:rFonts w:ascii="Cambria Math" w:hAnsi="Cambria Math"/>
                        </w:rPr>
                        <m:t>∩</m:t>
                      </w:ins>
                    </m:r>
                    <m:sSup>
                      <m:sSupPr>
                        <m:ctrlPr>
                          <w:ins w:id="569" w:author="arun kumar" w:date="2026-07-27T19:16:00Z" w16du:dateUtc="2026-07-27T11:16:00Z">
                            <w:rPr>
                              <w:rFonts w:ascii="Cambria Math" w:hAnsi="Cambria Math"/>
                            </w:rPr>
                          </w:ins>
                        </m:ctrlPr>
                      </m:sSupPr>
                      <m:e>
                        <m:r>
                          <w:ins w:id="570" w:author="arun kumar" w:date="2026-07-27T19:16:00Z" w16du:dateUtc="2026-07-27T11:16:00Z">
                            <m:rPr>
                              <m:scr m:val="script"/>
                            </m:rPr>
                            <w:rPr>
                              <w:rFonts w:ascii="Cambria Math" w:hAnsi="Cambria Math"/>
                            </w:rPr>
                            <m:t>C</m:t>
                          </w:ins>
                        </m:r>
                      </m:e>
                      <m:sup>
                        <m:r>
                          <w:ins w:id="571" w:author="arun kumar" w:date="2026-07-27T19:16:00Z" w16du:dateUtc="2026-07-27T11:16:00Z">
                            <m:rPr>
                              <m:sty m:val="p"/>
                            </m:rPr>
                            <w:rPr>
                              <w:rFonts w:ascii="Cambria Math" w:hAnsi="Cambria Math"/>
                            </w:rPr>
                            <m:t>CAL</m:t>
                          </w:ins>
                        </m:r>
                      </m:sup>
                    </m:sSup>
                    <m:r>
                      <w:ins w:id="572" w:author="arun kumar" w:date="2026-07-27T19:16:00Z" w16du:dateUtc="2026-07-27T11:16:00Z">
                        <w:rPr>
                          <w:rFonts w:ascii="Cambria Math" w:hAnsi="Cambria Math"/>
                        </w:rPr>
                        <m:t>=∅.</m:t>
                      </w:ins>
                    </m:r>
                  </m:e>
                </m:borderBox>
              </m:oMath>
            </m:oMathPara>
          </w:p>
        </w:tc>
      </w:tr>
      <w:tr w:rsidR="004F6FFF" w14:paraId="5B8C1E14" w14:textId="77777777" w:rsidTr="004F6FFF">
        <w:tblPrEx>
          <w:tblPrExChange w:id="573" w:author="arun kumar" w:date="2026-07-27T19:17:00Z" w16du:dateUtc="2026-07-27T11:17:00Z">
            <w:tblPrEx>
              <w:tblInd w:w="607" w:type="dxa"/>
            </w:tblPrEx>
          </w:tblPrExChange>
        </w:tblPrEx>
        <w:trPr>
          <w:ins w:id="574" w:author="arun kumar" w:date="2026-07-27T19:15:00Z" w16du:dateUtc="2026-07-27T11:15:00Z"/>
          <w:trPrChange w:id="575" w:author="arun kumar" w:date="2026-07-27T19:17:00Z" w16du:dateUtc="2026-07-27T11:17:00Z">
            <w:trPr>
              <w:gridAfter w:val="0"/>
            </w:trPr>
          </w:trPrChange>
        </w:trPr>
        <w:tc>
          <w:tcPr>
            <w:tcW w:w="3078" w:type="dxa"/>
            <w:tcPrChange w:id="576" w:author="arun kumar" w:date="2026-07-27T19:17:00Z" w16du:dateUtc="2026-07-27T11:17:00Z">
              <w:tcPr>
                <w:tcW w:w="2448" w:type="dxa"/>
                <w:gridSpan w:val="2"/>
              </w:tcPr>
            </w:tcPrChange>
          </w:tcPr>
          <w:p w14:paraId="7812166D" w14:textId="6C37B28B" w:rsidR="004F6FFF" w:rsidRPr="006C4443" w:rsidRDefault="004F6FFF" w:rsidP="004F6FFF">
            <w:pPr>
              <w:spacing w:line="259" w:lineRule="auto"/>
              <w:rPr>
                <w:ins w:id="577" w:author="arun kumar" w:date="2026-07-27T19:15:00Z" w16du:dateUtc="2026-07-27T11:15:00Z"/>
                <w:rFonts w:eastAsia="Times New Roman"/>
              </w:rPr>
            </w:pPr>
            <m:oMathPara>
              <m:oMath>
                <m:sSup>
                  <m:sSupPr>
                    <m:ctrlPr>
                      <w:ins w:id="578" w:author="arun kumar" w:date="2026-07-27T19:16:00Z" w16du:dateUtc="2026-07-27T11:16:00Z">
                        <w:rPr>
                          <w:rFonts w:ascii="Cambria Math" w:hAnsi="Cambria Math"/>
                        </w:rPr>
                      </w:ins>
                    </m:ctrlPr>
                  </m:sSupPr>
                  <m:e>
                    <m:r>
                      <w:ins w:id="579" w:author="arun kumar" w:date="2026-07-27T19:16:00Z" w16du:dateUtc="2026-07-27T11:16:00Z">
                        <m:rPr>
                          <m:scr m:val="script"/>
                        </m:rPr>
                        <w:rPr>
                          <w:rFonts w:ascii="Cambria Math" w:hAnsi="Cambria Math"/>
                        </w:rPr>
                        <m:t>F</m:t>
                      </w:ins>
                    </m:r>
                  </m:e>
                  <m:sup>
                    <m:r>
                      <w:ins w:id="580" w:author="arun kumar" w:date="2026-07-27T19:16:00Z" w16du:dateUtc="2026-07-27T11:16:00Z">
                        <w:rPr>
                          <w:rFonts w:ascii="Cambria Math" w:hAnsi="Cambria Math"/>
                        </w:rPr>
                        <m:t>M</m:t>
                      </w:ins>
                    </m:r>
                  </m:sup>
                </m:sSup>
                <m:r>
                  <w:ins w:id="581" w:author="arun kumar" w:date="2026-07-27T19:16:00Z" w16du:dateUtc="2026-07-27T11:16:00Z">
                    <w:rPr>
                      <w:rFonts w:ascii="Cambria Math" w:hAnsi="Cambria Math"/>
                    </w:rPr>
                    <m:t>=</m:t>
                  </w:ins>
                </m:r>
                <m:d>
                  <m:dPr>
                    <m:begChr m:val="{"/>
                    <m:endChr m:val="}"/>
                    <m:ctrlPr>
                      <w:ins w:id="582" w:author="arun kumar" w:date="2026-07-27T19:16:00Z" w16du:dateUtc="2026-07-27T11:16:00Z">
                        <w:rPr>
                          <w:rFonts w:ascii="Cambria Math" w:hAnsi="Cambria Math"/>
                        </w:rPr>
                      </w:ins>
                    </m:ctrlPr>
                  </m:dPr>
                  <m:e>
                    <m:r>
                      <w:ins w:id="583" w:author="arun kumar" w:date="2026-07-27T19:16:00Z" w16du:dateUtc="2026-07-27T11:16:00Z">
                        <w:rPr>
                          <w:rFonts w:ascii="Cambria Math" w:hAnsi="Cambria Math"/>
                        </w:rPr>
                        <m:t>i</m:t>
                      </w:ins>
                    </m:r>
                    <m:r>
                      <w:ins w:id="584" w:author="arun kumar" w:date="2026-07-27T19:16:00Z" w16du:dateUtc="2026-07-27T11:16:00Z">
                        <m:rPr>
                          <m:scr m:val="script"/>
                        </m:rPr>
                        <w:rPr>
                          <w:rFonts w:ascii="Cambria Math" w:hAnsi="Cambria Math"/>
                        </w:rPr>
                        <m:t>∈F:</m:t>
                      </w:ins>
                    </m:r>
                    <m:r>
                      <w:ins w:id="585" w:author="arun kumar" w:date="2026-07-27T19:16:00Z" w16du:dateUtc="2026-07-27T11:16:00Z">
                        <m:rPr>
                          <m:nor/>
                        </m:rPr>
                        <w:rPr>
                          <w:rFonts w:ascii="Arial" w:hAnsi="Arial" w:cs="Arial"/>
                        </w:rPr>
                        <m:t>  </m:t>
                      </w:ins>
                    </m:r>
                    <m:sSub>
                      <m:sSubPr>
                        <m:ctrlPr>
                          <w:ins w:id="586" w:author="arun kumar" w:date="2026-07-27T19:16:00Z" w16du:dateUtc="2026-07-27T11:16:00Z">
                            <w:rPr>
                              <w:rFonts w:ascii="Cambria Math" w:hAnsi="Cambria Math"/>
                            </w:rPr>
                          </w:ins>
                        </m:ctrlPr>
                      </m:sSubPr>
                      <m:e>
                        <m:r>
                          <w:ins w:id="587" w:author="arun kumar" w:date="2026-07-27T19:16:00Z" w16du:dateUtc="2026-07-27T11:16:00Z">
                            <w:rPr>
                              <w:rFonts w:ascii="Cambria Math" w:hAnsi="Cambria Math"/>
                            </w:rPr>
                            <m:t>q</m:t>
                          </w:ins>
                        </m:r>
                      </m:e>
                      <m:sub>
                        <m:r>
                          <w:ins w:id="588" w:author="arun kumar" w:date="2026-07-27T19:16:00Z" w16du:dateUtc="2026-07-27T11:16:00Z">
                            <w:rPr>
                              <w:rFonts w:ascii="Cambria Math" w:hAnsi="Cambria Math"/>
                            </w:rPr>
                            <m:t>i</m:t>
                          </w:ins>
                        </m:r>
                      </m:sub>
                    </m:sSub>
                    <m:r>
                      <w:ins w:id="589" w:author="arun kumar" w:date="2026-07-27T19:16:00Z" w16du:dateUtc="2026-07-27T11:16:00Z">
                        <m:rPr>
                          <m:scr m:val="script"/>
                        </m:rPr>
                        <w:rPr>
                          <w:rFonts w:ascii="Cambria Math" w:hAnsi="Cambria Math"/>
                        </w:rPr>
                        <m:t>∈M</m:t>
                      </w:ins>
                    </m:r>
                  </m:e>
                </m:d>
              </m:oMath>
            </m:oMathPara>
          </w:p>
        </w:tc>
        <w:tc>
          <w:tcPr>
            <w:tcW w:w="5552" w:type="dxa"/>
            <w:tcPrChange w:id="590" w:author="arun kumar" w:date="2026-07-27T19:17:00Z" w16du:dateUtc="2026-07-27T11:17:00Z">
              <w:tcPr>
                <w:tcW w:w="6182" w:type="dxa"/>
                <w:gridSpan w:val="3"/>
              </w:tcPr>
            </w:tcPrChange>
          </w:tcPr>
          <w:p w14:paraId="0964092A" w14:textId="0B006DDE" w:rsidR="004F6FFF" w:rsidRPr="004F6FFF" w:rsidRDefault="004F6FFF" w:rsidP="004F6FFF">
            <w:pPr>
              <w:pStyle w:val="Heading2"/>
              <w:numPr>
                <w:ilvl w:val="0"/>
                <w:numId w:val="0"/>
              </w:numPr>
              <w:spacing w:before="0"/>
              <w:ind w:left="567" w:hanging="567"/>
              <w:rPr>
                <w:ins w:id="591" w:author="arun kumar" w:date="2026-07-27T19:16:00Z" w16du:dateUtc="2026-07-27T11:16:00Z"/>
                <w:rFonts w:asciiTheme="minorHAnsi" w:eastAsiaTheme="minorHAnsi" w:hAnsiTheme="minorHAnsi" w:cstheme="minorBidi"/>
                <w:b w:val="0"/>
                <w:bCs w:val="0"/>
                <w:color w:val="auto"/>
                <w:kern w:val="0"/>
                <w:lang w:bidi="ar-SA"/>
                <w14:ligatures w14:val="none"/>
                <w:rPrChange w:id="592" w:author="arun kumar" w:date="2026-07-27T19:16:00Z" w16du:dateUtc="2026-07-27T11:16:00Z">
                  <w:rPr>
                    <w:ins w:id="593" w:author="arun kumar" w:date="2026-07-27T19:16:00Z" w16du:dateUtc="2026-07-27T11:16:00Z"/>
                  </w:rPr>
                </w:rPrChange>
              </w:rPr>
              <w:pPrChange w:id="594" w:author="arun kumar" w:date="2026-07-27T19:17:00Z" w16du:dateUtc="2026-07-27T11:17:00Z">
                <w:pPr>
                  <w:pStyle w:val="Heading2"/>
                  <w:spacing w:before="160" w:after="80"/>
                </w:pPr>
              </w:pPrChange>
            </w:pPr>
            <w:ins w:id="595" w:author="arun kumar" w:date="2026-07-27T19:16:00Z" w16du:dateUtc="2026-07-27T11:16:00Z">
              <w:r w:rsidRPr="004F6FFF">
                <w:rPr>
                  <w:rFonts w:asciiTheme="minorHAnsi" w:eastAsiaTheme="minorHAnsi" w:hAnsiTheme="minorHAnsi" w:cstheme="minorBidi"/>
                  <w:b w:val="0"/>
                  <w:bCs w:val="0"/>
                  <w:color w:val="auto"/>
                  <w:kern w:val="0"/>
                  <w:lang w:bidi="ar-SA"/>
                  <w14:ligatures w14:val="none"/>
                  <w:rPrChange w:id="596" w:author="arun kumar" w:date="2026-07-27T19:16:00Z" w16du:dateUtc="2026-07-27T11:16:00Z">
                    <w:rPr/>
                  </w:rPrChange>
                </w:rPr>
                <w:t>denotes the subset of maintenance-eligible flights, i.e., the</w:t>
              </w:r>
              <w:r w:rsidRPr="004F6FFF">
                <w:rPr>
                  <w:rFonts w:asciiTheme="minorHAnsi" w:eastAsiaTheme="minorHAnsi" w:hAnsiTheme="minorHAnsi" w:cstheme="minorBidi"/>
                  <w:b w:val="0"/>
                  <w:bCs w:val="0"/>
                  <w:color w:val="auto"/>
                  <w:kern w:val="0"/>
                  <w:lang w:bidi="ar-SA"/>
                  <w14:ligatures w14:val="none"/>
                  <w:rPrChange w:id="597" w:author="arun kumar" w:date="2026-07-27T19:16:00Z" w16du:dateUtc="2026-07-27T11:16:00Z">
                    <w:rPr/>
                  </w:rPrChange>
                </w:rPr>
                <w:t xml:space="preserve"> </w:t>
              </w:r>
              <w:r w:rsidRPr="004F6FFF">
                <w:rPr>
                  <w:rFonts w:asciiTheme="minorHAnsi" w:eastAsiaTheme="minorHAnsi" w:hAnsiTheme="minorHAnsi" w:cstheme="minorBidi"/>
                  <w:b w:val="0"/>
                  <w:bCs w:val="0"/>
                  <w:color w:val="auto"/>
                  <w:kern w:val="0"/>
                  <w:lang w:bidi="ar-SA"/>
                  <w14:ligatures w14:val="none"/>
                  <w:rPrChange w:id="598" w:author="arun kumar" w:date="2026-07-27T19:16:00Z" w16du:dateUtc="2026-07-27T11:16:00Z">
                    <w:rPr/>
                  </w:rPrChange>
                </w:rPr>
                <w:t>set of flights whose destination airport is a maintenance-capable airport.</w:t>
              </w:r>
            </w:ins>
          </w:p>
          <w:p w14:paraId="5DC049A7" w14:textId="77777777" w:rsidR="004F6FFF" w:rsidRPr="004F6FFF" w:rsidRDefault="004F6FFF" w:rsidP="004F6FFF">
            <w:pPr>
              <w:pStyle w:val="Heading2"/>
              <w:numPr>
                <w:ilvl w:val="0"/>
                <w:numId w:val="0"/>
              </w:numPr>
              <w:spacing w:before="0"/>
              <w:ind w:left="567" w:hanging="567"/>
              <w:rPr>
                <w:ins w:id="599" w:author="arun kumar" w:date="2026-07-27T19:16:00Z" w16du:dateUtc="2026-07-27T11:16:00Z"/>
                <w:rFonts w:asciiTheme="minorHAnsi" w:eastAsiaTheme="minorHAnsi" w:hAnsiTheme="minorHAnsi" w:cstheme="minorBidi"/>
                <w:b w:val="0"/>
                <w:bCs w:val="0"/>
                <w:color w:val="auto"/>
                <w:kern w:val="0"/>
                <w:lang w:bidi="ar-SA"/>
                <w14:ligatures w14:val="none"/>
                <w:rPrChange w:id="600" w:author="arun kumar" w:date="2026-07-27T19:16:00Z" w16du:dateUtc="2026-07-27T11:16:00Z">
                  <w:rPr>
                    <w:ins w:id="601" w:author="arun kumar" w:date="2026-07-27T19:16:00Z" w16du:dateUtc="2026-07-27T11:16:00Z"/>
                  </w:rPr>
                </w:rPrChange>
              </w:rPr>
              <w:pPrChange w:id="602" w:author="arun kumar" w:date="2026-07-27T19:17:00Z" w16du:dateUtc="2026-07-27T11:17:00Z">
                <w:pPr>
                  <w:pStyle w:val="Heading2"/>
                  <w:spacing w:before="160" w:after="80"/>
                </w:pPr>
              </w:pPrChange>
            </w:pPr>
            <w:ins w:id="603" w:author="arun kumar" w:date="2026-07-27T19:16:00Z" w16du:dateUtc="2026-07-27T11:16:00Z">
              <w:r w:rsidRPr="004F6FFF">
                <w:rPr>
                  <w:rFonts w:asciiTheme="minorHAnsi" w:eastAsiaTheme="minorHAnsi" w:hAnsiTheme="minorHAnsi" w:cstheme="minorBidi"/>
                  <w:b w:val="0"/>
                  <w:bCs w:val="0"/>
                  <w:color w:val="auto"/>
                  <w:kern w:val="0"/>
                  <w:lang w:bidi="ar-SA"/>
                  <w14:ligatures w14:val="none"/>
                  <w:rPrChange w:id="604" w:author="arun kumar" w:date="2026-07-27T19:16:00Z" w16du:dateUtc="2026-07-27T11:16:00Z">
                    <w:rPr/>
                  </w:rPrChange>
                </w:rPr>
                <w:t>Here,</w:t>
              </w:r>
            </w:ins>
          </w:p>
          <w:p w14:paraId="34D66AC1" w14:textId="77777777" w:rsidR="004F6FFF" w:rsidRPr="004F6FFF" w:rsidRDefault="004F6FFF" w:rsidP="004F6FFF">
            <w:pPr>
              <w:pStyle w:val="Heading2"/>
              <w:numPr>
                <w:ilvl w:val="0"/>
                <w:numId w:val="28"/>
              </w:numPr>
              <w:tabs>
                <w:tab w:val="clear" w:pos="720"/>
                <w:tab w:val="num" w:pos="360"/>
              </w:tabs>
              <w:spacing w:before="0"/>
              <w:ind w:left="567" w:hanging="567"/>
              <w:rPr>
                <w:ins w:id="605" w:author="arun kumar" w:date="2026-07-27T19:16:00Z" w16du:dateUtc="2026-07-27T11:16:00Z"/>
                <w:rFonts w:asciiTheme="minorHAnsi" w:eastAsiaTheme="minorHAnsi" w:hAnsiTheme="minorHAnsi" w:cstheme="minorBidi"/>
                <w:b w:val="0"/>
                <w:bCs w:val="0"/>
                <w:color w:val="auto"/>
                <w:kern w:val="0"/>
                <w:lang w:bidi="ar-SA"/>
                <w14:ligatures w14:val="none"/>
                <w:rPrChange w:id="606" w:author="arun kumar" w:date="2026-07-27T19:16:00Z" w16du:dateUtc="2026-07-27T11:16:00Z">
                  <w:rPr>
                    <w:ins w:id="607" w:author="arun kumar" w:date="2026-07-27T19:16:00Z" w16du:dateUtc="2026-07-27T11:16:00Z"/>
                  </w:rPr>
                </w:rPrChange>
              </w:rPr>
              <w:pPrChange w:id="608" w:author="arun kumar" w:date="2026-07-27T19:17:00Z" w16du:dateUtc="2026-07-27T11:17:00Z">
                <w:pPr>
                  <w:pStyle w:val="Heading2"/>
                  <w:numPr>
                    <w:ilvl w:val="0"/>
                    <w:numId w:val="28"/>
                  </w:numPr>
                  <w:tabs>
                    <w:tab w:val="num" w:pos="360"/>
                  </w:tabs>
                  <w:spacing w:before="160" w:after="80"/>
                </w:pPr>
              </w:pPrChange>
            </w:pPr>
            <m:oMath>
              <m:sSub>
                <m:sSubPr>
                  <m:ctrlPr>
                    <w:ins w:id="609" w:author="arun kumar" w:date="2026-07-27T19:16:00Z" w16du:dateUtc="2026-07-27T11:16:00Z">
                      <w:rPr>
                        <w:rFonts w:ascii="Cambria Math" w:eastAsiaTheme="minorHAnsi" w:hAnsi="Cambria Math" w:cstheme="minorBidi"/>
                        <w:b w:val="0"/>
                        <w:bCs w:val="0"/>
                        <w:color w:val="auto"/>
                        <w:kern w:val="0"/>
                        <w:lang w:bidi="ar-SA"/>
                        <w14:ligatures w14:val="none"/>
                        <w:rPrChange w:id="610" w:author="arun kumar" w:date="2026-07-27T19:16:00Z" w16du:dateUtc="2026-07-27T11:16:00Z">
                          <w:rPr>
                            <w:rFonts w:ascii="Cambria Math" w:hAnsi="Cambria Math"/>
                          </w:rPr>
                        </w:rPrChange>
                      </w:rPr>
                    </w:ins>
                  </m:ctrlPr>
                </m:sSubPr>
                <m:e>
                  <m:r>
                    <w:ins w:id="611" w:author="arun kumar" w:date="2026-07-27T19:16:00Z" w16du:dateUtc="2026-07-27T11:16:00Z">
                      <w:rPr>
                        <w:rFonts w:ascii="Cambria Math" w:eastAsiaTheme="minorHAnsi" w:hAnsi="Cambria Math" w:cstheme="minorBidi"/>
                        <w:color w:val="auto"/>
                        <w:kern w:val="0"/>
                        <w:lang w:bidi="ar-SA"/>
                        <w14:ligatures w14:val="none"/>
                        <w:rPrChange w:id="612" w:author="arun kumar" w:date="2026-07-27T19:16:00Z" w16du:dateUtc="2026-07-27T11:16:00Z">
                          <w:rPr>
                            <w:rFonts w:ascii="Cambria Math" w:hAnsi="Cambria Math"/>
                          </w:rPr>
                        </w:rPrChange>
                      </w:rPr>
                      <m:t>q</m:t>
                    </w:ins>
                  </m:r>
                </m:e>
                <m:sub>
                  <m:r>
                    <w:ins w:id="613" w:author="arun kumar" w:date="2026-07-27T19:16:00Z" w16du:dateUtc="2026-07-27T11:16:00Z">
                      <w:rPr>
                        <w:rFonts w:ascii="Cambria Math" w:eastAsiaTheme="minorHAnsi" w:hAnsi="Cambria Math" w:cstheme="minorBidi"/>
                        <w:color w:val="auto"/>
                        <w:kern w:val="0"/>
                        <w:lang w:bidi="ar-SA"/>
                        <w14:ligatures w14:val="none"/>
                        <w:rPrChange w:id="614" w:author="arun kumar" w:date="2026-07-27T19:16:00Z" w16du:dateUtc="2026-07-27T11:16:00Z">
                          <w:rPr>
                            <w:rFonts w:ascii="Cambria Math" w:hAnsi="Cambria Math"/>
                          </w:rPr>
                        </w:rPrChange>
                      </w:rPr>
                      <m:t>i</m:t>
                    </w:ins>
                  </m:r>
                </m:sub>
              </m:sSub>
            </m:oMath>
            <w:ins w:id="615" w:author="arun kumar" w:date="2026-07-27T19:16:00Z" w16du:dateUtc="2026-07-27T11:16:00Z">
              <w:r w:rsidRPr="004F6FFF">
                <w:rPr>
                  <w:rFonts w:asciiTheme="minorHAnsi" w:eastAsiaTheme="minorHAnsi" w:hAnsiTheme="minorHAnsi" w:cstheme="minorBidi"/>
                  <w:b w:val="0"/>
                  <w:bCs w:val="0"/>
                  <w:color w:val="auto"/>
                  <w:kern w:val="0"/>
                  <w:lang w:bidi="ar-SA"/>
                  <w14:ligatures w14:val="none"/>
                  <w:rPrChange w:id="616" w:author="arun kumar" w:date="2026-07-27T19:16:00Z" w16du:dateUtc="2026-07-27T11:16:00Z">
                    <w:rPr/>
                  </w:rPrChange>
                </w:rPr>
                <w:t xml:space="preserve">denotes the destination airport of flight </w:t>
              </w:r>
            </w:ins>
            <m:oMath>
              <m:r>
                <w:ins w:id="617" w:author="arun kumar" w:date="2026-07-27T19:16:00Z" w16du:dateUtc="2026-07-27T11:16:00Z">
                  <w:rPr>
                    <w:rFonts w:ascii="Cambria Math" w:eastAsiaTheme="minorHAnsi" w:hAnsi="Cambria Math" w:cstheme="minorBidi"/>
                    <w:color w:val="auto"/>
                    <w:kern w:val="0"/>
                    <w:lang w:bidi="ar-SA"/>
                    <w14:ligatures w14:val="none"/>
                    <w:rPrChange w:id="618" w:author="arun kumar" w:date="2026-07-27T19:16:00Z" w16du:dateUtc="2026-07-27T11:16:00Z">
                      <w:rPr>
                        <w:rFonts w:ascii="Cambria Math" w:hAnsi="Cambria Math"/>
                      </w:rPr>
                    </w:rPrChange>
                  </w:rPr>
                  <m:t>i</m:t>
                </w:ins>
              </m:r>
            </m:oMath>
            <w:ins w:id="619" w:author="arun kumar" w:date="2026-07-27T19:16:00Z" w16du:dateUtc="2026-07-27T11:16:00Z">
              <w:r w:rsidRPr="004F6FFF">
                <w:rPr>
                  <w:rFonts w:asciiTheme="minorHAnsi" w:eastAsiaTheme="minorHAnsi" w:hAnsiTheme="minorHAnsi" w:cstheme="minorBidi"/>
                  <w:b w:val="0"/>
                  <w:bCs w:val="0"/>
                  <w:color w:val="auto"/>
                  <w:kern w:val="0"/>
                  <w:lang w:bidi="ar-SA"/>
                  <w14:ligatures w14:val="none"/>
                  <w:rPrChange w:id="620" w:author="arun kumar" w:date="2026-07-27T19:16:00Z" w16du:dateUtc="2026-07-27T11:16:00Z">
                    <w:rPr/>
                  </w:rPrChange>
                </w:rPr>
                <w:t xml:space="preserve">, </w:t>
              </w:r>
            </w:ins>
          </w:p>
          <w:p w14:paraId="20CA34D9" w14:textId="77777777" w:rsidR="004F6FFF" w:rsidRPr="004F6FFF" w:rsidRDefault="004F6FFF" w:rsidP="004F6FFF">
            <w:pPr>
              <w:pStyle w:val="Heading2"/>
              <w:numPr>
                <w:ilvl w:val="0"/>
                <w:numId w:val="28"/>
              </w:numPr>
              <w:tabs>
                <w:tab w:val="clear" w:pos="720"/>
                <w:tab w:val="num" w:pos="360"/>
              </w:tabs>
              <w:spacing w:before="0"/>
              <w:ind w:left="567" w:hanging="567"/>
              <w:rPr>
                <w:ins w:id="621" w:author="arun kumar" w:date="2026-07-27T19:16:00Z" w16du:dateUtc="2026-07-27T11:16:00Z"/>
                <w:rFonts w:asciiTheme="minorHAnsi" w:eastAsiaTheme="minorHAnsi" w:hAnsiTheme="minorHAnsi" w:cstheme="minorBidi"/>
                <w:b w:val="0"/>
                <w:bCs w:val="0"/>
                <w:color w:val="auto"/>
                <w:kern w:val="0"/>
                <w:lang w:bidi="ar-SA"/>
                <w14:ligatures w14:val="none"/>
                <w:rPrChange w:id="622" w:author="arun kumar" w:date="2026-07-27T19:16:00Z" w16du:dateUtc="2026-07-27T11:16:00Z">
                  <w:rPr>
                    <w:ins w:id="623" w:author="arun kumar" w:date="2026-07-27T19:16:00Z" w16du:dateUtc="2026-07-27T11:16:00Z"/>
                  </w:rPr>
                </w:rPrChange>
              </w:rPr>
              <w:pPrChange w:id="624" w:author="arun kumar" w:date="2026-07-27T19:17:00Z" w16du:dateUtc="2026-07-27T11:17:00Z">
                <w:pPr>
                  <w:pStyle w:val="Heading2"/>
                  <w:numPr>
                    <w:ilvl w:val="0"/>
                    <w:numId w:val="28"/>
                  </w:numPr>
                  <w:tabs>
                    <w:tab w:val="num" w:pos="360"/>
                  </w:tabs>
                  <w:spacing w:before="160" w:after="80"/>
                </w:pPr>
              </w:pPrChange>
            </w:pPr>
            <m:oMath>
              <m:r>
                <w:ins w:id="625" w:author="arun kumar" w:date="2026-07-27T19:16:00Z" w16du:dateUtc="2026-07-27T11:16:00Z">
                  <m:rPr>
                    <m:scr m:val="script"/>
                    <m:sty m:val="p"/>
                  </m:rPr>
                  <w:rPr>
                    <w:rFonts w:ascii="Cambria Math" w:eastAsiaTheme="minorHAnsi" w:hAnsi="Cambria Math" w:cstheme="minorBidi"/>
                    <w:color w:val="auto"/>
                    <w:kern w:val="0"/>
                    <w:lang w:bidi="ar-SA"/>
                    <w14:ligatures w14:val="none"/>
                    <w:rPrChange w:id="626" w:author="arun kumar" w:date="2026-07-27T19:16:00Z" w16du:dateUtc="2026-07-27T11:16:00Z">
                      <w:rPr>
                        <w:rFonts w:ascii="Cambria Math" w:hAnsi="Cambria Math"/>
                      </w:rPr>
                    </w:rPrChange>
                  </w:rPr>
                  <m:t>M⊆A</m:t>
                </w:ins>
              </m:r>
            </m:oMath>
            <w:ins w:id="627" w:author="arun kumar" w:date="2026-07-27T19:16:00Z" w16du:dateUtc="2026-07-27T11:16:00Z">
              <w:r w:rsidRPr="004F6FFF">
                <w:rPr>
                  <w:rFonts w:asciiTheme="minorHAnsi" w:eastAsiaTheme="minorHAnsi" w:hAnsiTheme="minorHAnsi" w:cstheme="minorBidi"/>
                  <w:b w:val="0"/>
                  <w:bCs w:val="0"/>
                  <w:color w:val="auto"/>
                  <w:kern w:val="0"/>
                  <w:lang w:bidi="ar-SA"/>
                  <w14:ligatures w14:val="none"/>
                  <w:rPrChange w:id="628" w:author="arun kumar" w:date="2026-07-27T19:16:00Z" w16du:dateUtc="2026-07-27T11:16:00Z">
                    <w:rPr/>
                  </w:rPrChange>
                </w:rPr>
                <w:t xml:space="preserve">is the set of maintenance-capable airports. </w:t>
              </w:r>
            </w:ins>
          </w:p>
          <w:p w14:paraId="68F35EE3" w14:textId="085A2E4B" w:rsidR="004F6FFF" w:rsidRDefault="004F6FFF" w:rsidP="004F6FFF">
            <w:pPr>
              <w:pStyle w:val="BodyText"/>
              <w:spacing w:before="0" w:after="0"/>
              <w:rPr>
                <w:ins w:id="629" w:author="arun kumar" w:date="2026-07-27T19:15:00Z" w16du:dateUtc="2026-07-27T11:15:00Z"/>
              </w:rPr>
              <w:pPrChange w:id="630" w:author="arun kumar" w:date="2026-07-27T19:17:00Z" w16du:dateUtc="2026-07-27T11:17:00Z">
                <w:pPr>
                  <w:pStyle w:val="BodyText"/>
                </w:pPr>
              </w:pPrChange>
            </w:pPr>
            <w:ins w:id="631" w:author="arun kumar" w:date="2026-07-27T19:16:00Z" w16du:dateUtc="2026-07-27T11:16:00Z">
              <w:r w:rsidRPr="006C4443">
                <w:t xml:space="preserve">Therefore, only flights in </w:t>
              </w:r>
            </w:ins>
            <m:oMath>
              <m:sSup>
                <m:sSupPr>
                  <m:ctrlPr>
                    <w:ins w:id="632" w:author="arun kumar" w:date="2026-07-27T19:16:00Z" w16du:dateUtc="2026-07-27T11:16:00Z">
                      <w:rPr>
                        <w:rFonts w:ascii="Cambria Math" w:hAnsi="Cambria Math"/>
                      </w:rPr>
                    </w:ins>
                  </m:ctrlPr>
                </m:sSupPr>
                <m:e>
                  <m:r>
                    <w:ins w:id="633" w:author="arun kumar" w:date="2026-07-27T19:16:00Z" w16du:dateUtc="2026-07-27T11:16:00Z">
                      <m:rPr>
                        <m:scr m:val="script"/>
                        <m:sty m:val="p"/>
                      </m:rPr>
                      <w:rPr>
                        <w:rFonts w:ascii="Cambria Math" w:hAnsi="Cambria Math"/>
                        <w:rPrChange w:id="634" w:author="arun kumar" w:date="2026-07-27T19:16:00Z" w16du:dateUtc="2026-07-27T11:16:00Z">
                          <w:rPr>
                            <w:rFonts w:ascii="Cambria Math" w:hAnsi="Cambria Math"/>
                          </w:rPr>
                        </w:rPrChange>
                      </w:rPr>
                      <m:t>F</m:t>
                    </w:ins>
                  </m:r>
                </m:e>
                <m:sup>
                  <m:r>
                    <w:ins w:id="635" w:author="arun kumar" w:date="2026-07-27T19:16:00Z" w16du:dateUtc="2026-07-27T11:16:00Z">
                      <w:rPr>
                        <w:rFonts w:ascii="Cambria Math" w:hAnsi="Cambria Math"/>
                      </w:rPr>
                      <m:t>M</m:t>
                    </w:ins>
                  </m:r>
                </m:sup>
              </m:sSup>
            </m:oMath>
            <w:ins w:id="636" w:author="arun kumar" w:date="2026-07-27T19:16:00Z" w16du:dateUtc="2026-07-27T11:16:00Z">
              <w:r w:rsidRPr="006C4443">
                <w:t>are eligible to trigger maintenance activities</w:t>
              </w:r>
            </w:ins>
          </w:p>
        </w:tc>
      </w:tr>
      <w:tr w:rsidR="004F6FFF" w14:paraId="623197BB" w14:textId="77777777" w:rsidTr="004F6FFF">
        <w:tblPrEx>
          <w:tblPrExChange w:id="637" w:author="arun kumar" w:date="2026-07-27T19:17:00Z" w16du:dateUtc="2026-07-27T11:17:00Z">
            <w:tblPrEx>
              <w:tblInd w:w="607" w:type="dxa"/>
            </w:tblPrEx>
          </w:tblPrExChange>
        </w:tblPrEx>
        <w:trPr>
          <w:ins w:id="638" w:author="arun kumar" w:date="2026-07-27T19:17:00Z" w16du:dateUtc="2026-07-27T11:17:00Z"/>
          <w:trPrChange w:id="639" w:author="arun kumar" w:date="2026-07-27T19:17:00Z" w16du:dateUtc="2026-07-27T11:17:00Z">
            <w:trPr>
              <w:gridAfter w:val="0"/>
            </w:trPr>
          </w:trPrChange>
        </w:trPr>
        <w:tc>
          <w:tcPr>
            <w:tcW w:w="3078" w:type="dxa"/>
            <w:tcPrChange w:id="640" w:author="arun kumar" w:date="2026-07-27T19:17:00Z" w16du:dateUtc="2026-07-27T11:17:00Z">
              <w:tcPr>
                <w:tcW w:w="2448" w:type="dxa"/>
                <w:gridSpan w:val="2"/>
              </w:tcPr>
            </w:tcPrChange>
          </w:tcPr>
          <w:p w14:paraId="5F7AE5F1" w14:textId="24415A3A" w:rsidR="004F6FFF" w:rsidRPr="004F6FFF" w:rsidRDefault="004F6FFF" w:rsidP="004F6FFF">
            <w:pPr>
              <w:spacing w:line="259" w:lineRule="auto"/>
              <w:rPr>
                <w:ins w:id="641" w:author="arun kumar" w:date="2026-07-27T19:17:00Z" w16du:dateUtc="2026-07-27T11:17:00Z"/>
                <w:rFonts w:eastAsia="Times New Roman"/>
              </w:rPr>
            </w:pPr>
            <m:oMathPara>
              <m:oMath>
                <m:sSubSup>
                  <m:sSubSupPr>
                    <m:ctrlPr>
                      <w:ins w:id="642" w:author="arun kumar" w:date="2026-07-27T19:17:00Z" w16du:dateUtc="2026-07-27T11:17:00Z">
                        <w:rPr>
                          <w:rFonts w:ascii="Cambria Math" w:hAnsi="Cambria Math"/>
                        </w:rPr>
                      </w:ins>
                    </m:ctrlPr>
                  </m:sSubSupPr>
                  <m:e>
                    <m:r>
                      <w:ins w:id="643" w:author="arun kumar" w:date="2026-07-27T19:17:00Z" w16du:dateUtc="2026-07-27T11:17:00Z">
                        <m:rPr>
                          <m:scr m:val="script"/>
                        </m:rPr>
                        <w:rPr>
                          <w:rFonts w:ascii="Cambria Math" w:hAnsi="Cambria Math"/>
                        </w:rPr>
                        <m:t>F</m:t>
                      </w:ins>
                    </m:r>
                  </m:e>
                  <m:sub>
                    <m:r>
                      <w:ins w:id="644" w:author="arun kumar" w:date="2026-07-27T19:17:00Z" w16du:dateUtc="2026-07-27T11:17:00Z">
                        <w:rPr>
                          <w:rFonts w:ascii="Cambria Math" w:hAnsi="Cambria Math"/>
                        </w:rPr>
                        <m:t>k</m:t>
                      </w:ins>
                    </m:r>
                  </m:sub>
                  <m:sup>
                    <m:r>
                      <w:ins w:id="645" w:author="arun kumar" w:date="2026-07-27T19:17:00Z" w16du:dateUtc="2026-07-27T11:17:00Z">
                        <m:rPr>
                          <m:sty m:val="p"/>
                        </m:rPr>
                        <w:rPr>
                          <w:rFonts w:ascii="Cambria Math" w:hAnsi="Cambria Math"/>
                        </w:rPr>
                        <m:t>arr</m:t>
                      </w:ins>
                    </m:r>
                  </m:sup>
                </m:sSubSup>
                <m:r>
                  <w:ins w:id="646" w:author="arun kumar" w:date="2026-07-27T19:17:00Z" w16du:dateUtc="2026-07-27T11:17:00Z">
                    <w:rPr>
                      <w:rFonts w:ascii="Cambria Math" w:hAnsi="Cambria Math"/>
                    </w:rPr>
                    <m:t>=</m:t>
                  </w:ins>
                </m:r>
                <m:d>
                  <m:dPr>
                    <m:begChr m:val="{"/>
                    <m:endChr m:val="}"/>
                    <m:ctrlPr>
                      <w:ins w:id="647" w:author="arun kumar" w:date="2026-07-27T19:17:00Z" w16du:dateUtc="2026-07-27T11:17:00Z">
                        <w:rPr>
                          <w:rFonts w:ascii="Cambria Math" w:hAnsi="Cambria Math"/>
                        </w:rPr>
                      </w:ins>
                    </m:ctrlPr>
                  </m:dPr>
                  <m:e>
                    <m:r>
                      <w:ins w:id="648" w:author="arun kumar" w:date="2026-07-27T19:17:00Z" w16du:dateUtc="2026-07-27T11:17:00Z">
                        <w:rPr>
                          <w:rFonts w:ascii="Cambria Math" w:hAnsi="Cambria Math"/>
                        </w:rPr>
                        <m:t>i</m:t>
                      </w:ins>
                    </m:r>
                    <m:r>
                      <w:ins w:id="649" w:author="arun kumar" w:date="2026-07-27T19:17:00Z" w16du:dateUtc="2026-07-27T11:17:00Z">
                        <m:rPr>
                          <m:scr m:val="script"/>
                        </m:rPr>
                        <w:rPr>
                          <w:rFonts w:ascii="Cambria Math" w:hAnsi="Cambria Math"/>
                        </w:rPr>
                        <m:t>∈F:</m:t>
                      </w:ins>
                    </m:r>
                    <m:r>
                      <w:ins w:id="650" w:author="arun kumar" w:date="2026-07-27T19:17:00Z" w16du:dateUtc="2026-07-27T11:17:00Z">
                        <m:rPr>
                          <m:nor/>
                        </m:rPr>
                        <w:rPr>
                          <w:rFonts w:ascii="Arial" w:hAnsi="Arial" w:cs="Arial"/>
                        </w:rPr>
                        <m:t>  </m:t>
                      </w:ins>
                    </m:r>
                    <m:sSub>
                      <m:sSubPr>
                        <m:ctrlPr>
                          <w:ins w:id="651" w:author="arun kumar" w:date="2026-07-27T19:17:00Z" w16du:dateUtc="2026-07-27T11:17:00Z">
                            <w:rPr>
                              <w:rFonts w:ascii="Cambria Math" w:hAnsi="Cambria Math"/>
                            </w:rPr>
                          </w:ins>
                        </m:ctrlPr>
                      </m:sSubPr>
                      <m:e>
                        <m:r>
                          <w:ins w:id="652" w:author="arun kumar" w:date="2026-07-27T19:17:00Z" w16du:dateUtc="2026-07-27T11:17:00Z">
                            <w:rPr>
                              <w:rFonts w:ascii="Cambria Math" w:hAnsi="Cambria Math"/>
                            </w:rPr>
                            <m:t>q</m:t>
                          </w:ins>
                        </m:r>
                      </m:e>
                      <m:sub>
                        <m:r>
                          <w:ins w:id="653" w:author="arun kumar" w:date="2026-07-27T19:17:00Z" w16du:dateUtc="2026-07-27T11:17:00Z">
                            <w:rPr>
                              <w:rFonts w:ascii="Cambria Math" w:hAnsi="Cambria Math"/>
                            </w:rPr>
                            <m:t>i</m:t>
                          </w:ins>
                        </m:r>
                      </m:sub>
                    </m:sSub>
                    <m:r>
                      <w:ins w:id="654" w:author="arun kumar" w:date="2026-07-27T19:17:00Z" w16du:dateUtc="2026-07-27T11:17:00Z">
                        <w:rPr>
                          <w:rFonts w:ascii="Cambria Math" w:hAnsi="Cambria Math"/>
                        </w:rPr>
                        <m:t>=k</m:t>
                      </w:ins>
                    </m:r>
                  </m:e>
                </m:d>
                <m:r>
                  <w:ins w:id="655" w:author="arun kumar" w:date="2026-07-27T19:17:00Z" w16du:dateUtc="2026-07-27T11:17:00Z">
                    <w:rPr>
                      <w:rFonts w:ascii="Cambria Math" w:hAnsi="Cambria Math"/>
                    </w:rPr>
                    <m:t>, ∀k∈</m:t>
                  </w:ins>
                </m:r>
                <m:r>
                  <w:ins w:id="656" w:author="arun kumar" w:date="2026-07-27T19:17:00Z" w16du:dateUtc="2026-07-27T11:17:00Z">
                    <m:rPr>
                      <m:scr m:val="script"/>
                    </m:rPr>
                    <w:rPr>
                      <w:rFonts w:ascii="Cambria Math" w:hAnsi="Cambria Math"/>
                    </w:rPr>
                    <m:t>A</m:t>
                  </w:ins>
                </m:r>
              </m:oMath>
            </m:oMathPara>
          </w:p>
          <w:p w14:paraId="02547629" w14:textId="77777777" w:rsidR="004F6FFF" w:rsidRDefault="004F6FFF" w:rsidP="004F6FFF">
            <w:pPr>
              <w:spacing w:line="259" w:lineRule="auto"/>
              <w:rPr>
                <w:ins w:id="657" w:author="arun kumar" w:date="2026-07-27T19:17:00Z" w16du:dateUtc="2026-07-27T11:17:00Z"/>
                <w:rFonts w:eastAsia="Times New Roman"/>
              </w:rPr>
            </w:pPr>
          </w:p>
          <w:p w14:paraId="1E8D92A1" w14:textId="0032F223" w:rsidR="004F6FFF" w:rsidRPr="006C4443" w:rsidRDefault="004F6FFF" w:rsidP="004F6FFF">
            <w:pPr>
              <w:spacing w:line="259" w:lineRule="auto"/>
              <w:rPr>
                <w:ins w:id="658" w:author="arun kumar" w:date="2026-07-27T19:17:00Z" w16du:dateUtc="2026-07-27T11:17:00Z"/>
                <w:rFonts w:eastAsia="Times New Roman"/>
              </w:rPr>
            </w:pPr>
            <m:oMathPara>
              <m:oMath>
                <m:sSubSup>
                  <m:sSubSupPr>
                    <m:ctrlPr>
                      <w:ins w:id="659" w:author="arun kumar" w:date="2026-07-27T19:17:00Z" w16du:dateUtc="2026-07-27T11:17:00Z">
                        <w:rPr>
                          <w:rFonts w:ascii="Cambria Math" w:hAnsi="Cambria Math"/>
                        </w:rPr>
                      </w:ins>
                    </m:ctrlPr>
                  </m:sSubSupPr>
                  <m:e>
                    <m:r>
                      <w:ins w:id="660" w:author="arun kumar" w:date="2026-07-27T19:17:00Z" w16du:dateUtc="2026-07-27T11:17:00Z">
                        <m:rPr>
                          <m:scr m:val="script"/>
                        </m:rPr>
                        <w:rPr>
                          <w:rFonts w:ascii="Cambria Math" w:hAnsi="Cambria Math"/>
                        </w:rPr>
                        <m:t>F</m:t>
                      </w:ins>
                    </m:r>
                  </m:e>
                  <m:sub>
                    <m:r>
                      <w:ins w:id="661" w:author="arun kumar" w:date="2026-07-27T19:17:00Z" w16du:dateUtc="2026-07-27T11:17:00Z">
                        <w:rPr>
                          <w:rFonts w:ascii="Cambria Math" w:hAnsi="Cambria Math"/>
                        </w:rPr>
                        <m:t>k</m:t>
                      </w:ins>
                    </m:r>
                  </m:sub>
                  <m:sup>
                    <m:r>
                      <w:ins w:id="662" w:author="arun kumar" w:date="2026-07-27T19:17:00Z" w16du:dateUtc="2026-07-27T11:17:00Z">
                        <m:rPr>
                          <m:sty m:val="p"/>
                        </m:rPr>
                        <w:rPr>
                          <w:rFonts w:ascii="Cambria Math" w:hAnsi="Cambria Math"/>
                        </w:rPr>
                        <m:t>dep</m:t>
                      </w:ins>
                    </m:r>
                  </m:sup>
                </m:sSubSup>
                <m:r>
                  <w:ins w:id="663" w:author="arun kumar" w:date="2026-07-27T19:17:00Z" w16du:dateUtc="2026-07-27T11:17:00Z">
                    <w:rPr>
                      <w:rFonts w:ascii="Cambria Math" w:hAnsi="Cambria Math"/>
                    </w:rPr>
                    <m:t>=</m:t>
                  </w:ins>
                </m:r>
                <m:d>
                  <m:dPr>
                    <m:begChr m:val="{"/>
                    <m:endChr m:val="}"/>
                    <m:ctrlPr>
                      <w:ins w:id="664" w:author="arun kumar" w:date="2026-07-27T19:17:00Z" w16du:dateUtc="2026-07-27T11:17:00Z">
                        <w:rPr>
                          <w:rFonts w:ascii="Cambria Math" w:hAnsi="Cambria Math"/>
                        </w:rPr>
                      </w:ins>
                    </m:ctrlPr>
                  </m:dPr>
                  <m:e>
                    <m:r>
                      <w:ins w:id="665" w:author="arun kumar" w:date="2026-07-27T19:17:00Z" w16du:dateUtc="2026-07-27T11:17:00Z">
                        <w:rPr>
                          <w:rFonts w:ascii="Cambria Math" w:hAnsi="Cambria Math"/>
                        </w:rPr>
                        <m:t>i</m:t>
                      </w:ins>
                    </m:r>
                    <m:r>
                      <w:ins w:id="666" w:author="arun kumar" w:date="2026-07-27T19:17:00Z" w16du:dateUtc="2026-07-27T11:17:00Z">
                        <m:rPr>
                          <m:scr m:val="script"/>
                        </m:rPr>
                        <w:rPr>
                          <w:rFonts w:ascii="Cambria Math" w:hAnsi="Cambria Math"/>
                        </w:rPr>
                        <m:t>∈F:</m:t>
                      </w:ins>
                    </m:r>
                    <m:r>
                      <w:ins w:id="667" w:author="arun kumar" w:date="2026-07-27T19:17:00Z" w16du:dateUtc="2026-07-27T11:17:00Z">
                        <m:rPr>
                          <m:nor/>
                        </m:rPr>
                        <w:rPr>
                          <w:rFonts w:ascii="Arial" w:hAnsi="Arial" w:cs="Arial"/>
                        </w:rPr>
                        <m:t>  </m:t>
                      </w:ins>
                    </m:r>
                    <m:sSub>
                      <m:sSubPr>
                        <m:ctrlPr>
                          <w:ins w:id="668" w:author="arun kumar" w:date="2026-07-27T19:17:00Z" w16du:dateUtc="2026-07-27T11:17:00Z">
                            <w:rPr>
                              <w:rFonts w:ascii="Cambria Math" w:hAnsi="Cambria Math"/>
                            </w:rPr>
                          </w:ins>
                        </m:ctrlPr>
                      </m:sSubPr>
                      <m:e>
                        <m:r>
                          <w:ins w:id="669" w:author="arun kumar" w:date="2026-07-27T19:17:00Z" w16du:dateUtc="2026-07-27T11:17:00Z">
                            <w:rPr>
                              <w:rFonts w:ascii="Cambria Math" w:hAnsi="Cambria Math"/>
                            </w:rPr>
                            <m:t>o</m:t>
                          </w:ins>
                        </m:r>
                      </m:e>
                      <m:sub>
                        <m:r>
                          <w:ins w:id="670" w:author="arun kumar" w:date="2026-07-27T19:17:00Z" w16du:dateUtc="2026-07-27T11:17:00Z">
                            <w:rPr>
                              <w:rFonts w:ascii="Cambria Math" w:hAnsi="Cambria Math"/>
                            </w:rPr>
                            <m:t>i</m:t>
                          </w:ins>
                        </m:r>
                      </m:sub>
                    </m:sSub>
                    <m:r>
                      <w:ins w:id="671" w:author="arun kumar" w:date="2026-07-27T19:17:00Z" w16du:dateUtc="2026-07-27T11:17:00Z">
                        <w:rPr>
                          <w:rFonts w:ascii="Cambria Math" w:hAnsi="Cambria Math"/>
                        </w:rPr>
                        <m:t>=k</m:t>
                      </w:ins>
                    </m:r>
                  </m:e>
                </m:d>
                <m:r>
                  <w:ins w:id="672" w:author="arun kumar" w:date="2026-07-27T19:17:00Z" w16du:dateUtc="2026-07-27T11:17:00Z">
                    <w:rPr>
                      <w:rFonts w:ascii="Cambria Math" w:hAnsi="Cambria Math"/>
                    </w:rPr>
                    <m:t>, ∀k∈</m:t>
                  </w:ins>
                </m:r>
                <m:r>
                  <w:ins w:id="673" w:author="arun kumar" w:date="2026-07-27T19:17:00Z" w16du:dateUtc="2026-07-27T11:17:00Z">
                    <m:rPr>
                      <m:scr m:val="script"/>
                    </m:rPr>
                    <w:rPr>
                      <w:rFonts w:ascii="Cambria Math" w:hAnsi="Cambria Math"/>
                    </w:rPr>
                    <m:t>A</m:t>
                  </w:ins>
                </m:r>
              </m:oMath>
            </m:oMathPara>
          </w:p>
        </w:tc>
        <w:tc>
          <w:tcPr>
            <w:tcW w:w="5552" w:type="dxa"/>
            <w:tcPrChange w:id="674" w:author="arun kumar" w:date="2026-07-27T19:17:00Z" w16du:dateUtc="2026-07-27T11:17:00Z">
              <w:tcPr>
                <w:tcW w:w="6182" w:type="dxa"/>
                <w:gridSpan w:val="3"/>
              </w:tcPr>
            </w:tcPrChange>
          </w:tcPr>
          <w:p w14:paraId="19C3CC13" w14:textId="77777777" w:rsidR="004F6FFF" w:rsidRDefault="004F6FFF" w:rsidP="004F6FFF">
            <w:pPr>
              <w:rPr>
                <w:ins w:id="675" w:author="arun kumar" w:date="2026-07-27T19:18:00Z" w16du:dateUtc="2026-07-27T11:18:00Z"/>
                <w:rFonts w:eastAsiaTheme="minorEastAsia"/>
                <w:b/>
              </w:rPr>
            </w:pPr>
            <w:ins w:id="676" w:author="arun kumar" w:date="2026-07-27T19:18:00Z" w16du:dateUtc="2026-07-27T11:18:00Z">
              <w:r w:rsidRPr="004F6FFF">
                <w:rPr>
                  <w:rFonts w:asciiTheme="minorHAnsi" w:hAnsiTheme="minorHAnsi" w:cstheme="minorBidi"/>
                  <w:kern w:val="0"/>
                  <w:lang w:bidi="ar-SA"/>
                  <w14:ligatures w14:val="none"/>
                </w:rPr>
                <w:t>denotes t</w:t>
              </w:r>
              <w:r w:rsidRPr="000B676D">
                <w:t xml:space="preserve">he subset of flights arriving at airport </w:t>
              </w:r>
            </w:ins>
            <m:oMath>
              <m:r>
                <w:ins w:id="677" w:author="arun kumar" w:date="2026-07-27T19:18:00Z" w16du:dateUtc="2026-07-27T11:18:00Z">
                  <m:rPr>
                    <m:sty m:val="bi"/>
                  </m:rPr>
                  <w:rPr>
                    <w:rFonts w:ascii="Cambria Math" w:hAnsi="Cambria Math"/>
                  </w:rPr>
                  <m:t>k</m:t>
                </w:ins>
              </m:r>
            </m:oMath>
          </w:p>
          <w:p w14:paraId="227F8E83" w14:textId="77777777" w:rsidR="004F6FFF" w:rsidRDefault="004F6FFF" w:rsidP="004F6FFF">
            <w:pPr>
              <w:rPr>
                <w:ins w:id="678" w:author="arun kumar" w:date="2026-07-27T19:18:00Z" w16du:dateUtc="2026-07-27T11:18:00Z"/>
                <w:rFonts w:eastAsiaTheme="minorEastAsia"/>
                <w:b/>
              </w:rPr>
            </w:pPr>
          </w:p>
          <w:p w14:paraId="38F73577" w14:textId="77777777" w:rsidR="004F6FFF" w:rsidRDefault="004F6FFF" w:rsidP="004F6FFF">
            <w:pPr>
              <w:rPr>
                <w:ins w:id="679" w:author="arun kumar" w:date="2026-07-27T19:18:00Z" w16du:dateUtc="2026-07-27T11:18:00Z"/>
                <w:rFonts w:eastAsiaTheme="minorEastAsia"/>
                <w:b/>
              </w:rPr>
            </w:pPr>
          </w:p>
          <w:p w14:paraId="5DFCD8B9" w14:textId="77777777" w:rsidR="004F6FFF" w:rsidRDefault="004F6FFF" w:rsidP="004F6FFF">
            <w:pPr>
              <w:rPr>
                <w:ins w:id="680" w:author="arun kumar" w:date="2026-07-27T19:20:00Z" w16du:dateUtc="2026-07-27T11:20:00Z"/>
                <w:rFonts w:eastAsiaTheme="minorEastAsia"/>
                <w:b/>
              </w:rPr>
            </w:pPr>
            <w:ins w:id="681" w:author="arun kumar" w:date="2026-07-27T19:18:00Z" w16du:dateUtc="2026-07-27T11:18:00Z">
              <w:r w:rsidRPr="004F6FFF">
                <w:rPr>
                  <w:rFonts w:asciiTheme="minorHAnsi" w:hAnsiTheme="minorHAnsi" w:cstheme="minorBidi"/>
                  <w:kern w:val="0"/>
                  <w:lang w:bidi="ar-SA"/>
                  <w14:ligatures w14:val="none"/>
                </w:rPr>
                <w:t>denotes t</w:t>
              </w:r>
              <w:r w:rsidRPr="000B676D">
                <w:t xml:space="preserve">he subset of flights </w:t>
              </w:r>
              <w:r>
                <w:t>depart</w:t>
              </w:r>
              <w:r w:rsidRPr="000B676D">
                <w:t xml:space="preserve">ing at airport </w:t>
              </w:r>
            </w:ins>
            <m:oMath>
              <m:r>
                <w:ins w:id="682" w:author="arun kumar" w:date="2026-07-27T19:18:00Z" w16du:dateUtc="2026-07-27T11:18:00Z">
                  <m:rPr>
                    <m:sty m:val="bi"/>
                  </m:rPr>
                  <w:rPr>
                    <w:rFonts w:ascii="Cambria Math" w:hAnsi="Cambria Math"/>
                  </w:rPr>
                  <m:t>k</m:t>
                </w:ins>
              </m:r>
            </m:oMath>
          </w:p>
          <w:p w14:paraId="03FB9A83" w14:textId="77777777" w:rsidR="004F6FFF" w:rsidRDefault="004F6FFF" w:rsidP="004F6FFF">
            <w:pPr>
              <w:rPr>
                <w:ins w:id="683" w:author="arun kumar" w:date="2026-07-27T19:20:00Z" w16du:dateUtc="2026-07-27T11:20:00Z"/>
                <w:rFonts w:eastAsiaTheme="minorEastAsia"/>
                <w:b/>
              </w:rPr>
            </w:pPr>
          </w:p>
          <w:p w14:paraId="2C7C6226" w14:textId="77777777" w:rsidR="004F6FFF" w:rsidRPr="006C4443" w:rsidRDefault="004F6FFF" w:rsidP="004F6FFF">
            <w:pPr>
              <w:pStyle w:val="BodyText"/>
              <w:numPr>
                <w:ilvl w:val="0"/>
                <w:numId w:val="29"/>
              </w:numPr>
              <w:rPr>
                <w:ins w:id="684" w:author="arun kumar" w:date="2026-07-27T19:20:00Z" w16du:dateUtc="2026-07-27T11:20:00Z"/>
              </w:rPr>
            </w:pPr>
            <m:oMath>
              <m:sSub>
                <m:sSubPr>
                  <m:ctrlPr>
                    <w:ins w:id="685" w:author="arun kumar" w:date="2026-07-27T19:20:00Z" w16du:dateUtc="2026-07-27T11:20:00Z">
                      <w:rPr>
                        <w:rFonts w:ascii="Cambria Math" w:hAnsi="Cambria Math"/>
                      </w:rPr>
                    </w:ins>
                  </m:ctrlPr>
                </m:sSubPr>
                <m:e>
                  <m:r>
                    <w:ins w:id="686" w:author="arun kumar" w:date="2026-07-27T19:20:00Z" w16du:dateUtc="2026-07-27T11:20:00Z">
                      <w:rPr>
                        <w:rFonts w:ascii="Cambria Math" w:hAnsi="Cambria Math"/>
                      </w:rPr>
                      <m:t>a</m:t>
                    </w:ins>
                  </m:r>
                </m:e>
                <m:sub>
                  <m:r>
                    <w:ins w:id="687" w:author="arun kumar" w:date="2026-07-27T19:20:00Z" w16du:dateUtc="2026-07-27T11:20:00Z">
                      <w:rPr>
                        <w:rFonts w:ascii="Cambria Math" w:hAnsi="Cambria Math"/>
                      </w:rPr>
                      <m:t>r</m:t>
                    </w:ins>
                  </m:r>
                </m:sub>
              </m:sSub>
            </m:oMath>
            <w:ins w:id="688" w:author="arun kumar" w:date="2026-07-27T19:20:00Z" w16du:dateUtc="2026-07-27T11:20:00Z">
              <w:r w:rsidRPr="006C4443">
                <w:t xml:space="preserve">is the arrival time of flight </w:t>
              </w:r>
            </w:ins>
            <m:oMath>
              <m:r>
                <w:ins w:id="689" w:author="arun kumar" w:date="2026-07-27T19:20:00Z" w16du:dateUtc="2026-07-27T11:20:00Z">
                  <w:rPr>
                    <w:rFonts w:ascii="Cambria Math" w:hAnsi="Cambria Math"/>
                  </w:rPr>
                  <m:t>r</m:t>
                </w:ins>
              </m:r>
            </m:oMath>
            <w:ins w:id="690" w:author="arun kumar" w:date="2026-07-27T19:20:00Z" w16du:dateUtc="2026-07-27T11:20:00Z">
              <w:r w:rsidRPr="006C4443">
                <w:t xml:space="preserve">, </w:t>
              </w:r>
            </w:ins>
          </w:p>
          <w:p w14:paraId="3ACE184F" w14:textId="77777777" w:rsidR="004F6FFF" w:rsidRPr="006C4443" w:rsidRDefault="004F6FFF" w:rsidP="004F6FFF">
            <w:pPr>
              <w:pStyle w:val="BodyText"/>
              <w:numPr>
                <w:ilvl w:val="0"/>
                <w:numId w:val="29"/>
              </w:numPr>
              <w:rPr>
                <w:ins w:id="691" w:author="arun kumar" w:date="2026-07-27T19:20:00Z" w16du:dateUtc="2026-07-27T11:20:00Z"/>
              </w:rPr>
            </w:pPr>
            <m:oMath>
              <m:r>
                <w:ins w:id="692" w:author="arun kumar" w:date="2026-07-27T19:20:00Z" w16du:dateUtc="2026-07-27T11:20:00Z">
                  <w:rPr>
                    <w:rFonts w:ascii="Cambria Math" w:hAnsi="Cambria Math"/>
                  </w:rPr>
                  <m:t>τ</m:t>
                </w:ins>
              </m:r>
            </m:oMath>
            <w:ins w:id="693" w:author="arun kumar" w:date="2026-07-27T19:20:00Z" w16du:dateUtc="2026-07-27T11:20:00Z">
              <w:r w:rsidRPr="006C4443">
                <w:t xml:space="preserve">is the minimum required turnaround time (or connection buffer), </w:t>
              </w:r>
            </w:ins>
          </w:p>
          <w:p w14:paraId="0960D1D2" w14:textId="77777777" w:rsidR="004F6FFF" w:rsidRPr="004F6FFF" w:rsidRDefault="004F6FFF" w:rsidP="004F6FFF">
            <w:pPr>
              <w:pStyle w:val="BodyText"/>
              <w:numPr>
                <w:ilvl w:val="0"/>
                <w:numId w:val="29"/>
              </w:numPr>
              <w:rPr>
                <w:ins w:id="694" w:author="arun kumar" w:date="2026-07-27T19:20:00Z" w16du:dateUtc="2026-07-27T11:20:00Z"/>
                <w:rFonts w:ascii="Times New Roman" w:eastAsiaTheme="majorEastAsia" w:hAnsi="Times New Roman" w:cs="Times New Roman"/>
                <w:rPrChange w:id="695" w:author="arun kumar" w:date="2026-07-27T19:20:00Z" w16du:dateUtc="2026-07-27T11:20:00Z">
                  <w:rPr>
                    <w:ins w:id="696" w:author="arun kumar" w:date="2026-07-27T19:20:00Z" w16du:dateUtc="2026-07-27T11:20:00Z"/>
                  </w:rPr>
                </w:rPrChange>
              </w:rPr>
            </w:pPr>
            <m:oMath>
              <m:r>
                <w:ins w:id="697" w:author="arun kumar" w:date="2026-07-27T19:20:00Z" w16du:dateUtc="2026-07-27T11:20:00Z">
                  <w:rPr>
                    <w:rFonts w:ascii="Cambria Math" w:hAnsi="Cambria Math"/>
                  </w:rPr>
                  <m:t>t</m:t>
                </w:ins>
              </m:r>
            </m:oMath>
            <w:ins w:id="698" w:author="arun kumar" w:date="2026-07-27T19:20:00Z" w16du:dateUtc="2026-07-27T11:20:00Z">
              <w:r w:rsidRPr="006C4443">
                <w:t xml:space="preserve">is the reference time, </w:t>
              </w:r>
            </w:ins>
          </w:p>
          <w:p w14:paraId="77EB4CCB" w14:textId="77777777" w:rsidR="004F6FFF" w:rsidRPr="004F6FFF" w:rsidRDefault="004F6FFF" w:rsidP="004F6FFF">
            <w:pPr>
              <w:pStyle w:val="BodyText"/>
              <w:numPr>
                <w:ilvl w:val="0"/>
                <w:numId w:val="29"/>
              </w:numPr>
              <w:rPr>
                <w:ins w:id="699" w:author="arun kumar" w:date="2026-07-27T19:21:00Z" w16du:dateUtc="2026-07-27T11:21:00Z"/>
                <w:rFonts w:ascii="Times New Roman" w:eastAsiaTheme="majorEastAsia" w:hAnsi="Times New Roman" w:cs="Times New Roman"/>
                <w:rPrChange w:id="700" w:author="arun kumar" w:date="2026-07-27T19:21:00Z" w16du:dateUtc="2026-07-27T11:21:00Z">
                  <w:rPr>
                    <w:ins w:id="701" w:author="arun kumar" w:date="2026-07-27T19:21:00Z" w16du:dateUtc="2026-07-27T11:21:00Z"/>
                  </w:rPr>
                </w:rPrChange>
              </w:rPr>
            </w:pPr>
            <m:oMath>
              <m:sSubSup>
                <m:sSubSupPr>
                  <m:ctrlPr>
                    <w:ins w:id="702" w:author="arun kumar" w:date="2026-07-27T19:20:00Z" w16du:dateUtc="2026-07-27T11:20:00Z">
                      <w:rPr>
                        <w:rFonts w:ascii="Cambria Math" w:hAnsi="Cambria Math"/>
                      </w:rPr>
                    </w:ins>
                  </m:ctrlPr>
                </m:sSubSupPr>
                <m:e>
                  <m:r>
                    <w:ins w:id="703" w:author="arun kumar" w:date="2026-07-27T19:20:00Z" w16du:dateUtc="2026-07-27T11:20:00Z">
                      <m:rPr>
                        <m:scr m:val="script"/>
                      </m:rPr>
                      <w:rPr>
                        <w:rFonts w:ascii="Cambria Math" w:hAnsi="Cambria Math"/>
                      </w:rPr>
                      <m:t>F</m:t>
                    </w:ins>
                  </m:r>
                </m:e>
                <m:sub>
                  <m:r>
                    <w:ins w:id="704" w:author="arun kumar" w:date="2026-07-27T19:20:00Z" w16du:dateUtc="2026-07-27T11:20:00Z">
                      <w:rPr>
                        <w:rFonts w:ascii="Cambria Math" w:hAnsi="Cambria Math"/>
                      </w:rPr>
                      <m:t>k</m:t>
                    </w:ins>
                  </m:r>
                </m:sub>
                <m:sup>
                  <m:r>
                    <w:ins w:id="705" w:author="arun kumar" w:date="2026-07-27T19:20:00Z" w16du:dateUtc="2026-07-27T11:20:00Z">
                      <m:rPr>
                        <m:sty m:val="p"/>
                      </m:rPr>
                      <w:rPr>
                        <w:rFonts w:ascii="Cambria Math" w:hAnsi="Cambria Math"/>
                      </w:rPr>
                      <m:t>arr</m:t>
                    </w:ins>
                  </m:r>
                </m:sup>
              </m:sSubSup>
            </m:oMath>
            <w:ins w:id="706" w:author="arun kumar" w:date="2026-07-27T19:21:00Z" w16du:dateUtc="2026-07-27T11:21:00Z">
              <w:r>
                <w:rPr>
                  <w:rFonts w:eastAsiaTheme="minorEastAsia"/>
                </w:rPr>
                <w:t xml:space="preserve"> / </w:t>
              </w:r>
            </w:ins>
            <m:oMath>
              <m:sSubSup>
                <m:sSubSupPr>
                  <m:ctrlPr>
                    <w:ins w:id="707" w:author="arun kumar" w:date="2026-07-27T19:21:00Z" w16du:dateUtc="2026-07-27T11:21:00Z">
                      <w:rPr>
                        <w:rFonts w:ascii="Cambria Math" w:hAnsi="Cambria Math"/>
                      </w:rPr>
                    </w:ins>
                  </m:ctrlPr>
                </m:sSubSupPr>
                <m:e>
                  <m:r>
                    <w:ins w:id="708" w:author="arun kumar" w:date="2026-07-27T19:21:00Z" w16du:dateUtc="2026-07-27T11:21:00Z">
                      <m:rPr>
                        <m:scr m:val="script"/>
                      </m:rPr>
                      <w:rPr>
                        <w:rFonts w:ascii="Cambria Math" w:hAnsi="Cambria Math"/>
                      </w:rPr>
                      <m:t>F</m:t>
                    </w:ins>
                  </m:r>
                </m:e>
                <m:sub>
                  <m:r>
                    <w:ins w:id="709" w:author="arun kumar" w:date="2026-07-27T19:21:00Z" w16du:dateUtc="2026-07-27T11:21:00Z">
                      <w:rPr>
                        <w:rFonts w:ascii="Cambria Math" w:hAnsi="Cambria Math"/>
                      </w:rPr>
                      <m:t>k</m:t>
                    </w:ins>
                  </m:r>
                </m:sub>
                <m:sup>
                  <m:r>
                    <w:ins w:id="710" w:author="arun kumar" w:date="2026-07-27T19:21:00Z" w16du:dateUtc="2026-07-27T11:21:00Z">
                      <m:rPr>
                        <m:sty m:val="p"/>
                      </m:rPr>
                      <w:rPr>
                        <w:rFonts w:ascii="Cambria Math" w:hAnsi="Cambria Math"/>
                      </w:rPr>
                      <m:t>+</m:t>
                    </w:ins>
                  </m:r>
                </m:sup>
              </m:sSubSup>
            </m:oMath>
            <w:ins w:id="711" w:author="arun kumar" w:date="2026-07-27T19:20:00Z" w16du:dateUtc="2026-07-27T11:20:00Z">
              <w:r w:rsidRPr="006C4443">
                <w:t xml:space="preserve">is the set of flights arriving at airport </w:t>
              </w:r>
            </w:ins>
            <m:oMath>
              <m:r>
                <w:ins w:id="712" w:author="arun kumar" w:date="2026-07-27T19:20:00Z" w16du:dateUtc="2026-07-27T11:20:00Z">
                  <w:rPr>
                    <w:rFonts w:ascii="Cambria Math" w:hAnsi="Cambria Math"/>
                  </w:rPr>
                  <m:t>k</m:t>
                </w:ins>
              </m:r>
            </m:oMath>
            <w:ins w:id="713" w:author="arun kumar" w:date="2026-07-27T19:20:00Z" w16du:dateUtc="2026-07-27T11:20:00Z">
              <w:r w:rsidRPr="006C4443">
                <w:t>.</w:t>
              </w:r>
            </w:ins>
          </w:p>
          <w:p w14:paraId="383EF45E" w14:textId="43634DE7" w:rsidR="004F6FFF" w:rsidRPr="004F6FFF" w:rsidRDefault="004F6FFF" w:rsidP="004F6FFF">
            <w:pPr>
              <w:pStyle w:val="BodyText"/>
              <w:numPr>
                <w:ilvl w:val="0"/>
                <w:numId w:val="29"/>
              </w:numPr>
              <w:rPr>
                <w:ins w:id="714" w:author="arun kumar" w:date="2026-07-27T19:17:00Z" w16du:dateUtc="2026-07-27T11:17:00Z"/>
                <w:rFonts w:ascii="Times New Roman" w:eastAsiaTheme="majorEastAsia" w:hAnsi="Times New Roman" w:cs="Times New Roman"/>
                <w:rPrChange w:id="715" w:author="arun kumar" w:date="2026-07-27T19:18:00Z" w16du:dateUtc="2026-07-27T11:18:00Z">
                  <w:rPr>
                    <w:ins w:id="716" w:author="arun kumar" w:date="2026-07-27T19:17:00Z" w16du:dateUtc="2026-07-27T11:17:00Z"/>
                    <w:rFonts w:asciiTheme="minorHAnsi" w:eastAsiaTheme="minorHAnsi" w:hAnsiTheme="minorHAnsi" w:cstheme="minorBidi"/>
                    <w:b w:val="0"/>
                    <w:bCs w:val="0"/>
                    <w:color w:val="auto"/>
                    <w:kern w:val="0"/>
                    <w:lang w:bidi="ar-SA"/>
                    <w14:ligatures w14:val="none"/>
                  </w:rPr>
                </w:rPrChange>
              </w:rPr>
              <w:pPrChange w:id="717" w:author="arun kumar" w:date="2026-07-27T19:20:00Z" w16du:dateUtc="2026-07-27T11:20:00Z">
                <w:pPr>
                  <w:pStyle w:val="Heading2"/>
                  <w:numPr>
                    <w:ilvl w:val="0"/>
                    <w:numId w:val="0"/>
                  </w:numPr>
                  <w:spacing w:before="0"/>
                </w:pPr>
              </w:pPrChange>
            </w:pPr>
            <m:oMath>
              <m:sSubSup>
                <m:sSubSupPr>
                  <m:ctrlPr>
                    <w:ins w:id="718" w:author="arun kumar" w:date="2026-07-27T19:21:00Z" w16du:dateUtc="2026-07-27T11:21:00Z">
                      <w:rPr>
                        <w:rFonts w:ascii="Cambria Math" w:hAnsi="Cambria Math"/>
                      </w:rPr>
                    </w:ins>
                  </m:ctrlPr>
                </m:sSubSupPr>
                <m:e>
                  <m:r>
                    <w:ins w:id="719" w:author="arun kumar" w:date="2026-07-27T19:21:00Z" w16du:dateUtc="2026-07-27T11:21:00Z">
                      <m:rPr>
                        <m:scr m:val="script"/>
                      </m:rPr>
                      <w:rPr>
                        <w:rFonts w:ascii="Cambria Math" w:hAnsi="Cambria Math"/>
                      </w:rPr>
                      <m:t>F</m:t>
                    </w:ins>
                  </m:r>
                </m:e>
                <m:sub>
                  <m:r>
                    <w:ins w:id="720" w:author="arun kumar" w:date="2026-07-27T19:21:00Z" w16du:dateUtc="2026-07-27T11:21:00Z">
                      <w:rPr>
                        <w:rFonts w:ascii="Cambria Math" w:hAnsi="Cambria Math"/>
                      </w:rPr>
                      <m:t>k</m:t>
                    </w:ins>
                  </m:r>
                </m:sub>
                <m:sup>
                  <m:r>
                    <w:ins w:id="721" w:author="arun kumar" w:date="2026-07-27T19:21:00Z" w16du:dateUtc="2026-07-27T11:21:00Z">
                      <m:rPr>
                        <m:sty m:val="p"/>
                      </m:rPr>
                      <w:rPr>
                        <w:rFonts w:ascii="Cambria Math" w:hAnsi="Cambria Math"/>
                      </w:rPr>
                      <m:t>dep</m:t>
                    </w:ins>
                  </m:r>
                </m:sup>
              </m:sSubSup>
            </m:oMath>
            <w:ins w:id="722" w:author="arun kumar" w:date="2026-07-27T19:21:00Z" w16du:dateUtc="2026-07-27T11:21:00Z">
              <w:r>
                <w:rPr>
                  <w:rFonts w:eastAsiaTheme="minorEastAsia"/>
                </w:rPr>
                <w:t xml:space="preserve"> / </w:t>
              </w:r>
            </w:ins>
            <m:oMath>
              <m:sSubSup>
                <m:sSubSupPr>
                  <m:ctrlPr>
                    <w:ins w:id="723" w:author="arun kumar" w:date="2026-07-27T19:21:00Z" w16du:dateUtc="2026-07-27T11:21:00Z">
                      <w:rPr>
                        <w:rFonts w:ascii="Cambria Math" w:hAnsi="Cambria Math"/>
                      </w:rPr>
                    </w:ins>
                  </m:ctrlPr>
                </m:sSubSupPr>
                <m:e>
                  <m:r>
                    <w:ins w:id="724" w:author="arun kumar" w:date="2026-07-27T19:21:00Z" w16du:dateUtc="2026-07-27T11:21:00Z">
                      <m:rPr>
                        <m:scr m:val="script"/>
                      </m:rPr>
                      <w:rPr>
                        <w:rFonts w:ascii="Cambria Math" w:hAnsi="Cambria Math"/>
                      </w:rPr>
                      <m:t>F</m:t>
                    </w:ins>
                  </m:r>
                </m:e>
                <m:sub>
                  <m:r>
                    <w:ins w:id="725" w:author="arun kumar" w:date="2026-07-27T19:21:00Z" w16du:dateUtc="2026-07-27T11:21:00Z">
                      <w:rPr>
                        <w:rFonts w:ascii="Cambria Math" w:hAnsi="Cambria Math"/>
                      </w:rPr>
                      <m:t>k</m:t>
                    </w:ins>
                  </m:r>
                </m:sub>
                <m:sup>
                  <m:r>
                    <w:ins w:id="726" w:author="arun kumar" w:date="2026-07-27T19:21:00Z" w16du:dateUtc="2026-07-27T11:21:00Z">
                      <w:rPr>
                        <w:rFonts w:ascii="Cambria Math" w:hAnsi="Cambria Math"/>
                      </w:rPr>
                      <m:t>-</m:t>
                    </w:ins>
                  </m:r>
                </m:sup>
              </m:sSubSup>
            </m:oMath>
            <w:ins w:id="727" w:author="arun kumar" w:date="2026-07-27T19:21:00Z" w16du:dateUtc="2026-07-27T11:21:00Z">
              <w:r w:rsidRPr="006C4443">
                <w:t xml:space="preserve">is the set of flights </w:t>
              </w:r>
              <w:r>
                <w:t>depa</w:t>
              </w:r>
            </w:ins>
            <w:ins w:id="728" w:author="arun kumar" w:date="2026-07-27T19:22:00Z" w16du:dateUtc="2026-07-27T11:22:00Z">
              <w:r>
                <w:t>rting</w:t>
              </w:r>
            </w:ins>
            <w:ins w:id="729" w:author="arun kumar" w:date="2026-07-27T19:21:00Z" w16du:dateUtc="2026-07-27T11:21:00Z">
              <w:r w:rsidRPr="006C4443">
                <w:t xml:space="preserve"> at airport </w:t>
              </w:r>
            </w:ins>
            <m:oMath>
              <m:r>
                <w:ins w:id="730" w:author="arun kumar" w:date="2026-07-27T19:21:00Z" w16du:dateUtc="2026-07-27T11:21:00Z">
                  <w:rPr>
                    <w:rFonts w:ascii="Cambria Math" w:hAnsi="Cambria Math"/>
                  </w:rPr>
                  <m:t>k</m:t>
                </w:ins>
              </m:r>
            </m:oMath>
            <w:ins w:id="731" w:author="arun kumar" w:date="2026-07-27T19:21:00Z" w16du:dateUtc="2026-07-27T11:21:00Z">
              <w:r w:rsidRPr="006C4443">
                <w:t>.</w:t>
              </w:r>
            </w:ins>
          </w:p>
        </w:tc>
      </w:tr>
      <w:tr w:rsidR="004F6FFF" w14:paraId="19F06D69" w14:textId="77777777" w:rsidTr="004F6FFF">
        <w:trPr>
          <w:ins w:id="732" w:author="arun kumar" w:date="2026-07-27T19:19:00Z" w16du:dateUtc="2026-07-27T11:19:00Z"/>
        </w:trPr>
        <w:tc>
          <w:tcPr>
            <w:tcW w:w="3078" w:type="dxa"/>
          </w:tcPr>
          <w:p w14:paraId="7D6DB4D7" w14:textId="5EE0C6EC" w:rsidR="004F6FFF" w:rsidRPr="0038120F" w:rsidRDefault="004F6FFF" w:rsidP="004F6FFF">
            <w:pPr>
              <w:spacing w:line="259" w:lineRule="auto"/>
              <w:rPr>
                <w:ins w:id="733" w:author="arun kumar" w:date="2026-07-27T19:22:00Z" w16du:dateUtc="2026-07-27T11:22:00Z"/>
                <w:rFonts w:eastAsia="Times New Roman"/>
              </w:rPr>
            </w:pPr>
            <m:oMathPara>
              <m:oMath>
                <m:sSubSup>
                  <m:sSubSupPr>
                    <m:ctrlPr>
                      <w:ins w:id="734" w:author="arun kumar" w:date="2026-07-27T19:22:00Z" w16du:dateUtc="2026-07-27T11:22:00Z">
                        <w:rPr>
                          <w:rFonts w:ascii="Cambria Math" w:hAnsi="Cambria Math"/>
                        </w:rPr>
                      </w:ins>
                    </m:ctrlPr>
                  </m:sSubSupPr>
                  <m:e>
                    <m:r>
                      <w:ins w:id="735" w:author="arun kumar" w:date="2026-07-27T19:22:00Z" w16du:dateUtc="2026-07-27T11:22:00Z">
                        <m:rPr>
                          <m:scr m:val="script"/>
                        </m:rPr>
                        <w:rPr>
                          <w:rFonts w:ascii="Cambria Math" w:hAnsi="Cambria Math"/>
                        </w:rPr>
                        <m:t>F</m:t>
                      </w:ins>
                    </m:r>
                  </m:e>
                  <m:sub>
                    <m:r>
                      <w:ins w:id="736" w:author="arun kumar" w:date="2026-07-27T19:22:00Z" w16du:dateUtc="2026-07-27T11:22:00Z">
                        <w:rPr>
                          <w:rFonts w:ascii="Cambria Math" w:hAnsi="Cambria Math"/>
                        </w:rPr>
                        <m:t>k</m:t>
                      </w:ins>
                    </m:r>
                  </m:sub>
                  <m:sup>
                    <m:r>
                      <w:ins w:id="737" w:author="arun kumar" w:date="2026-07-27T19:22:00Z" w16du:dateUtc="2026-07-27T11:22:00Z">
                        <w:rPr>
                          <w:rFonts w:ascii="Cambria Math" w:hAnsi="Cambria Math"/>
                        </w:rPr>
                        <m:t>-</m:t>
                      </w:ins>
                    </m:r>
                  </m:sup>
                </m:sSubSup>
                <m:d>
                  <m:dPr>
                    <m:ctrlPr>
                      <w:ins w:id="738" w:author="arun kumar" w:date="2026-07-27T19:22:00Z" w16du:dateUtc="2026-07-27T11:22:00Z">
                        <w:rPr>
                          <w:rFonts w:ascii="Cambria Math" w:hAnsi="Cambria Math"/>
                        </w:rPr>
                      </w:ins>
                    </m:ctrlPr>
                  </m:dPr>
                  <m:e>
                    <m:r>
                      <w:ins w:id="739" w:author="arun kumar" w:date="2026-07-27T19:22:00Z" w16du:dateUtc="2026-07-27T11:22:00Z">
                        <w:rPr>
                          <w:rFonts w:ascii="Cambria Math" w:hAnsi="Cambria Math"/>
                        </w:rPr>
                        <m:t>t</m:t>
                      </w:ins>
                    </m:r>
                  </m:e>
                </m:d>
                <m:r>
                  <w:ins w:id="740" w:author="arun kumar" w:date="2026-07-27T19:22:00Z" w16du:dateUtc="2026-07-27T11:22:00Z">
                    <w:rPr>
                      <w:rFonts w:ascii="Cambria Math" w:hAnsi="Cambria Math"/>
                    </w:rPr>
                    <m:t>=</m:t>
                  </w:ins>
                </m:r>
                <m:d>
                  <m:dPr>
                    <m:begChr m:val="{"/>
                    <m:endChr m:val="}"/>
                    <m:ctrlPr>
                      <w:ins w:id="741" w:author="arun kumar" w:date="2026-07-27T19:22:00Z" w16du:dateUtc="2026-07-27T11:22:00Z">
                        <w:rPr>
                          <w:rFonts w:ascii="Cambria Math" w:hAnsi="Cambria Math"/>
                        </w:rPr>
                      </w:ins>
                    </m:ctrlPr>
                  </m:dPr>
                  <m:e>
                    <m:r>
                      <w:ins w:id="742" w:author="arun kumar" w:date="2026-07-27T19:22:00Z" w16du:dateUtc="2026-07-27T11:22:00Z">
                        <w:rPr>
                          <w:rFonts w:ascii="Cambria Math" w:hAnsi="Cambria Math"/>
                        </w:rPr>
                        <m:t>r∈</m:t>
                      </w:ins>
                    </m:r>
                    <m:sSubSup>
                      <m:sSubSupPr>
                        <m:ctrlPr>
                          <w:ins w:id="743" w:author="arun kumar" w:date="2026-07-27T19:22:00Z" w16du:dateUtc="2026-07-27T11:22:00Z">
                            <w:rPr>
                              <w:rFonts w:ascii="Cambria Math" w:hAnsi="Cambria Math"/>
                            </w:rPr>
                          </w:ins>
                        </m:ctrlPr>
                      </m:sSubSupPr>
                      <m:e>
                        <m:r>
                          <w:ins w:id="744" w:author="arun kumar" w:date="2026-07-27T19:22:00Z" w16du:dateUtc="2026-07-27T11:22:00Z">
                            <m:rPr>
                              <m:scr m:val="script"/>
                            </m:rPr>
                            <w:rPr>
                              <w:rFonts w:ascii="Cambria Math" w:hAnsi="Cambria Math"/>
                            </w:rPr>
                            <m:t>F</m:t>
                          </w:ins>
                        </m:r>
                      </m:e>
                      <m:sub>
                        <m:r>
                          <w:ins w:id="745" w:author="arun kumar" w:date="2026-07-27T19:22:00Z" w16du:dateUtc="2026-07-27T11:22:00Z">
                            <w:rPr>
                              <w:rFonts w:ascii="Cambria Math" w:hAnsi="Cambria Math"/>
                            </w:rPr>
                            <m:t>k</m:t>
                          </w:ins>
                        </m:r>
                      </m:sub>
                      <m:sup>
                        <m:r>
                          <w:ins w:id="746" w:author="arun kumar" w:date="2026-07-27T19:22:00Z" w16du:dateUtc="2026-07-27T11:22:00Z">
                            <m:rPr>
                              <m:sty m:val="p"/>
                            </m:rPr>
                            <w:rPr>
                              <w:rFonts w:ascii="Cambria Math" w:hAnsi="Cambria Math"/>
                            </w:rPr>
                            <m:t>arr</m:t>
                          </w:ins>
                        </m:r>
                      </m:sup>
                    </m:sSubSup>
                    <m:r>
                      <w:ins w:id="747" w:author="arun kumar" w:date="2026-07-27T19:22:00Z" w16du:dateUtc="2026-07-27T11:22:00Z">
                        <w:rPr>
                          <w:rFonts w:ascii="Cambria Math" w:hAnsi="Cambria Math"/>
                        </w:rPr>
                        <m:t>:</m:t>
                      </w:ins>
                    </m:r>
                    <m:r>
                      <w:ins w:id="748" w:author="arun kumar" w:date="2026-07-27T19:22:00Z" w16du:dateUtc="2026-07-27T11:22:00Z">
                        <m:rPr>
                          <m:nor/>
                        </m:rPr>
                        <w:rPr>
                          <w:rFonts w:ascii="Arial" w:hAnsi="Arial" w:cs="Arial"/>
                        </w:rPr>
                        <m:t>  </m:t>
                      </w:ins>
                    </m:r>
                    <m:sSub>
                      <m:sSubPr>
                        <m:ctrlPr>
                          <w:ins w:id="749" w:author="arun kumar" w:date="2026-07-27T19:22:00Z" w16du:dateUtc="2026-07-27T11:22:00Z">
                            <w:rPr>
                              <w:rFonts w:ascii="Cambria Math" w:hAnsi="Cambria Math"/>
                            </w:rPr>
                          </w:ins>
                        </m:ctrlPr>
                      </m:sSubPr>
                      <m:e>
                        <m:r>
                          <w:ins w:id="750" w:author="arun kumar" w:date="2026-07-27T19:22:00Z" w16du:dateUtc="2026-07-27T11:22:00Z">
                            <w:rPr>
                              <w:rFonts w:ascii="Cambria Math" w:hAnsi="Cambria Math"/>
                            </w:rPr>
                            <m:t>a</m:t>
                          </w:ins>
                        </m:r>
                      </m:e>
                      <m:sub>
                        <m:r>
                          <w:ins w:id="751" w:author="arun kumar" w:date="2026-07-27T19:22:00Z" w16du:dateUtc="2026-07-27T11:22:00Z">
                            <w:rPr>
                              <w:rFonts w:ascii="Cambria Math" w:hAnsi="Cambria Math"/>
                            </w:rPr>
                            <m:t>r</m:t>
                          </w:ins>
                        </m:r>
                      </m:sub>
                    </m:sSub>
                    <m:r>
                      <w:ins w:id="752" w:author="arun kumar" w:date="2026-07-27T19:22:00Z" w16du:dateUtc="2026-07-27T11:22:00Z">
                        <w:rPr>
                          <w:rFonts w:ascii="Cambria Math" w:hAnsi="Cambria Math"/>
                        </w:rPr>
                        <m:t>+τ≤t</m:t>
                      </w:ins>
                    </m:r>
                  </m:e>
                </m:d>
                <m:r>
                  <w:ins w:id="753" w:author="arun kumar" w:date="2026-07-27T19:22:00Z" w16du:dateUtc="2026-07-27T11:22:00Z">
                    <w:rPr>
                      <w:rFonts w:ascii="Cambria Math" w:hAnsi="Cambria Math"/>
                    </w:rPr>
                    <m:t>, ∀k∈</m:t>
                  </w:ins>
                </m:r>
                <m:r>
                  <w:ins w:id="754" w:author="arun kumar" w:date="2026-07-27T19:22:00Z" w16du:dateUtc="2026-07-27T11:22:00Z">
                    <m:rPr>
                      <m:scr m:val="script"/>
                    </m:rPr>
                    <w:rPr>
                      <w:rFonts w:ascii="Cambria Math" w:hAnsi="Cambria Math"/>
                    </w:rPr>
                    <m:t>A,</m:t>
                  </w:ins>
                </m:r>
                <m:r>
                  <w:ins w:id="755" w:author="arun kumar" w:date="2026-07-27T19:22:00Z" w16du:dateUtc="2026-07-27T11:22:00Z">
                    <m:rPr>
                      <m:nor/>
                    </m:rPr>
                    <w:rPr>
                      <w:rFonts w:ascii="Arial" w:hAnsi="Arial" w:cs="Arial"/>
                    </w:rPr>
                    <m:t>  </m:t>
                  </w:ins>
                </m:r>
                <m:r>
                  <w:ins w:id="756" w:author="arun kumar" w:date="2026-07-27T19:22:00Z" w16du:dateUtc="2026-07-27T11:22:00Z">
                    <w:rPr>
                      <w:rFonts w:ascii="Cambria Math" w:hAnsi="Cambria Math"/>
                    </w:rPr>
                    <m:t>t∈</m:t>
                  </w:ins>
                </m:r>
                <m:sSub>
                  <m:sSubPr>
                    <m:ctrlPr>
                      <w:ins w:id="757" w:author="arun kumar" w:date="2026-07-27T19:22:00Z" w16du:dateUtc="2026-07-27T11:22:00Z">
                        <w:rPr>
                          <w:rFonts w:ascii="Cambria Math" w:hAnsi="Cambria Math"/>
                        </w:rPr>
                      </w:ins>
                    </m:ctrlPr>
                  </m:sSubPr>
                  <m:e>
                    <m:r>
                      <w:ins w:id="758" w:author="arun kumar" w:date="2026-07-27T19:22:00Z" w16du:dateUtc="2026-07-27T11:22:00Z">
                        <m:rPr>
                          <m:scr m:val="double-struck"/>
                        </m:rPr>
                        <w:rPr>
                          <w:rFonts w:ascii="Cambria Math" w:hAnsi="Cambria Math"/>
                        </w:rPr>
                        <m:t>R</m:t>
                      </w:ins>
                    </m:r>
                  </m:e>
                  <m:sub>
                    <m:r>
                      <w:ins w:id="759" w:author="arun kumar" w:date="2026-07-27T19:22:00Z" w16du:dateUtc="2026-07-27T11:22:00Z">
                        <w:rPr>
                          <w:rFonts w:ascii="Cambria Math" w:hAnsi="Cambria Math"/>
                        </w:rPr>
                        <m:t>+</m:t>
                      </w:ins>
                    </m:r>
                  </m:sub>
                </m:sSub>
              </m:oMath>
            </m:oMathPara>
          </w:p>
          <w:p w14:paraId="020CE3C8" w14:textId="77777777" w:rsidR="004F6FFF" w:rsidRDefault="004F6FFF" w:rsidP="004F6FFF">
            <w:pPr>
              <w:spacing w:line="259" w:lineRule="auto"/>
              <w:rPr>
                <w:ins w:id="760" w:author="arun kumar" w:date="2026-07-27T19:22:00Z" w16du:dateUtc="2026-07-27T11:22:00Z"/>
                <w:rFonts w:eastAsia="Times New Roman"/>
              </w:rPr>
            </w:pPr>
          </w:p>
          <w:p w14:paraId="4B5F8612" w14:textId="77777777" w:rsidR="004F6FFF" w:rsidRDefault="004F6FFF" w:rsidP="004F6FFF">
            <w:pPr>
              <w:spacing w:line="259" w:lineRule="auto"/>
              <w:rPr>
                <w:ins w:id="761" w:author="arun kumar" w:date="2026-07-27T19:22:00Z" w16du:dateUtc="2026-07-27T11:22:00Z"/>
                <w:rFonts w:eastAsia="Times New Roman"/>
              </w:rPr>
            </w:pPr>
          </w:p>
          <w:p w14:paraId="6B2FBBA7" w14:textId="0DC46774" w:rsidR="004F6FFF" w:rsidRDefault="0038120F" w:rsidP="004F6FFF">
            <w:pPr>
              <w:spacing w:line="259" w:lineRule="auto"/>
              <w:rPr>
                <w:ins w:id="762" w:author="arun kumar" w:date="2026-07-27T19:19:00Z" w16du:dateUtc="2026-07-27T11:19:00Z"/>
                <w:rFonts w:eastAsia="Times New Roman"/>
              </w:rPr>
            </w:pPr>
            <m:oMathPara>
              <m:oMath>
                <m:sSubSup>
                  <m:sSubSupPr>
                    <m:ctrlPr>
                      <w:ins w:id="763" w:author="arun kumar" w:date="2026-07-27T19:22:00Z" w16du:dateUtc="2026-07-27T11:22:00Z">
                        <w:rPr>
                          <w:rFonts w:ascii="Cambria Math" w:hAnsi="Cambria Math"/>
                        </w:rPr>
                      </w:ins>
                    </m:ctrlPr>
                  </m:sSubSupPr>
                  <m:e>
                    <m:r>
                      <w:ins w:id="764" w:author="arun kumar" w:date="2026-07-27T19:22:00Z" w16du:dateUtc="2026-07-27T11:22:00Z">
                        <m:rPr>
                          <m:scr m:val="script"/>
                        </m:rPr>
                        <w:rPr>
                          <w:rFonts w:ascii="Cambria Math" w:hAnsi="Cambria Math"/>
                        </w:rPr>
                        <m:t>F</m:t>
                      </w:ins>
                    </m:r>
                  </m:e>
                  <m:sub>
                    <m:r>
                      <w:ins w:id="765" w:author="arun kumar" w:date="2026-07-27T19:22:00Z" w16du:dateUtc="2026-07-27T11:22:00Z">
                        <w:rPr>
                          <w:rFonts w:ascii="Cambria Math" w:hAnsi="Cambria Math"/>
                        </w:rPr>
                        <m:t>k</m:t>
                      </w:ins>
                    </m:r>
                  </m:sub>
                  <m:sup>
                    <m:r>
                      <w:ins w:id="766" w:author="arun kumar" w:date="2026-07-27T19:22:00Z" w16du:dateUtc="2026-07-27T11:22:00Z">
                        <w:rPr>
                          <w:rFonts w:ascii="Cambria Math" w:hAnsi="Cambria Math"/>
                        </w:rPr>
                        <m:t>+</m:t>
                      </w:ins>
                    </m:r>
                  </m:sup>
                </m:sSubSup>
                <m:d>
                  <m:dPr>
                    <m:ctrlPr>
                      <w:ins w:id="767" w:author="arun kumar" w:date="2026-07-27T19:22:00Z" w16du:dateUtc="2026-07-27T11:22:00Z">
                        <w:rPr>
                          <w:rFonts w:ascii="Cambria Math" w:hAnsi="Cambria Math"/>
                        </w:rPr>
                      </w:ins>
                    </m:ctrlPr>
                  </m:dPr>
                  <m:e>
                    <m:r>
                      <w:ins w:id="768" w:author="arun kumar" w:date="2026-07-27T19:22:00Z" w16du:dateUtc="2026-07-27T11:22:00Z">
                        <w:rPr>
                          <w:rFonts w:ascii="Cambria Math" w:hAnsi="Cambria Math"/>
                        </w:rPr>
                        <m:t>t</m:t>
                      </w:ins>
                    </m:r>
                  </m:e>
                </m:d>
                <m:r>
                  <w:ins w:id="769" w:author="arun kumar" w:date="2026-07-27T19:22:00Z" w16du:dateUtc="2026-07-27T11:22:00Z">
                    <w:rPr>
                      <w:rFonts w:ascii="Cambria Math" w:hAnsi="Cambria Math"/>
                    </w:rPr>
                    <m:t>=</m:t>
                  </w:ins>
                </m:r>
                <m:d>
                  <m:dPr>
                    <m:begChr m:val="{"/>
                    <m:endChr m:val="}"/>
                    <m:ctrlPr>
                      <w:ins w:id="770" w:author="arun kumar" w:date="2026-07-27T19:22:00Z" w16du:dateUtc="2026-07-27T11:22:00Z">
                        <w:rPr>
                          <w:rFonts w:ascii="Cambria Math" w:hAnsi="Cambria Math"/>
                        </w:rPr>
                      </w:ins>
                    </m:ctrlPr>
                  </m:dPr>
                  <m:e>
                    <m:r>
                      <w:ins w:id="771" w:author="arun kumar" w:date="2026-07-27T19:22:00Z" w16du:dateUtc="2026-07-27T11:22:00Z">
                        <w:rPr>
                          <w:rFonts w:ascii="Cambria Math" w:hAnsi="Cambria Math"/>
                        </w:rPr>
                        <m:t>r∈</m:t>
                      </w:ins>
                    </m:r>
                    <m:sSubSup>
                      <m:sSubSupPr>
                        <m:ctrlPr>
                          <w:ins w:id="772" w:author="arun kumar" w:date="2026-07-27T19:22:00Z" w16du:dateUtc="2026-07-27T11:22:00Z">
                            <w:rPr>
                              <w:rFonts w:ascii="Cambria Math" w:hAnsi="Cambria Math"/>
                            </w:rPr>
                          </w:ins>
                        </m:ctrlPr>
                      </m:sSubSupPr>
                      <m:e>
                        <m:r>
                          <w:ins w:id="773" w:author="arun kumar" w:date="2026-07-27T19:22:00Z" w16du:dateUtc="2026-07-27T11:22:00Z">
                            <m:rPr>
                              <m:scr m:val="script"/>
                            </m:rPr>
                            <w:rPr>
                              <w:rFonts w:ascii="Cambria Math" w:hAnsi="Cambria Math"/>
                            </w:rPr>
                            <m:t>F</m:t>
                          </w:ins>
                        </m:r>
                      </m:e>
                      <m:sub>
                        <m:r>
                          <w:ins w:id="774" w:author="arun kumar" w:date="2026-07-27T19:22:00Z" w16du:dateUtc="2026-07-27T11:22:00Z">
                            <w:rPr>
                              <w:rFonts w:ascii="Cambria Math" w:hAnsi="Cambria Math"/>
                            </w:rPr>
                            <m:t>k</m:t>
                          </w:ins>
                        </m:r>
                      </m:sub>
                      <m:sup>
                        <m:r>
                          <w:ins w:id="775" w:author="arun kumar" w:date="2026-07-27T19:22:00Z" w16du:dateUtc="2026-07-27T11:22:00Z">
                            <m:rPr>
                              <m:sty m:val="p"/>
                            </m:rPr>
                            <w:rPr>
                              <w:rFonts w:ascii="Cambria Math" w:hAnsi="Cambria Math"/>
                            </w:rPr>
                            <m:t>dep</m:t>
                          </w:ins>
                        </m:r>
                      </m:sup>
                    </m:sSubSup>
                    <m:r>
                      <w:ins w:id="776" w:author="arun kumar" w:date="2026-07-27T19:22:00Z" w16du:dateUtc="2026-07-27T11:22:00Z">
                        <w:rPr>
                          <w:rFonts w:ascii="Cambria Math" w:hAnsi="Cambria Math"/>
                        </w:rPr>
                        <m:t>:</m:t>
                      </w:ins>
                    </m:r>
                    <m:r>
                      <w:ins w:id="777" w:author="arun kumar" w:date="2026-07-27T19:22:00Z" w16du:dateUtc="2026-07-27T11:22:00Z">
                        <m:rPr>
                          <m:nor/>
                        </m:rPr>
                        <w:rPr>
                          <w:rFonts w:ascii="Arial" w:hAnsi="Arial" w:cs="Arial"/>
                        </w:rPr>
                        <m:t>  </m:t>
                      </w:ins>
                    </m:r>
                    <m:sSub>
                      <m:sSubPr>
                        <m:ctrlPr>
                          <w:ins w:id="778" w:author="arun kumar" w:date="2026-07-27T19:22:00Z" w16du:dateUtc="2026-07-27T11:22:00Z">
                            <w:rPr>
                              <w:rFonts w:ascii="Cambria Math" w:hAnsi="Cambria Math"/>
                            </w:rPr>
                          </w:ins>
                        </m:ctrlPr>
                      </m:sSubPr>
                      <m:e>
                        <m:r>
                          <w:ins w:id="779" w:author="arun kumar" w:date="2026-07-27T19:22:00Z" w16du:dateUtc="2026-07-27T11:22:00Z">
                            <w:rPr>
                              <w:rFonts w:ascii="Cambria Math" w:hAnsi="Cambria Math"/>
                            </w:rPr>
                            <m:t>s</m:t>
                          </w:ins>
                        </m:r>
                      </m:e>
                      <m:sub>
                        <m:r>
                          <w:ins w:id="780" w:author="arun kumar" w:date="2026-07-27T19:22:00Z" w16du:dateUtc="2026-07-27T11:22:00Z">
                            <w:rPr>
                              <w:rFonts w:ascii="Cambria Math" w:hAnsi="Cambria Math"/>
                            </w:rPr>
                            <m:t>r</m:t>
                          </w:ins>
                        </m:r>
                      </m:sub>
                    </m:sSub>
                    <m:r>
                      <w:ins w:id="781" w:author="arun kumar" w:date="2026-07-27T19:22:00Z" w16du:dateUtc="2026-07-27T11:22:00Z">
                        <w:rPr>
                          <w:rFonts w:ascii="Cambria Math" w:hAnsi="Cambria Math"/>
                        </w:rPr>
                        <m:t>&lt;t</m:t>
                      </w:ins>
                    </m:r>
                  </m:e>
                </m:d>
                <m:r>
                  <w:ins w:id="782" w:author="arun kumar" w:date="2026-07-27T19:22:00Z" w16du:dateUtc="2026-07-27T11:22:00Z">
                    <w:rPr>
                      <w:rFonts w:ascii="Cambria Math" w:hAnsi="Cambria Math"/>
                    </w:rPr>
                    <m:t>, ∀k∈</m:t>
                  </w:ins>
                </m:r>
                <m:r>
                  <w:ins w:id="783" w:author="arun kumar" w:date="2026-07-27T19:22:00Z" w16du:dateUtc="2026-07-27T11:22:00Z">
                    <m:rPr>
                      <m:scr m:val="script"/>
                    </m:rPr>
                    <w:rPr>
                      <w:rFonts w:ascii="Cambria Math" w:hAnsi="Cambria Math"/>
                    </w:rPr>
                    <m:t>A,</m:t>
                  </w:ins>
                </m:r>
                <m:r>
                  <w:ins w:id="784" w:author="arun kumar" w:date="2026-07-27T19:22:00Z" w16du:dateUtc="2026-07-27T11:22:00Z">
                    <m:rPr>
                      <m:nor/>
                    </m:rPr>
                    <w:rPr>
                      <w:rFonts w:ascii="Arial" w:hAnsi="Arial" w:cs="Arial"/>
                    </w:rPr>
                    <m:t>  </m:t>
                  </w:ins>
                </m:r>
                <m:r>
                  <w:ins w:id="785" w:author="arun kumar" w:date="2026-07-27T19:22:00Z" w16du:dateUtc="2026-07-27T11:22:00Z">
                    <w:rPr>
                      <w:rFonts w:ascii="Cambria Math" w:hAnsi="Cambria Math"/>
                    </w:rPr>
                    <m:t>t∈</m:t>
                  </w:ins>
                </m:r>
                <m:sSub>
                  <m:sSubPr>
                    <m:ctrlPr>
                      <w:ins w:id="786" w:author="arun kumar" w:date="2026-07-27T19:22:00Z" w16du:dateUtc="2026-07-27T11:22:00Z">
                        <w:rPr>
                          <w:rFonts w:ascii="Cambria Math" w:hAnsi="Cambria Math"/>
                        </w:rPr>
                      </w:ins>
                    </m:ctrlPr>
                  </m:sSubPr>
                  <m:e>
                    <m:r>
                      <w:ins w:id="787" w:author="arun kumar" w:date="2026-07-27T19:22:00Z" w16du:dateUtc="2026-07-27T11:22:00Z">
                        <m:rPr>
                          <m:scr m:val="double-struck"/>
                        </m:rPr>
                        <w:rPr>
                          <w:rFonts w:ascii="Cambria Math" w:hAnsi="Cambria Math"/>
                        </w:rPr>
                        <m:t>R</m:t>
                      </w:ins>
                    </m:r>
                  </m:e>
                  <m:sub>
                    <m:r>
                      <w:ins w:id="788" w:author="arun kumar" w:date="2026-07-27T19:22:00Z" w16du:dateUtc="2026-07-27T11:22:00Z">
                        <w:rPr>
                          <w:rFonts w:ascii="Cambria Math" w:hAnsi="Cambria Math"/>
                        </w:rPr>
                        <m:t>+</m:t>
                      </w:ins>
                    </m:r>
                  </m:sub>
                </m:sSub>
                <m:r>
                  <w:ins w:id="789" w:author="arun kumar" w:date="2026-07-27T19:22:00Z" w16du:dateUtc="2026-07-27T11:22:00Z">
                    <w:rPr>
                      <w:rFonts w:ascii="Cambria Math" w:hAnsi="Cambria Math"/>
                    </w:rPr>
                    <m:t>.</m:t>
                  </w:ins>
                </m:r>
              </m:oMath>
            </m:oMathPara>
          </w:p>
          <w:p w14:paraId="244E8894" w14:textId="3AE1CF38" w:rsidR="004F6FFF" w:rsidRPr="004F6FFF" w:rsidRDefault="004F6FFF" w:rsidP="004F6FFF">
            <w:pPr>
              <w:spacing w:line="259" w:lineRule="auto"/>
              <w:rPr>
                <w:ins w:id="790" w:author="arun kumar" w:date="2026-07-27T19:19:00Z" w16du:dateUtc="2026-07-27T11:19:00Z"/>
                <w:rFonts w:eastAsia="Times New Roman"/>
              </w:rPr>
            </w:pPr>
          </w:p>
        </w:tc>
        <w:tc>
          <w:tcPr>
            <w:tcW w:w="5552" w:type="dxa"/>
          </w:tcPr>
          <w:p w14:paraId="5A826111" w14:textId="77777777" w:rsidR="004F6FFF" w:rsidRDefault="0038120F" w:rsidP="004F6FFF">
            <w:pPr>
              <w:rPr>
                <w:ins w:id="791" w:author="arun kumar" w:date="2026-07-27T19:23:00Z" w16du:dateUtc="2026-07-27T11:23:00Z"/>
              </w:rPr>
            </w:pPr>
            <m:oMath>
              <m:sSubSup>
                <m:sSubSupPr>
                  <m:ctrlPr>
                    <w:ins w:id="792" w:author="arun kumar" w:date="2026-07-27T19:23:00Z" w16du:dateUtc="2026-07-27T11:23:00Z">
                      <w:rPr>
                        <w:rFonts w:ascii="Cambria Math" w:hAnsi="Cambria Math"/>
                      </w:rPr>
                    </w:ins>
                  </m:ctrlPr>
                </m:sSubSupPr>
                <m:e>
                  <m:r>
                    <w:ins w:id="793" w:author="arun kumar" w:date="2026-07-27T19:23:00Z" w16du:dateUtc="2026-07-27T11:23:00Z">
                      <m:rPr>
                        <m:scr m:val="script"/>
                      </m:rPr>
                      <w:rPr>
                        <w:rFonts w:ascii="Cambria Math" w:hAnsi="Cambria Math"/>
                      </w:rPr>
                      <m:t>F</m:t>
                    </w:ins>
                  </m:r>
                </m:e>
                <m:sub>
                  <m:r>
                    <w:ins w:id="794" w:author="arun kumar" w:date="2026-07-27T19:23:00Z" w16du:dateUtc="2026-07-27T11:23:00Z">
                      <w:rPr>
                        <w:rFonts w:ascii="Cambria Math" w:hAnsi="Cambria Math"/>
                      </w:rPr>
                      <m:t>k</m:t>
                    </w:ins>
                  </m:r>
                </m:sub>
                <m:sup>
                  <m:r>
                    <w:ins w:id="795" w:author="arun kumar" w:date="2026-07-27T19:23:00Z" w16du:dateUtc="2026-07-27T11:23:00Z">
                      <w:rPr>
                        <w:rFonts w:ascii="Cambria Math" w:hAnsi="Cambria Math"/>
                      </w:rPr>
                      <m:t>-</m:t>
                    </w:ins>
                  </m:r>
                </m:sup>
              </m:sSubSup>
              <m:d>
                <m:dPr>
                  <m:ctrlPr>
                    <w:ins w:id="796" w:author="arun kumar" w:date="2026-07-27T19:23:00Z" w16du:dateUtc="2026-07-27T11:23:00Z">
                      <w:rPr>
                        <w:rFonts w:ascii="Cambria Math" w:hAnsi="Cambria Math"/>
                      </w:rPr>
                    </w:ins>
                  </m:ctrlPr>
                </m:dPr>
                <m:e>
                  <m:r>
                    <w:ins w:id="797" w:author="arun kumar" w:date="2026-07-27T19:23:00Z" w16du:dateUtc="2026-07-27T11:23:00Z">
                      <w:rPr>
                        <w:rFonts w:ascii="Cambria Math" w:hAnsi="Cambria Math"/>
                      </w:rPr>
                      <m:t>t</m:t>
                    </w:ins>
                  </m:r>
                </m:e>
              </m:d>
            </m:oMath>
            <w:ins w:id="798" w:author="arun kumar" w:date="2026-07-27T19:23:00Z" w16du:dateUtc="2026-07-27T11:23:00Z">
              <w:r w:rsidRPr="006C4443">
                <w:t xml:space="preserve">denotes the set of flights that have </w:t>
              </w:r>
              <w:r w:rsidRPr="006C4443">
                <w:rPr>
                  <w:b/>
                  <w:bCs/>
                </w:rPr>
                <w:t xml:space="preserve">arrived at airport </w:t>
              </w:r>
            </w:ins>
            <m:oMath>
              <m:r>
                <w:ins w:id="799" w:author="arun kumar" w:date="2026-07-27T19:23:00Z" w16du:dateUtc="2026-07-27T11:23:00Z">
                  <w:rPr>
                    <w:rFonts w:ascii="Cambria Math" w:hAnsi="Cambria Math"/>
                  </w:rPr>
                  <m:t>k</m:t>
                </w:ins>
              </m:r>
            </m:oMath>
            <w:ins w:id="800" w:author="arun kumar" w:date="2026-07-27T19:23:00Z" w16du:dateUtc="2026-07-27T11:23:00Z">
              <w:r w:rsidRPr="006C4443">
                <w:t xml:space="preserve">and completed the required turnaround time before the reference time </w:t>
              </w:r>
            </w:ins>
            <m:oMath>
              <m:r>
                <w:ins w:id="801" w:author="arun kumar" w:date="2026-07-27T19:23:00Z" w16du:dateUtc="2026-07-27T11:23:00Z">
                  <w:rPr>
                    <w:rFonts w:ascii="Cambria Math" w:hAnsi="Cambria Math"/>
                  </w:rPr>
                  <m:t>t</m:t>
                </w:ins>
              </m:r>
            </m:oMath>
            <w:ins w:id="802" w:author="arun kumar" w:date="2026-07-27T19:23:00Z" w16du:dateUtc="2026-07-27T11:23:00Z">
              <w:r w:rsidRPr="006C4443">
                <w:t>.</w:t>
              </w:r>
            </w:ins>
          </w:p>
          <w:p w14:paraId="6E6AAC95" w14:textId="77777777" w:rsidR="0038120F" w:rsidRDefault="0038120F" w:rsidP="004F6FFF">
            <w:pPr>
              <w:rPr>
                <w:ins w:id="803" w:author="arun kumar" w:date="2026-07-27T19:23:00Z" w16du:dateUtc="2026-07-27T11:23:00Z"/>
                <w:kern w:val="0"/>
                <w:lang w:bidi="ar-SA"/>
                <w14:ligatures w14:val="none"/>
              </w:rPr>
            </w:pPr>
          </w:p>
          <w:p w14:paraId="7C4911D3" w14:textId="77777777" w:rsidR="0038120F" w:rsidRDefault="0038120F" w:rsidP="004F6FFF">
            <w:pPr>
              <w:rPr>
                <w:ins w:id="804" w:author="arun kumar" w:date="2026-07-27T19:23:00Z" w16du:dateUtc="2026-07-27T11:23:00Z"/>
              </w:rPr>
            </w:pPr>
            <m:oMath>
              <m:sSubSup>
                <m:sSubSupPr>
                  <m:ctrlPr>
                    <w:ins w:id="805" w:author="arun kumar" w:date="2026-07-27T19:23:00Z" w16du:dateUtc="2026-07-27T11:23:00Z">
                      <w:rPr>
                        <w:rFonts w:ascii="Cambria Math" w:hAnsi="Cambria Math"/>
                      </w:rPr>
                    </w:ins>
                  </m:ctrlPr>
                </m:sSubSupPr>
                <m:e>
                  <m:r>
                    <w:ins w:id="806" w:author="arun kumar" w:date="2026-07-27T19:23:00Z" w16du:dateUtc="2026-07-27T11:23:00Z">
                      <m:rPr>
                        <m:scr m:val="script"/>
                      </m:rPr>
                      <w:rPr>
                        <w:rFonts w:ascii="Cambria Math" w:hAnsi="Cambria Math"/>
                      </w:rPr>
                      <m:t>F</m:t>
                    </w:ins>
                  </m:r>
                </m:e>
                <m:sub>
                  <m:r>
                    <w:ins w:id="807" w:author="arun kumar" w:date="2026-07-27T19:23:00Z" w16du:dateUtc="2026-07-27T11:23:00Z">
                      <w:rPr>
                        <w:rFonts w:ascii="Cambria Math" w:hAnsi="Cambria Math"/>
                      </w:rPr>
                      <m:t>k</m:t>
                    </w:ins>
                  </m:r>
                </m:sub>
                <m:sup>
                  <m:r>
                    <w:ins w:id="808" w:author="arun kumar" w:date="2026-07-27T19:23:00Z" w16du:dateUtc="2026-07-27T11:23:00Z">
                      <w:rPr>
                        <w:rFonts w:ascii="Cambria Math" w:hAnsi="Cambria Math"/>
                      </w:rPr>
                      <m:t>+</m:t>
                    </w:ins>
                  </m:r>
                </m:sup>
              </m:sSubSup>
              <m:d>
                <m:dPr>
                  <m:ctrlPr>
                    <w:ins w:id="809" w:author="arun kumar" w:date="2026-07-27T19:23:00Z" w16du:dateUtc="2026-07-27T11:23:00Z">
                      <w:rPr>
                        <w:rFonts w:ascii="Cambria Math" w:hAnsi="Cambria Math"/>
                      </w:rPr>
                    </w:ins>
                  </m:ctrlPr>
                </m:dPr>
                <m:e>
                  <m:r>
                    <w:ins w:id="810" w:author="arun kumar" w:date="2026-07-27T19:23:00Z" w16du:dateUtc="2026-07-27T11:23:00Z">
                      <w:rPr>
                        <w:rFonts w:ascii="Cambria Math" w:hAnsi="Cambria Math"/>
                      </w:rPr>
                      <m:t>t</m:t>
                    </w:ins>
                  </m:r>
                </m:e>
              </m:d>
            </m:oMath>
            <w:ins w:id="811" w:author="arun kumar" w:date="2026-07-27T19:23:00Z" w16du:dateUtc="2026-07-27T11:23:00Z">
              <w:r w:rsidRPr="006C4443">
                <w:t xml:space="preserve">denotes the set of flights </w:t>
              </w:r>
              <w:r w:rsidRPr="006C4443">
                <w:rPr>
                  <w:b/>
                  <w:bCs/>
                </w:rPr>
                <w:t xml:space="preserve">departing from airport </w:t>
              </w:r>
            </w:ins>
            <m:oMath>
              <m:r>
                <w:ins w:id="812" w:author="arun kumar" w:date="2026-07-27T19:23:00Z" w16du:dateUtc="2026-07-27T11:23:00Z">
                  <w:rPr>
                    <w:rFonts w:ascii="Cambria Math" w:hAnsi="Cambria Math"/>
                  </w:rPr>
                  <m:t>k</m:t>
                </w:ins>
              </m:r>
            </m:oMath>
            <w:ins w:id="813" w:author="arun kumar" w:date="2026-07-27T19:23:00Z" w16du:dateUtc="2026-07-27T11:23:00Z">
              <w:r w:rsidRPr="006C4443">
                <w:t xml:space="preserve">before the reference time </w:t>
              </w:r>
            </w:ins>
            <m:oMath>
              <m:r>
                <w:ins w:id="814" w:author="arun kumar" w:date="2026-07-27T19:23:00Z" w16du:dateUtc="2026-07-27T11:23:00Z">
                  <w:rPr>
                    <w:rFonts w:ascii="Cambria Math" w:hAnsi="Cambria Math"/>
                  </w:rPr>
                  <m:t>t</m:t>
                </w:ins>
              </m:r>
            </m:oMath>
            <w:ins w:id="815" w:author="arun kumar" w:date="2026-07-27T19:23:00Z" w16du:dateUtc="2026-07-27T11:23:00Z">
              <w:r w:rsidRPr="006C4443">
                <w:t>.</w:t>
              </w:r>
            </w:ins>
          </w:p>
          <w:p w14:paraId="4C166C85" w14:textId="77777777" w:rsidR="0038120F" w:rsidRDefault="0038120F" w:rsidP="004F6FFF">
            <w:pPr>
              <w:rPr>
                <w:ins w:id="816" w:author="arun kumar" w:date="2026-07-27T19:23:00Z" w16du:dateUtc="2026-07-27T11:23:00Z"/>
                <w:kern w:val="0"/>
                <w:lang w:bidi="ar-SA"/>
                <w14:ligatures w14:val="none"/>
              </w:rPr>
            </w:pPr>
          </w:p>
          <w:p w14:paraId="04312442" w14:textId="77777777" w:rsidR="0038120F" w:rsidRPr="006C4443" w:rsidRDefault="0038120F" w:rsidP="0038120F">
            <w:pPr>
              <w:pStyle w:val="Heading2"/>
              <w:numPr>
                <w:ilvl w:val="0"/>
                <w:numId w:val="30"/>
              </w:numPr>
              <w:tabs>
                <w:tab w:val="clear" w:pos="720"/>
                <w:tab w:val="num" w:pos="360"/>
              </w:tabs>
              <w:spacing w:before="160" w:after="80"/>
              <w:ind w:left="567" w:hanging="567"/>
              <w:rPr>
                <w:ins w:id="817" w:author="arun kumar" w:date="2026-07-27T19:23:00Z" w16du:dateUtc="2026-07-27T11:23:00Z"/>
              </w:rPr>
            </w:pPr>
            <m:oMath>
              <m:sSub>
                <m:sSubPr>
                  <m:ctrlPr>
                    <w:ins w:id="818" w:author="arun kumar" w:date="2026-07-27T19:23:00Z" w16du:dateUtc="2026-07-27T11:23:00Z">
                      <w:rPr>
                        <w:rFonts w:ascii="Cambria Math" w:hAnsi="Cambria Math"/>
                      </w:rPr>
                    </w:ins>
                  </m:ctrlPr>
                </m:sSubPr>
                <m:e>
                  <m:r>
                    <w:ins w:id="819" w:author="arun kumar" w:date="2026-07-27T19:23:00Z" w16du:dateUtc="2026-07-27T11:23:00Z">
                      <m:rPr>
                        <m:sty m:val="bi"/>
                      </m:rPr>
                      <w:rPr>
                        <w:rFonts w:ascii="Cambria Math" w:hAnsi="Cambria Math"/>
                      </w:rPr>
                      <m:t>o</m:t>
                    </w:ins>
                  </m:r>
                </m:e>
                <m:sub>
                  <m:r>
                    <w:ins w:id="820" w:author="arun kumar" w:date="2026-07-27T19:23:00Z" w16du:dateUtc="2026-07-27T11:23:00Z">
                      <m:rPr>
                        <m:sty m:val="bi"/>
                      </m:rPr>
                      <w:rPr>
                        <w:rFonts w:ascii="Cambria Math" w:hAnsi="Cambria Math"/>
                      </w:rPr>
                      <m:t>r</m:t>
                    </w:ins>
                  </m:r>
                </m:sub>
              </m:sSub>
            </m:oMath>
            <w:ins w:id="821" w:author="arun kumar" w:date="2026-07-27T19:23:00Z" w16du:dateUtc="2026-07-27T11:23:00Z">
              <w:r w:rsidRPr="006C4443">
                <w:t xml:space="preserve">is the origin airport of flight </w:t>
              </w:r>
            </w:ins>
            <m:oMath>
              <m:r>
                <w:ins w:id="822" w:author="arun kumar" w:date="2026-07-27T19:23:00Z" w16du:dateUtc="2026-07-27T11:23:00Z">
                  <m:rPr>
                    <m:sty m:val="bi"/>
                  </m:rPr>
                  <w:rPr>
                    <w:rFonts w:ascii="Cambria Math" w:hAnsi="Cambria Math"/>
                  </w:rPr>
                  <m:t>r</m:t>
                </w:ins>
              </m:r>
            </m:oMath>
            <w:ins w:id="823" w:author="arun kumar" w:date="2026-07-27T19:23:00Z" w16du:dateUtc="2026-07-27T11:23:00Z">
              <w:r w:rsidRPr="006C4443">
                <w:t xml:space="preserve">, </w:t>
              </w:r>
            </w:ins>
          </w:p>
          <w:p w14:paraId="6C48AA1A" w14:textId="77777777" w:rsidR="0038120F" w:rsidRPr="006C4443" w:rsidRDefault="0038120F" w:rsidP="0038120F">
            <w:pPr>
              <w:pStyle w:val="Heading2"/>
              <w:numPr>
                <w:ilvl w:val="0"/>
                <w:numId w:val="30"/>
              </w:numPr>
              <w:tabs>
                <w:tab w:val="clear" w:pos="720"/>
                <w:tab w:val="num" w:pos="360"/>
              </w:tabs>
              <w:spacing w:before="160" w:after="80"/>
              <w:ind w:left="567" w:hanging="567"/>
              <w:rPr>
                <w:ins w:id="824" w:author="arun kumar" w:date="2026-07-27T19:23:00Z" w16du:dateUtc="2026-07-27T11:23:00Z"/>
              </w:rPr>
            </w:pPr>
            <m:oMath>
              <m:sSub>
                <m:sSubPr>
                  <m:ctrlPr>
                    <w:ins w:id="825" w:author="arun kumar" w:date="2026-07-27T19:23:00Z" w16du:dateUtc="2026-07-27T11:23:00Z">
                      <w:rPr>
                        <w:rFonts w:ascii="Cambria Math" w:hAnsi="Cambria Math"/>
                      </w:rPr>
                    </w:ins>
                  </m:ctrlPr>
                </m:sSubPr>
                <m:e>
                  <m:r>
                    <w:ins w:id="826" w:author="arun kumar" w:date="2026-07-27T19:23:00Z" w16du:dateUtc="2026-07-27T11:23:00Z">
                      <m:rPr>
                        <m:sty m:val="bi"/>
                      </m:rPr>
                      <w:rPr>
                        <w:rFonts w:ascii="Cambria Math" w:hAnsi="Cambria Math"/>
                      </w:rPr>
                      <m:t>s</m:t>
                    </w:ins>
                  </m:r>
                </m:e>
                <m:sub>
                  <m:r>
                    <w:ins w:id="827" w:author="arun kumar" w:date="2026-07-27T19:23:00Z" w16du:dateUtc="2026-07-27T11:23:00Z">
                      <m:rPr>
                        <m:sty m:val="bi"/>
                      </m:rPr>
                      <w:rPr>
                        <w:rFonts w:ascii="Cambria Math" w:hAnsi="Cambria Math"/>
                      </w:rPr>
                      <m:t>r</m:t>
                    </w:ins>
                  </m:r>
                </m:sub>
              </m:sSub>
            </m:oMath>
            <w:ins w:id="828" w:author="arun kumar" w:date="2026-07-27T19:23:00Z" w16du:dateUtc="2026-07-27T11:23:00Z">
              <w:r w:rsidRPr="006C4443">
                <w:t xml:space="preserve">is the scheduled departure time of flight </w:t>
              </w:r>
            </w:ins>
            <m:oMath>
              <m:r>
                <w:ins w:id="829" w:author="arun kumar" w:date="2026-07-27T19:23:00Z" w16du:dateUtc="2026-07-27T11:23:00Z">
                  <m:rPr>
                    <m:sty m:val="bi"/>
                  </m:rPr>
                  <w:rPr>
                    <w:rFonts w:ascii="Cambria Math" w:hAnsi="Cambria Math"/>
                  </w:rPr>
                  <m:t>r</m:t>
                </w:ins>
              </m:r>
            </m:oMath>
            <w:ins w:id="830" w:author="arun kumar" w:date="2026-07-27T19:23:00Z" w16du:dateUtc="2026-07-27T11:23:00Z">
              <w:r w:rsidRPr="006C4443">
                <w:t xml:space="preserve">, </w:t>
              </w:r>
            </w:ins>
          </w:p>
          <w:p w14:paraId="73DA54B4" w14:textId="5421860C" w:rsidR="0038120F" w:rsidRPr="0038120F" w:rsidRDefault="0038120F" w:rsidP="0038120F">
            <w:pPr>
              <w:pStyle w:val="Heading2"/>
              <w:numPr>
                <w:ilvl w:val="0"/>
                <w:numId w:val="30"/>
              </w:numPr>
              <w:tabs>
                <w:tab w:val="clear" w:pos="720"/>
                <w:tab w:val="num" w:pos="360"/>
              </w:tabs>
              <w:spacing w:before="160" w:after="80"/>
              <w:ind w:left="567" w:hanging="567"/>
              <w:rPr>
                <w:ins w:id="831" w:author="arun kumar" w:date="2026-07-27T19:19:00Z" w16du:dateUtc="2026-07-27T11:19:00Z"/>
              </w:rPr>
              <w:pPrChange w:id="832" w:author="arun kumar" w:date="2026-07-27T19:23:00Z" w16du:dateUtc="2026-07-27T11:23:00Z">
                <w:pPr/>
              </w:pPrChange>
            </w:pPr>
            <m:oMath>
              <m:r>
                <w:ins w:id="833" w:author="arun kumar" w:date="2026-07-27T19:23:00Z" w16du:dateUtc="2026-07-27T11:23:00Z">
                  <m:rPr>
                    <m:sty m:val="bi"/>
                  </m:rPr>
                  <w:rPr>
                    <w:rFonts w:ascii="Cambria Math" w:hAnsi="Cambria Math"/>
                  </w:rPr>
                  <m:t>t</m:t>
                </w:ins>
              </m:r>
            </m:oMath>
            <w:ins w:id="834" w:author="arun kumar" w:date="2026-07-27T19:23:00Z" w16du:dateUtc="2026-07-27T11:23:00Z">
              <w:r w:rsidRPr="006C4443">
                <w:t xml:space="preserve">is the reference time. </w:t>
              </w:r>
            </w:ins>
          </w:p>
        </w:tc>
      </w:tr>
      <w:tr w:rsidR="0038120F" w14:paraId="01FE1A44" w14:textId="77777777" w:rsidTr="004F6FFF">
        <w:trPr>
          <w:ins w:id="835" w:author="arun kumar" w:date="2026-07-27T19:24:00Z" w16du:dateUtc="2026-07-27T11:24:00Z"/>
        </w:trPr>
        <w:tc>
          <w:tcPr>
            <w:tcW w:w="3078" w:type="dxa"/>
          </w:tcPr>
          <w:p w14:paraId="49A9B788" w14:textId="77777777" w:rsidR="0038120F" w:rsidRPr="0038120F" w:rsidRDefault="0038120F" w:rsidP="004F6FFF">
            <w:pPr>
              <w:spacing w:line="259" w:lineRule="auto"/>
              <w:rPr>
                <w:ins w:id="836" w:author="arun kumar" w:date="2026-07-27T19:24:00Z" w16du:dateUtc="2026-07-27T11:24:00Z"/>
                <w:rFonts w:eastAsia="Times New Roman"/>
              </w:rPr>
            </w:pPr>
            <m:oMathPara>
              <m:oMath>
                <m:sSub>
                  <m:sSubPr>
                    <m:ctrlPr>
                      <w:ins w:id="837" w:author="arun kumar" w:date="2026-07-27T19:24:00Z" w16du:dateUtc="2026-07-27T11:24:00Z">
                        <w:rPr>
                          <w:rFonts w:ascii="Cambria Math" w:hAnsi="Cambria Math"/>
                        </w:rPr>
                      </w:ins>
                    </m:ctrlPr>
                  </m:sSubPr>
                  <m:e>
                    <m:r>
                      <w:ins w:id="838" w:author="arun kumar" w:date="2026-07-27T19:24:00Z" w16du:dateUtc="2026-07-27T11:24:00Z">
                        <m:rPr>
                          <m:scr m:val="script"/>
                        </m:rPr>
                        <w:rPr>
                          <w:rFonts w:ascii="Cambria Math" w:hAnsi="Cambria Math"/>
                        </w:rPr>
                        <m:t>F</m:t>
                      </w:ins>
                    </m:r>
                  </m:e>
                  <m:sub>
                    <m:r>
                      <w:ins w:id="839" w:author="arun kumar" w:date="2026-07-27T19:24:00Z" w16du:dateUtc="2026-07-27T11:24:00Z">
                        <w:rPr>
                          <w:rFonts w:ascii="Cambria Math" w:hAnsi="Cambria Math"/>
                        </w:rPr>
                        <m:t>d</m:t>
                      </w:ins>
                    </m:r>
                  </m:sub>
                </m:sSub>
                <m:r>
                  <w:ins w:id="840" w:author="arun kumar" w:date="2026-07-27T19:24:00Z" w16du:dateUtc="2026-07-27T11:24:00Z">
                    <w:rPr>
                      <w:rFonts w:ascii="Cambria Math" w:hAnsi="Cambria Math"/>
                    </w:rPr>
                    <m:t>=</m:t>
                  </w:ins>
                </m:r>
                <m:d>
                  <m:dPr>
                    <m:begChr m:val="{"/>
                    <m:endChr m:val="}"/>
                    <m:ctrlPr>
                      <w:ins w:id="841" w:author="arun kumar" w:date="2026-07-27T19:24:00Z" w16du:dateUtc="2026-07-27T11:24:00Z">
                        <w:rPr>
                          <w:rFonts w:ascii="Cambria Math" w:hAnsi="Cambria Math"/>
                        </w:rPr>
                      </w:ins>
                    </m:ctrlPr>
                  </m:dPr>
                  <m:e>
                    <m:r>
                      <w:ins w:id="842" w:author="arun kumar" w:date="2026-07-27T19:24:00Z" w16du:dateUtc="2026-07-27T11:24:00Z">
                        <w:rPr>
                          <w:rFonts w:ascii="Cambria Math" w:hAnsi="Cambria Math"/>
                        </w:rPr>
                        <m:t>i</m:t>
                      </w:ins>
                    </m:r>
                    <m:r>
                      <w:ins w:id="843" w:author="arun kumar" w:date="2026-07-27T19:24:00Z" w16du:dateUtc="2026-07-27T11:24:00Z">
                        <m:rPr>
                          <m:scr m:val="script"/>
                        </m:rPr>
                        <w:rPr>
                          <w:rFonts w:ascii="Cambria Math" w:hAnsi="Cambria Math"/>
                        </w:rPr>
                        <m:t>∈F:</m:t>
                      </w:ins>
                    </m:r>
                    <m:r>
                      <w:ins w:id="844" w:author="arun kumar" w:date="2026-07-27T19:24:00Z" w16du:dateUtc="2026-07-27T11:24:00Z">
                        <m:rPr>
                          <m:nor/>
                        </m:rPr>
                        <w:rPr>
                          <w:rFonts w:ascii="Arial" w:hAnsi="Arial" w:cs="Arial"/>
                        </w:rPr>
                        <m:t>  </m:t>
                      </w:ins>
                    </m:r>
                    <m:sSubSup>
                      <m:sSubSupPr>
                        <m:ctrlPr>
                          <w:ins w:id="845" w:author="arun kumar" w:date="2026-07-27T19:24:00Z" w16du:dateUtc="2026-07-27T11:24:00Z">
                            <w:rPr>
                              <w:rFonts w:ascii="Cambria Math" w:hAnsi="Cambria Math"/>
                            </w:rPr>
                          </w:ins>
                        </m:ctrlPr>
                      </m:sSubSupPr>
                      <m:e>
                        <m:r>
                          <w:ins w:id="846" w:author="arun kumar" w:date="2026-07-27T19:24:00Z" w16du:dateUtc="2026-07-27T11:24:00Z">
                            <w:rPr>
                              <w:rFonts w:ascii="Cambria Math" w:hAnsi="Cambria Math"/>
                            </w:rPr>
                            <m:t>d</m:t>
                          </w:ins>
                        </m:r>
                      </m:e>
                      <m:sub>
                        <m:r>
                          <w:ins w:id="847" w:author="arun kumar" w:date="2026-07-27T19:24:00Z" w16du:dateUtc="2026-07-27T11:24:00Z">
                            <w:rPr>
                              <w:rFonts w:ascii="Cambria Math" w:hAnsi="Cambria Math"/>
                            </w:rPr>
                            <m:t>i</m:t>
                          </w:ins>
                        </m:r>
                      </m:sub>
                      <m:sup>
                        <m:r>
                          <w:ins w:id="848" w:author="arun kumar" w:date="2026-07-27T19:24:00Z" w16du:dateUtc="2026-07-27T11:24:00Z">
                            <m:rPr>
                              <m:sty m:val="p"/>
                            </m:rPr>
                            <w:rPr>
                              <w:rFonts w:ascii="Cambria Math" w:hAnsi="Cambria Math"/>
                            </w:rPr>
                            <m:t>dep</m:t>
                          </w:ins>
                        </m:r>
                      </m:sup>
                    </m:sSubSup>
                    <m:r>
                      <w:ins w:id="849" w:author="arun kumar" w:date="2026-07-27T19:24:00Z" w16du:dateUtc="2026-07-27T11:24:00Z">
                        <w:rPr>
                          <w:rFonts w:ascii="Cambria Math" w:hAnsi="Cambria Math"/>
                        </w:rPr>
                        <m:t>=d</m:t>
                      </w:ins>
                    </m:r>
                  </m:e>
                </m:d>
                <m:r>
                  <w:ins w:id="850" w:author="arun kumar" w:date="2026-07-27T19:24:00Z" w16du:dateUtc="2026-07-27T11:24:00Z">
                    <w:rPr>
                      <w:rFonts w:ascii="Cambria Math" w:hAnsi="Cambria Math"/>
                    </w:rPr>
                    <m:t>, ∀d∈</m:t>
                  </w:ins>
                </m:r>
                <m:r>
                  <w:ins w:id="851" w:author="arun kumar" w:date="2026-07-27T19:24:00Z" w16du:dateUtc="2026-07-27T11:24:00Z">
                    <m:rPr>
                      <m:scr m:val="script"/>
                    </m:rPr>
                    <w:rPr>
                      <w:rFonts w:ascii="Cambria Math" w:hAnsi="Cambria Math"/>
                    </w:rPr>
                    <m:t>D</m:t>
                  </w:ins>
                </m:r>
              </m:oMath>
            </m:oMathPara>
          </w:p>
          <w:p w14:paraId="0F212DC1" w14:textId="77777777" w:rsidR="0038120F" w:rsidRDefault="0038120F" w:rsidP="004F6FFF">
            <w:pPr>
              <w:spacing w:line="259" w:lineRule="auto"/>
              <w:rPr>
                <w:ins w:id="852" w:author="arun kumar" w:date="2026-07-27T19:24:00Z" w16du:dateUtc="2026-07-27T11:24:00Z"/>
                <w:rFonts w:eastAsia="Times New Roman"/>
              </w:rPr>
            </w:pPr>
          </w:p>
          <w:p w14:paraId="60EC8309" w14:textId="126FAA5D" w:rsidR="0038120F" w:rsidRPr="006C4443" w:rsidRDefault="0038120F" w:rsidP="004F6FFF">
            <w:pPr>
              <w:spacing w:line="259" w:lineRule="auto"/>
              <w:rPr>
                <w:ins w:id="853" w:author="arun kumar" w:date="2026-07-27T19:24:00Z" w16du:dateUtc="2026-07-27T11:24:00Z"/>
                <w:rFonts w:eastAsia="Times New Roman"/>
              </w:rPr>
            </w:pPr>
            <m:oMathPara>
              <m:oMath>
                <m:sSub>
                  <m:sSubPr>
                    <m:ctrlPr>
                      <w:ins w:id="854" w:author="arun kumar" w:date="2026-07-27T19:24:00Z" w16du:dateUtc="2026-07-27T11:24:00Z">
                        <w:rPr>
                          <w:rFonts w:ascii="Cambria Math" w:hAnsi="Cambria Math"/>
                        </w:rPr>
                      </w:ins>
                    </m:ctrlPr>
                  </m:sSubPr>
                  <m:e>
                    <m:r>
                      <w:ins w:id="855" w:author="arun kumar" w:date="2026-07-27T19:24:00Z" w16du:dateUtc="2026-07-27T11:24:00Z">
                        <m:rPr>
                          <m:scr m:val="script"/>
                        </m:rPr>
                        <w:rPr>
                          <w:rFonts w:ascii="Cambria Math" w:hAnsi="Cambria Math"/>
                        </w:rPr>
                        <m:t>F</m:t>
                      </w:ins>
                    </m:r>
                  </m:e>
                  <m:sub>
                    <m:r>
                      <w:ins w:id="856" w:author="arun kumar" w:date="2026-07-27T19:24:00Z" w16du:dateUtc="2026-07-27T11:24:00Z">
                        <w:rPr>
                          <w:rFonts w:ascii="Cambria Math" w:hAnsi="Cambria Math"/>
                        </w:rPr>
                        <m:t>d</m:t>
                      </w:ins>
                    </m:r>
                  </m:sub>
                </m:sSub>
                <m:r>
                  <w:ins w:id="857" w:author="arun kumar" w:date="2026-07-27T19:24:00Z" w16du:dateUtc="2026-07-27T11:24:00Z">
                    <w:rPr>
                      <w:rFonts w:ascii="Cambria Math" w:hAnsi="Cambria Math"/>
                    </w:rPr>
                    <m:t>=</m:t>
                  </w:ins>
                </m:r>
                <m:d>
                  <m:dPr>
                    <m:begChr m:val="{"/>
                    <m:endChr m:val="}"/>
                    <m:ctrlPr>
                      <w:ins w:id="858" w:author="arun kumar" w:date="2026-07-27T19:24:00Z" w16du:dateUtc="2026-07-27T11:24:00Z">
                        <w:rPr>
                          <w:rFonts w:ascii="Cambria Math" w:hAnsi="Cambria Math"/>
                        </w:rPr>
                      </w:ins>
                    </m:ctrlPr>
                  </m:dPr>
                  <m:e>
                    <m:r>
                      <w:ins w:id="859" w:author="arun kumar" w:date="2026-07-27T19:24:00Z" w16du:dateUtc="2026-07-27T11:24:00Z">
                        <w:rPr>
                          <w:rFonts w:ascii="Cambria Math" w:hAnsi="Cambria Math"/>
                        </w:rPr>
                        <m:t>i</m:t>
                      </w:ins>
                    </m:r>
                    <m:r>
                      <w:ins w:id="860" w:author="arun kumar" w:date="2026-07-27T19:24:00Z" w16du:dateUtc="2026-07-27T11:24:00Z">
                        <m:rPr>
                          <m:scr m:val="script"/>
                        </m:rPr>
                        <w:rPr>
                          <w:rFonts w:ascii="Cambria Math" w:hAnsi="Cambria Math"/>
                        </w:rPr>
                        <m:t>∈F:</m:t>
                      </w:ins>
                    </m:r>
                    <m:r>
                      <w:ins w:id="861" w:author="arun kumar" w:date="2026-07-27T19:24:00Z" w16du:dateUtc="2026-07-27T11:24:00Z">
                        <m:rPr>
                          <m:nor/>
                        </m:rPr>
                        <w:rPr>
                          <w:rFonts w:ascii="Arial" w:hAnsi="Arial" w:cs="Arial"/>
                        </w:rPr>
                        <m:t>  </m:t>
                      </w:ins>
                    </m:r>
                    <m:sSubSup>
                      <m:sSubSupPr>
                        <m:ctrlPr>
                          <w:ins w:id="862" w:author="arun kumar" w:date="2026-07-27T19:24:00Z" w16du:dateUtc="2026-07-27T11:24:00Z">
                            <w:rPr>
                              <w:rFonts w:ascii="Cambria Math" w:hAnsi="Cambria Math"/>
                            </w:rPr>
                          </w:ins>
                        </m:ctrlPr>
                      </m:sSubSupPr>
                      <m:e>
                        <m:r>
                          <w:ins w:id="863" w:author="arun kumar" w:date="2026-07-27T19:24:00Z" w16du:dateUtc="2026-07-27T11:24:00Z">
                            <w:rPr>
                              <w:rFonts w:ascii="Cambria Math" w:hAnsi="Cambria Math"/>
                            </w:rPr>
                            <m:t>d</m:t>
                          </w:ins>
                        </m:r>
                      </m:e>
                      <m:sub>
                        <m:r>
                          <w:ins w:id="864" w:author="arun kumar" w:date="2026-07-27T19:24:00Z" w16du:dateUtc="2026-07-27T11:24:00Z">
                            <w:rPr>
                              <w:rFonts w:ascii="Cambria Math" w:hAnsi="Cambria Math"/>
                            </w:rPr>
                            <m:t>i</m:t>
                          </w:ins>
                        </m:r>
                      </m:sub>
                      <m:sup>
                        <m:r>
                          <w:ins w:id="865" w:author="arun kumar" w:date="2026-07-27T19:24:00Z" w16du:dateUtc="2026-07-27T11:24:00Z">
                            <m:rPr>
                              <m:sty m:val="p"/>
                            </m:rPr>
                            <w:rPr>
                              <w:rFonts w:ascii="Cambria Math" w:hAnsi="Cambria Math"/>
                            </w:rPr>
                            <m:t>arr</m:t>
                          </w:ins>
                        </m:r>
                      </m:sup>
                    </m:sSubSup>
                    <m:r>
                      <w:ins w:id="866" w:author="arun kumar" w:date="2026-07-27T19:24:00Z" w16du:dateUtc="2026-07-27T11:24:00Z">
                        <w:rPr>
                          <w:rFonts w:ascii="Cambria Math" w:hAnsi="Cambria Math"/>
                        </w:rPr>
                        <m:t>=d</m:t>
                      </w:ins>
                    </m:r>
                  </m:e>
                </m:d>
                <m:r>
                  <w:ins w:id="867" w:author="arun kumar" w:date="2026-07-27T19:24:00Z" w16du:dateUtc="2026-07-27T11:24:00Z">
                    <w:rPr>
                      <w:rFonts w:ascii="Cambria Math" w:hAnsi="Cambria Math"/>
                    </w:rPr>
                    <m:t>, ∀d∈</m:t>
                  </w:ins>
                </m:r>
                <m:r>
                  <w:ins w:id="868" w:author="arun kumar" w:date="2026-07-27T19:24:00Z" w16du:dateUtc="2026-07-27T11:24:00Z">
                    <m:rPr>
                      <m:scr m:val="script"/>
                    </m:rPr>
                    <w:rPr>
                      <w:rFonts w:ascii="Cambria Math" w:hAnsi="Cambria Math"/>
                    </w:rPr>
                    <m:t>D</m:t>
                  </w:ins>
                </m:r>
              </m:oMath>
            </m:oMathPara>
          </w:p>
        </w:tc>
        <w:tc>
          <w:tcPr>
            <w:tcW w:w="5552" w:type="dxa"/>
          </w:tcPr>
          <w:p w14:paraId="56A13C0B" w14:textId="4D254D41" w:rsidR="0038120F" w:rsidRPr="006C4443" w:rsidRDefault="0038120F" w:rsidP="0038120F">
            <w:pPr>
              <w:pStyle w:val="BodyText"/>
              <w:rPr>
                <w:ins w:id="869" w:author="arun kumar" w:date="2026-07-27T19:24:00Z" w16du:dateUtc="2026-07-27T11:24:00Z"/>
              </w:rPr>
            </w:pPr>
            <w:ins w:id="870" w:author="arun kumar" w:date="2026-07-27T19:24:00Z" w16du:dateUtc="2026-07-27T11:24:00Z">
              <w:r w:rsidRPr="006C4443">
                <w:rPr>
                  <w:b/>
                  <w:bCs/>
                </w:rPr>
                <w:t xml:space="preserve">set of flights operated on planning day </w:t>
              </w:r>
            </w:ins>
            <m:oMath>
              <m:r>
                <w:ins w:id="871" w:author="arun kumar" w:date="2026-07-27T19:24:00Z" w16du:dateUtc="2026-07-27T11:24:00Z">
                  <w:rPr>
                    <w:rFonts w:ascii="Cambria Math" w:hAnsi="Cambria Math"/>
                  </w:rPr>
                  <m:t>d</m:t>
                </w:ins>
              </m:r>
              <m:r>
                <w:ins w:id="872" w:author="arun kumar" w:date="2026-07-27T19:25:00Z" w16du:dateUtc="2026-07-27T11:25:00Z">
                  <w:rPr>
                    <w:rFonts w:ascii="Cambria Math" w:hAnsi="Cambria Math"/>
                  </w:rPr>
                  <m:t xml:space="preserve">, </m:t>
                </w:ins>
              </m:r>
              <m:r>
                <w:ins w:id="873" w:author="arun kumar" w:date="2026-07-27T19:25:00Z" w16du:dateUtc="2026-07-27T11:25:00Z">
                  <m:rPr>
                    <m:sty m:val="p"/>
                  </m:rPr>
                  <w:rPr>
                    <w:rFonts w:ascii="Cambria Math" w:hAnsi="Cambria Math"/>
                  </w:rPr>
                  <m:t xml:space="preserve">where </m:t>
                </w:ins>
              </m:r>
              <m:sSubSup>
                <m:sSubSupPr>
                  <m:ctrlPr>
                    <w:ins w:id="874" w:author="arun kumar" w:date="2026-07-27T19:25:00Z" w16du:dateUtc="2026-07-27T11:25:00Z">
                      <w:rPr>
                        <w:rFonts w:ascii="Cambria Math" w:hAnsi="Cambria Math"/>
                      </w:rPr>
                    </w:ins>
                  </m:ctrlPr>
                </m:sSubSupPr>
                <m:e>
                  <m:r>
                    <w:ins w:id="875" w:author="arun kumar" w:date="2026-07-27T19:25:00Z" w16du:dateUtc="2026-07-27T11:25:00Z">
                      <w:rPr>
                        <w:rFonts w:ascii="Cambria Math" w:hAnsi="Cambria Math"/>
                      </w:rPr>
                      <m:t>d</m:t>
                    </w:ins>
                  </m:r>
                </m:e>
                <m:sub>
                  <m:r>
                    <w:ins w:id="876" w:author="arun kumar" w:date="2026-07-27T19:25:00Z" w16du:dateUtc="2026-07-27T11:25:00Z">
                      <w:rPr>
                        <w:rFonts w:ascii="Cambria Math" w:hAnsi="Cambria Math"/>
                      </w:rPr>
                      <m:t>i</m:t>
                    </w:ins>
                  </m:r>
                </m:sub>
                <m:sup>
                  <m:r>
                    <w:ins w:id="877" w:author="arun kumar" w:date="2026-07-27T19:25:00Z" w16du:dateUtc="2026-07-27T11:25:00Z">
                      <m:rPr>
                        <m:sty m:val="p"/>
                      </m:rPr>
                      <w:rPr>
                        <w:rFonts w:ascii="Cambria Math" w:hAnsi="Cambria Math"/>
                      </w:rPr>
                      <m:t>dep</m:t>
                    </w:ins>
                  </m:r>
                </m:sup>
              </m:sSubSup>
              <m:r>
                <w:ins w:id="878" w:author="arun kumar" w:date="2026-07-27T19:25:00Z" w16du:dateUtc="2026-07-27T11:25:00Z">
                  <m:rPr>
                    <m:sty m:val="p"/>
                  </m:rPr>
                  <w:rPr>
                    <w:rFonts w:ascii="Cambria Math" w:hAnsi="Cambria Math"/>
                  </w:rPr>
                  <m:t xml:space="preserve">denotes the departure day of flight </m:t>
                </w:ins>
              </m:r>
              <m:r>
                <w:ins w:id="879" w:author="arun kumar" w:date="2026-07-27T19:25:00Z" w16du:dateUtc="2026-07-27T11:25:00Z">
                  <w:rPr>
                    <w:rFonts w:ascii="Cambria Math" w:hAnsi="Cambria Math"/>
                  </w:rPr>
                  <m:t>i</m:t>
                </w:ins>
              </m:r>
            </m:oMath>
          </w:p>
          <w:p w14:paraId="6C6BE35B" w14:textId="77777777" w:rsidR="0038120F" w:rsidRPr="006C4443" w:rsidRDefault="0038120F" w:rsidP="004F6FFF">
            <w:pPr>
              <w:rPr>
                <w:ins w:id="880" w:author="arun kumar" w:date="2026-07-27T19:24:00Z" w16du:dateUtc="2026-07-27T11:24:00Z"/>
                <w:rFonts w:eastAsia="Times New Roman"/>
              </w:rPr>
            </w:pPr>
          </w:p>
        </w:tc>
      </w:tr>
      <w:tr w:rsidR="0038120F" w14:paraId="49B410D0" w14:textId="77777777" w:rsidTr="004F6FFF">
        <w:trPr>
          <w:ins w:id="881" w:author="arun kumar" w:date="2026-07-27T19:25:00Z" w16du:dateUtc="2026-07-27T11:25:00Z"/>
        </w:trPr>
        <w:tc>
          <w:tcPr>
            <w:tcW w:w="3078" w:type="dxa"/>
          </w:tcPr>
          <w:p w14:paraId="55184B37" w14:textId="1B9A487C" w:rsidR="0038120F" w:rsidRPr="006C4443" w:rsidRDefault="0038120F" w:rsidP="004F6FFF">
            <w:pPr>
              <w:spacing w:line="259" w:lineRule="auto"/>
              <w:rPr>
                <w:ins w:id="882" w:author="arun kumar" w:date="2026-07-27T19:25:00Z" w16du:dateUtc="2026-07-27T11:25:00Z"/>
                <w:rFonts w:eastAsia="Times New Roman"/>
              </w:rPr>
            </w:pPr>
            <m:oMathPara>
              <m:oMath>
                <m:r>
                  <w:ins w:id="883" w:author="arun kumar" w:date="2026-07-27T19:25:00Z" w16du:dateUtc="2026-07-27T11:25:00Z">
                    <m:rPr>
                      <m:scr m:val="script"/>
                    </m:rPr>
                    <w:rPr>
                      <w:rFonts w:ascii="Cambria Math" w:hAnsi="Cambria Math"/>
                    </w:rPr>
                    <m:t>F</m:t>
                  </w:ins>
                </m:r>
                <m:d>
                  <m:dPr>
                    <m:sepChr m:val=","/>
                    <m:ctrlPr>
                      <w:ins w:id="884" w:author="arun kumar" w:date="2026-07-27T19:25:00Z" w16du:dateUtc="2026-07-27T11:25:00Z">
                        <w:rPr>
                          <w:rFonts w:ascii="Cambria Math" w:hAnsi="Cambria Math"/>
                        </w:rPr>
                      </w:ins>
                    </m:ctrlPr>
                  </m:dPr>
                  <m:e>
                    <m:sSub>
                      <m:sSubPr>
                        <m:ctrlPr>
                          <w:ins w:id="885" w:author="arun kumar" w:date="2026-07-27T19:25:00Z" w16du:dateUtc="2026-07-27T11:25:00Z">
                            <w:rPr>
                              <w:rFonts w:ascii="Cambria Math" w:hAnsi="Cambria Math"/>
                            </w:rPr>
                          </w:ins>
                        </m:ctrlPr>
                      </m:sSubPr>
                      <m:e>
                        <m:r>
                          <w:ins w:id="886" w:author="arun kumar" w:date="2026-07-27T19:25:00Z" w16du:dateUtc="2026-07-27T11:25:00Z">
                            <w:rPr>
                              <w:rFonts w:ascii="Cambria Math" w:hAnsi="Cambria Math"/>
                            </w:rPr>
                            <m:t>d</m:t>
                          </w:ins>
                        </m:r>
                      </m:e>
                      <m:sub>
                        <m:r>
                          <w:ins w:id="887" w:author="arun kumar" w:date="2026-07-27T19:25:00Z" w16du:dateUtc="2026-07-27T11:25:00Z">
                            <w:rPr>
                              <w:rFonts w:ascii="Cambria Math" w:hAnsi="Cambria Math"/>
                            </w:rPr>
                            <m:t>1</m:t>
                          </w:ins>
                        </m:r>
                      </m:sub>
                    </m:sSub>
                  </m:e>
                  <m:e>
                    <m:sSub>
                      <m:sSubPr>
                        <m:ctrlPr>
                          <w:ins w:id="888" w:author="arun kumar" w:date="2026-07-27T19:25:00Z" w16du:dateUtc="2026-07-27T11:25:00Z">
                            <w:rPr>
                              <w:rFonts w:ascii="Cambria Math" w:hAnsi="Cambria Math"/>
                            </w:rPr>
                          </w:ins>
                        </m:ctrlPr>
                      </m:sSubPr>
                      <m:e>
                        <m:r>
                          <w:ins w:id="889" w:author="arun kumar" w:date="2026-07-27T19:25:00Z" w16du:dateUtc="2026-07-27T11:25:00Z">
                            <w:rPr>
                              <w:rFonts w:ascii="Cambria Math" w:hAnsi="Cambria Math"/>
                            </w:rPr>
                            <m:t>d</m:t>
                          </w:ins>
                        </m:r>
                      </m:e>
                      <m:sub>
                        <m:r>
                          <w:ins w:id="890" w:author="arun kumar" w:date="2026-07-27T19:25:00Z" w16du:dateUtc="2026-07-27T11:25:00Z">
                            <w:rPr>
                              <w:rFonts w:ascii="Cambria Math" w:hAnsi="Cambria Math"/>
                            </w:rPr>
                            <m:t>2</m:t>
                          </w:ins>
                        </m:r>
                      </m:sub>
                    </m:sSub>
                  </m:e>
                </m:d>
                <m:r>
                  <w:ins w:id="891" w:author="arun kumar" w:date="2026-07-27T19:25:00Z" w16du:dateUtc="2026-07-27T11:25:00Z">
                    <w:rPr>
                      <w:rFonts w:ascii="Cambria Math" w:hAnsi="Cambria Math"/>
                    </w:rPr>
                    <m:t>=</m:t>
                  </w:ins>
                </m:r>
                <m:d>
                  <m:dPr>
                    <m:begChr m:val="{"/>
                    <m:endChr m:val="}"/>
                    <m:ctrlPr>
                      <w:ins w:id="892" w:author="arun kumar" w:date="2026-07-27T19:25:00Z" w16du:dateUtc="2026-07-27T11:25:00Z">
                        <w:rPr>
                          <w:rFonts w:ascii="Cambria Math" w:hAnsi="Cambria Math"/>
                        </w:rPr>
                      </w:ins>
                    </m:ctrlPr>
                  </m:dPr>
                  <m:e>
                    <m:r>
                      <w:ins w:id="893" w:author="arun kumar" w:date="2026-07-27T19:25:00Z" w16du:dateUtc="2026-07-27T11:25:00Z">
                        <w:rPr>
                          <w:rFonts w:ascii="Cambria Math" w:hAnsi="Cambria Math"/>
                        </w:rPr>
                        <m:t>i</m:t>
                      </w:ins>
                    </m:r>
                    <m:r>
                      <w:ins w:id="894" w:author="arun kumar" w:date="2026-07-27T19:25:00Z" w16du:dateUtc="2026-07-27T11:25:00Z">
                        <m:rPr>
                          <m:scr m:val="script"/>
                        </m:rPr>
                        <w:rPr>
                          <w:rFonts w:ascii="Cambria Math" w:hAnsi="Cambria Math"/>
                        </w:rPr>
                        <m:t>∈F:</m:t>
                      </w:ins>
                    </m:r>
                    <m:r>
                      <w:ins w:id="895" w:author="arun kumar" w:date="2026-07-27T19:25:00Z" w16du:dateUtc="2026-07-27T11:25:00Z">
                        <m:rPr>
                          <m:nor/>
                        </m:rPr>
                        <w:rPr>
                          <w:rFonts w:ascii="Arial" w:hAnsi="Arial" w:cs="Arial"/>
                        </w:rPr>
                        <m:t>  </m:t>
                      </w:ins>
                    </m:r>
                    <m:sSub>
                      <m:sSubPr>
                        <m:ctrlPr>
                          <w:ins w:id="896" w:author="arun kumar" w:date="2026-07-27T19:25:00Z" w16du:dateUtc="2026-07-27T11:25:00Z">
                            <w:rPr>
                              <w:rFonts w:ascii="Cambria Math" w:hAnsi="Cambria Math"/>
                            </w:rPr>
                          </w:ins>
                        </m:ctrlPr>
                      </m:sSubPr>
                      <m:e>
                        <m:r>
                          <w:ins w:id="897" w:author="arun kumar" w:date="2026-07-27T19:25:00Z" w16du:dateUtc="2026-07-27T11:25:00Z">
                            <w:rPr>
                              <w:rFonts w:ascii="Cambria Math" w:hAnsi="Cambria Math"/>
                            </w:rPr>
                            <m:t>d</m:t>
                          </w:ins>
                        </m:r>
                      </m:e>
                      <m:sub>
                        <m:r>
                          <w:ins w:id="898" w:author="arun kumar" w:date="2026-07-27T19:25:00Z" w16du:dateUtc="2026-07-27T11:25:00Z">
                            <w:rPr>
                              <w:rFonts w:ascii="Cambria Math" w:hAnsi="Cambria Math"/>
                            </w:rPr>
                            <m:t>1</m:t>
                          </w:ins>
                        </m:r>
                      </m:sub>
                    </m:sSub>
                    <m:r>
                      <w:ins w:id="899" w:author="arun kumar" w:date="2026-07-27T19:25:00Z" w16du:dateUtc="2026-07-27T11:25:00Z">
                        <w:rPr>
                          <w:rFonts w:ascii="Cambria Math" w:hAnsi="Cambria Math"/>
                        </w:rPr>
                        <m:t>≤</m:t>
                      </w:ins>
                    </m:r>
                    <m:sSubSup>
                      <m:sSubSupPr>
                        <m:ctrlPr>
                          <w:ins w:id="900" w:author="arun kumar" w:date="2026-07-27T19:25:00Z" w16du:dateUtc="2026-07-27T11:25:00Z">
                            <w:rPr>
                              <w:rFonts w:ascii="Cambria Math" w:hAnsi="Cambria Math"/>
                            </w:rPr>
                          </w:ins>
                        </m:ctrlPr>
                      </m:sSubSupPr>
                      <m:e>
                        <m:r>
                          <w:ins w:id="901" w:author="arun kumar" w:date="2026-07-27T19:25:00Z" w16du:dateUtc="2026-07-27T11:25:00Z">
                            <w:rPr>
                              <w:rFonts w:ascii="Cambria Math" w:hAnsi="Cambria Math"/>
                            </w:rPr>
                            <m:t>d</m:t>
                          </w:ins>
                        </m:r>
                      </m:e>
                      <m:sub>
                        <m:r>
                          <w:ins w:id="902" w:author="arun kumar" w:date="2026-07-27T19:25:00Z" w16du:dateUtc="2026-07-27T11:25:00Z">
                            <w:rPr>
                              <w:rFonts w:ascii="Cambria Math" w:hAnsi="Cambria Math"/>
                            </w:rPr>
                            <m:t>i</m:t>
                          </w:ins>
                        </m:r>
                      </m:sub>
                      <m:sup>
                        <m:r>
                          <w:ins w:id="903" w:author="arun kumar" w:date="2026-07-27T19:25:00Z" w16du:dateUtc="2026-07-27T11:25:00Z">
                            <m:rPr>
                              <m:sty m:val="p"/>
                            </m:rPr>
                            <w:rPr>
                              <w:rFonts w:ascii="Cambria Math" w:hAnsi="Cambria Math"/>
                            </w:rPr>
                            <m:t>dep</m:t>
                          </w:ins>
                        </m:r>
                      </m:sup>
                    </m:sSubSup>
                    <m:r>
                      <w:ins w:id="904" w:author="arun kumar" w:date="2026-07-27T19:25:00Z" w16du:dateUtc="2026-07-27T11:25:00Z">
                        <w:rPr>
                          <w:rFonts w:ascii="Cambria Math" w:hAnsi="Cambria Math"/>
                        </w:rPr>
                        <m:t>≤</m:t>
                      </w:ins>
                    </m:r>
                    <m:sSub>
                      <m:sSubPr>
                        <m:ctrlPr>
                          <w:ins w:id="905" w:author="arun kumar" w:date="2026-07-27T19:25:00Z" w16du:dateUtc="2026-07-27T11:25:00Z">
                            <w:rPr>
                              <w:rFonts w:ascii="Cambria Math" w:hAnsi="Cambria Math"/>
                            </w:rPr>
                          </w:ins>
                        </m:ctrlPr>
                      </m:sSubPr>
                      <m:e>
                        <m:r>
                          <w:ins w:id="906" w:author="arun kumar" w:date="2026-07-27T19:25:00Z" w16du:dateUtc="2026-07-27T11:25:00Z">
                            <w:rPr>
                              <w:rFonts w:ascii="Cambria Math" w:hAnsi="Cambria Math"/>
                            </w:rPr>
                            <m:t>d</m:t>
                          </w:ins>
                        </m:r>
                      </m:e>
                      <m:sub>
                        <m:r>
                          <w:ins w:id="907" w:author="arun kumar" w:date="2026-07-27T19:25:00Z" w16du:dateUtc="2026-07-27T11:25:00Z">
                            <w:rPr>
                              <w:rFonts w:ascii="Cambria Math" w:hAnsi="Cambria Math"/>
                            </w:rPr>
                            <m:t>2</m:t>
                          </w:ins>
                        </m:r>
                      </m:sub>
                    </m:sSub>
                  </m:e>
                </m:d>
                <m:r>
                  <w:ins w:id="908" w:author="arun kumar" w:date="2026-07-27T19:25:00Z" w16du:dateUtc="2026-07-27T11:25:00Z">
                    <w:rPr>
                      <w:rFonts w:ascii="Cambria Math" w:hAnsi="Cambria Math"/>
                    </w:rPr>
                    <m:t>, 1≤</m:t>
                  </w:ins>
                </m:r>
                <m:sSub>
                  <m:sSubPr>
                    <m:ctrlPr>
                      <w:ins w:id="909" w:author="arun kumar" w:date="2026-07-27T19:25:00Z" w16du:dateUtc="2026-07-27T11:25:00Z">
                        <w:rPr>
                          <w:rFonts w:ascii="Cambria Math" w:hAnsi="Cambria Math"/>
                        </w:rPr>
                      </w:ins>
                    </m:ctrlPr>
                  </m:sSubPr>
                  <m:e>
                    <m:r>
                      <w:ins w:id="910" w:author="arun kumar" w:date="2026-07-27T19:25:00Z" w16du:dateUtc="2026-07-27T11:25:00Z">
                        <w:rPr>
                          <w:rFonts w:ascii="Cambria Math" w:hAnsi="Cambria Math"/>
                        </w:rPr>
                        <m:t>d</m:t>
                      </w:ins>
                    </m:r>
                  </m:e>
                  <m:sub>
                    <m:r>
                      <w:ins w:id="911" w:author="arun kumar" w:date="2026-07-27T19:25:00Z" w16du:dateUtc="2026-07-27T11:25:00Z">
                        <w:rPr>
                          <w:rFonts w:ascii="Cambria Math" w:hAnsi="Cambria Math"/>
                        </w:rPr>
                        <m:t>1</m:t>
                      </w:ins>
                    </m:r>
                  </m:sub>
                </m:sSub>
                <m:r>
                  <w:ins w:id="912" w:author="arun kumar" w:date="2026-07-27T19:25:00Z" w16du:dateUtc="2026-07-27T11:25:00Z">
                    <w:rPr>
                      <w:rFonts w:ascii="Cambria Math" w:hAnsi="Cambria Math"/>
                    </w:rPr>
                    <m:t>≤</m:t>
                  </w:ins>
                </m:r>
                <m:sSub>
                  <m:sSubPr>
                    <m:ctrlPr>
                      <w:ins w:id="913" w:author="arun kumar" w:date="2026-07-27T19:25:00Z" w16du:dateUtc="2026-07-27T11:25:00Z">
                        <w:rPr>
                          <w:rFonts w:ascii="Cambria Math" w:hAnsi="Cambria Math"/>
                        </w:rPr>
                      </w:ins>
                    </m:ctrlPr>
                  </m:sSubPr>
                  <m:e>
                    <m:r>
                      <w:ins w:id="914" w:author="arun kumar" w:date="2026-07-27T19:25:00Z" w16du:dateUtc="2026-07-27T11:25:00Z">
                        <w:rPr>
                          <w:rFonts w:ascii="Cambria Math" w:hAnsi="Cambria Math"/>
                        </w:rPr>
                        <m:t>d</m:t>
                      </w:ins>
                    </m:r>
                  </m:e>
                  <m:sub>
                    <m:r>
                      <w:ins w:id="915" w:author="arun kumar" w:date="2026-07-27T19:25:00Z" w16du:dateUtc="2026-07-27T11:25:00Z">
                        <w:rPr>
                          <w:rFonts w:ascii="Cambria Math" w:hAnsi="Cambria Math"/>
                        </w:rPr>
                        <m:t>2</m:t>
                      </w:ins>
                    </m:r>
                  </m:sub>
                </m:sSub>
                <m:r>
                  <w:ins w:id="916" w:author="arun kumar" w:date="2026-07-27T19:25:00Z" w16du:dateUtc="2026-07-27T11:25:00Z">
                    <w:rPr>
                      <w:rFonts w:ascii="Cambria Math" w:hAnsi="Cambria Math"/>
                    </w:rPr>
                    <m:t>≤H</m:t>
                  </w:ins>
                </m:r>
              </m:oMath>
            </m:oMathPara>
          </w:p>
        </w:tc>
        <w:tc>
          <w:tcPr>
            <w:tcW w:w="5552" w:type="dxa"/>
          </w:tcPr>
          <w:p w14:paraId="200A643C" w14:textId="30D23C91" w:rsidR="0038120F" w:rsidRPr="006C4443" w:rsidRDefault="0038120F" w:rsidP="0038120F">
            <w:pPr>
              <w:pStyle w:val="BodyText"/>
              <w:rPr>
                <w:ins w:id="917" w:author="arun kumar" w:date="2026-07-27T19:25:00Z" w16du:dateUtc="2026-07-27T11:25:00Z"/>
                <w:b/>
                <w:bCs/>
              </w:rPr>
            </w:pPr>
            <w:ins w:id="918" w:author="arun kumar" w:date="2026-07-27T19:25:00Z" w16du:dateUtc="2026-07-27T11:25:00Z">
              <w:r w:rsidRPr="006C4443">
                <w:rPr>
                  <w:b/>
                  <w:bCs/>
                </w:rPr>
                <w:t>set of flights operated within a given planning interval</w:t>
              </w:r>
            </w:ins>
            <w:ins w:id="919" w:author="arun kumar" w:date="2026-07-27T19:26:00Z" w16du:dateUtc="2026-07-27T11:26:00Z">
              <w:r>
                <w:rPr>
                  <w:b/>
                  <w:bCs/>
                </w:rPr>
                <w:t xml:space="preserve"> </w:t>
              </w:r>
              <w:r w:rsidRPr="006C4443">
                <w:t xml:space="preserve">be </w:t>
              </w:r>
              <w:r w:rsidRPr="006C4443">
                <w:rPr>
                  <w:b/>
                  <w:bCs/>
                </w:rPr>
                <w:t>strictly between</w:t>
              </w:r>
              <w:r w:rsidRPr="006C4443">
                <w:t xml:space="preserve"> </w:t>
              </w:r>
            </w:ins>
            <m:oMath>
              <m:sSub>
                <m:sSubPr>
                  <m:ctrlPr>
                    <w:ins w:id="920" w:author="arun kumar" w:date="2026-07-27T19:26:00Z" w16du:dateUtc="2026-07-27T11:26:00Z">
                      <w:rPr>
                        <w:rFonts w:ascii="Cambria Math" w:hAnsi="Cambria Math"/>
                      </w:rPr>
                    </w:ins>
                  </m:ctrlPr>
                </m:sSubPr>
                <m:e>
                  <m:r>
                    <w:ins w:id="921" w:author="arun kumar" w:date="2026-07-27T19:26:00Z" w16du:dateUtc="2026-07-27T11:26:00Z">
                      <w:rPr>
                        <w:rFonts w:ascii="Cambria Math" w:hAnsi="Cambria Math"/>
                      </w:rPr>
                      <m:t>d</m:t>
                    </w:ins>
                  </m:r>
                </m:e>
                <m:sub>
                  <m:r>
                    <w:ins w:id="922" w:author="arun kumar" w:date="2026-07-27T19:26:00Z" w16du:dateUtc="2026-07-27T11:26:00Z">
                      <w:rPr>
                        <w:rFonts w:ascii="Cambria Math" w:hAnsi="Cambria Math"/>
                      </w:rPr>
                      <m:t>1</m:t>
                    </w:ins>
                  </m:r>
                </m:sub>
              </m:sSub>
            </m:oMath>
            <w:ins w:id="923" w:author="arun kumar" w:date="2026-07-27T19:26:00Z" w16du:dateUtc="2026-07-27T11:26:00Z">
              <w:r w:rsidRPr="006C4443">
                <w:t xml:space="preserve">and </w:t>
              </w:r>
            </w:ins>
            <m:oMath>
              <m:sSub>
                <m:sSubPr>
                  <m:ctrlPr>
                    <w:ins w:id="924" w:author="arun kumar" w:date="2026-07-27T19:26:00Z" w16du:dateUtc="2026-07-27T11:26:00Z">
                      <w:rPr>
                        <w:rFonts w:ascii="Cambria Math" w:hAnsi="Cambria Math"/>
                      </w:rPr>
                    </w:ins>
                  </m:ctrlPr>
                </m:sSubPr>
                <m:e>
                  <m:r>
                    <w:ins w:id="925" w:author="arun kumar" w:date="2026-07-27T19:26:00Z" w16du:dateUtc="2026-07-27T11:26:00Z">
                      <w:rPr>
                        <w:rFonts w:ascii="Cambria Math" w:hAnsi="Cambria Math"/>
                      </w:rPr>
                      <m:t>d</m:t>
                    </w:ins>
                  </m:r>
                </m:e>
                <m:sub>
                  <m:r>
                    <w:ins w:id="926" w:author="arun kumar" w:date="2026-07-27T19:26:00Z" w16du:dateUtc="2026-07-27T11:26:00Z">
                      <w:rPr>
                        <w:rFonts w:ascii="Cambria Math" w:hAnsi="Cambria Math"/>
                      </w:rPr>
                      <m:t>2</m:t>
                    </w:ins>
                  </m:r>
                </m:sub>
              </m:sSub>
            </m:oMath>
          </w:p>
        </w:tc>
      </w:tr>
      <w:tr w:rsidR="0038120F" w14:paraId="615E112A" w14:textId="77777777" w:rsidTr="004F6FFF">
        <w:trPr>
          <w:ins w:id="927" w:author="arun kumar" w:date="2026-07-27T19:26:00Z" w16du:dateUtc="2026-07-27T11:26:00Z"/>
        </w:trPr>
        <w:tc>
          <w:tcPr>
            <w:tcW w:w="3078" w:type="dxa"/>
          </w:tcPr>
          <w:p w14:paraId="2E126DDC" w14:textId="3B31F947" w:rsidR="0038120F" w:rsidRPr="006C4443" w:rsidRDefault="0038120F" w:rsidP="004F6FFF">
            <w:pPr>
              <w:spacing w:line="259" w:lineRule="auto"/>
              <w:rPr>
                <w:ins w:id="928" w:author="arun kumar" w:date="2026-07-27T19:26:00Z" w16du:dateUtc="2026-07-27T11:26:00Z"/>
                <w:rFonts w:eastAsia="Times New Roman"/>
              </w:rPr>
            </w:pPr>
            <m:oMathPara>
              <m:oMath>
                <m:borderBox>
                  <m:borderBoxPr>
                    <m:ctrlPr>
                      <w:ins w:id="929" w:author="arun kumar" w:date="2026-07-27T19:26:00Z" w16du:dateUtc="2026-07-27T11:26:00Z">
                        <w:rPr>
                          <w:rFonts w:ascii="Cambria Math" w:hAnsi="Cambria Math"/>
                        </w:rPr>
                      </w:ins>
                    </m:ctrlPr>
                  </m:borderBoxPr>
                  <m:e>
                    <m:eqArr>
                      <m:eqArrPr>
                        <m:ctrlPr>
                          <w:ins w:id="930" w:author="arun kumar" w:date="2026-07-27T19:26:00Z" w16du:dateUtc="2026-07-27T11:26:00Z">
                            <w:rPr>
                              <w:rFonts w:ascii="Cambria Math" w:hAnsi="Cambria Math"/>
                              <w:i/>
                            </w:rPr>
                          </w:ins>
                        </m:ctrlPr>
                      </m:eqArrPr>
                      <m:e>
                        <m:sSubSup>
                          <m:sSubSupPr>
                            <m:ctrlPr>
                              <w:ins w:id="931" w:author="arun kumar" w:date="2026-07-27T19:26:00Z" w16du:dateUtc="2026-07-27T11:26:00Z">
                                <w:rPr>
                                  <w:rFonts w:ascii="Cambria Math" w:hAnsi="Cambria Math"/>
                                </w:rPr>
                              </w:ins>
                            </m:ctrlPr>
                          </m:sSubSupPr>
                          <m:e>
                            <m:r>
                              <w:ins w:id="932" w:author="arun kumar" w:date="2026-07-27T19:26:00Z" w16du:dateUtc="2026-07-27T11:26:00Z">
                                <m:rPr>
                                  <m:scr m:val="script"/>
                                </m:rPr>
                                <w:rPr>
                                  <w:rFonts w:ascii="Cambria Math" w:hAnsi="Cambria Math"/>
                                </w:rPr>
                                <m:t>F</m:t>
                              </w:ins>
                            </m:r>
                          </m:e>
                          <m:sub>
                            <m:r>
                              <w:ins w:id="933" w:author="arun kumar" w:date="2026-07-27T19:26:00Z" w16du:dateUtc="2026-07-27T11:26:00Z">
                                <w:rPr>
                                  <w:rFonts w:ascii="Cambria Math" w:hAnsi="Cambria Math"/>
                                </w:rPr>
                                <m:t>kd</m:t>
                              </w:ins>
                            </m:r>
                          </m:sub>
                          <m:sup>
                            <m:r>
                              <w:ins w:id="934" w:author="arun kumar" w:date="2026-07-27T19:26:00Z" w16du:dateUtc="2026-07-27T11:26:00Z">
                                <w:rPr>
                                  <w:rFonts w:ascii="Cambria Math" w:hAnsi="Cambria Math"/>
                                </w:rPr>
                                <m:t>M</m:t>
                              </w:ins>
                            </m:r>
                          </m:sup>
                        </m:sSubSup>
                        <m:r>
                          <w:ins w:id="935" w:author="arun kumar" w:date="2026-07-27T19:26:00Z" w16du:dateUtc="2026-07-27T11:26:00Z">
                            <w:rPr>
                              <w:rFonts w:ascii="Cambria Math" w:hAnsi="Cambria Math"/>
                            </w:rPr>
                            <m:t>=</m:t>
                          </w:ins>
                        </m:r>
                        <m:d>
                          <m:dPr>
                            <m:begChr m:val="{"/>
                            <m:sepChr m:val=","/>
                            <m:endChr m:val="}"/>
                            <m:ctrlPr>
                              <w:ins w:id="936" w:author="arun kumar" w:date="2026-07-27T19:26:00Z" w16du:dateUtc="2026-07-27T11:26:00Z">
                                <w:rPr>
                                  <w:rFonts w:ascii="Cambria Math" w:hAnsi="Cambria Math"/>
                                </w:rPr>
                              </w:ins>
                            </m:ctrlPr>
                          </m:dPr>
                          <m:e>
                            <m:r>
                              <w:ins w:id="937" w:author="arun kumar" w:date="2026-07-27T19:26:00Z" w16du:dateUtc="2026-07-27T11:26:00Z">
                                <w:rPr>
                                  <w:rFonts w:ascii="Cambria Math" w:hAnsi="Cambria Math"/>
                                </w:rPr>
                                <m:t>i</m:t>
                              </w:ins>
                            </m:r>
                          </m:e>
                          <m:e>
                            <m:r>
                              <w:ins w:id="938" w:author="arun kumar" w:date="2026-07-27T19:26:00Z" w16du:dateUtc="2026-07-27T11:26:00Z">
                                <w:rPr>
                                  <w:rFonts w:ascii="Cambria Math" w:hAnsi="Cambria Math"/>
                                </w:rPr>
                                <m:t>∈</m:t>
                              </w:ins>
                            </m:r>
                            <m:sSup>
                              <m:sSupPr>
                                <m:ctrlPr>
                                  <w:ins w:id="939" w:author="arun kumar" w:date="2026-07-27T19:26:00Z" w16du:dateUtc="2026-07-27T11:26:00Z">
                                    <w:rPr>
                                      <w:rFonts w:ascii="Cambria Math" w:hAnsi="Cambria Math"/>
                                    </w:rPr>
                                  </w:ins>
                                </m:ctrlPr>
                              </m:sSupPr>
                              <m:e>
                                <m:r>
                                  <w:ins w:id="940" w:author="arun kumar" w:date="2026-07-27T19:26:00Z" w16du:dateUtc="2026-07-27T11:26:00Z">
                                    <m:rPr>
                                      <m:scr m:val="script"/>
                                    </m:rPr>
                                    <w:rPr>
                                      <w:rFonts w:ascii="Cambria Math" w:hAnsi="Cambria Math"/>
                                    </w:rPr>
                                    <m:t>F</m:t>
                                  </w:ins>
                                </m:r>
                              </m:e>
                              <m:sup>
                                <m:r>
                                  <w:ins w:id="941" w:author="arun kumar" w:date="2026-07-27T19:26:00Z" w16du:dateUtc="2026-07-27T11:26:00Z">
                                    <w:rPr>
                                      <w:rFonts w:ascii="Cambria Math" w:hAnsi="Cambria Math"/>
                                    </w:rPr>
                                    <m:t>M</m:t>
                                  </w:ins>
                                </m:r>
                              </m:sup>
                            </m:sSup>
                            <m:r>
                              <w:ins w:id="942" w:author="arun kumar" w:date="2026-07-27T19:26:00Z" w16du:dateUtc="2026-07-27T11:26:00Z">
                                <w:rPr>
                                  <w:rFonts w:ascii="Cambria Math" w:hAnsi="Cambria Math"/>
                                </w:rPr>
                                <m:t>:</m:t>
                              </w:ins>
                            </m:r>
                            <m:r>
                              <w:ins w:id="943" w:author="arun kumar" w:date="2026-07-27T19:26:00Z" w16du:dateUtc="2026-07-27T11:26:00Z">
                                <m:rPr>
                                  <m:nor/>
                                </m:rPr>
                                <w:rPr>
                                  <w:rFonts w:ascii="Arial" w:hAnsi="Arial" w:cs="Arial"/>
                                </w:rPr>
                                <m:t>  </m:t>
                              </w:ins>
                            </m:r>
                            <m:sSub>
                              <m:sSubPr>
                                <m:ctrlPr>
                                  <w:ins w:id="944" w:author="arun kumar" w:date="2026-07-27T19:26:00Z" w16du:dateUtc="2026-07-27T11:26:00Z">
                                    <w:rPr>
                                      <w:rFonts w:ascii="Cambria Math" w:hAnsi="Cambria Math"/>
                                    </w:rPr>
                                  </w:ins>
                                </m:ctrlPr>
                              </m:sSubPr>
                              <m:e>
                                <m:r>
                                  <w:ins w:id="945" w:author="arun kumar" w:date="2026-07-27T19:26:00Z" w16du:dateUtc="2026-07-27T11:26:00Z">
                                    <w:rPr>
                                      <w:rFonts w:ascii="Cambria Math" w:hAnsi="Cambria Math"/>
                                    </w:rPr>
                                    <m:t>q</m:t>
                                  </w:ins>
                                </m:r>
                              </m:e>
                              <m:sub>
                                <m:r>
                                  <w:ins w:id="946" w:author="arun kumar" w:date="2026-07-27T19:26:00Z" w16du:dateUtc="2026-07-27T11:26:00Z">
                                    <w:rPr>
                                      <w:rFonts w:ascii="Cambria Math" w:hAnsi="Cambria Math"/>
                                    </w:rPr>
                                    <m:t>i</m:t>
                                  </w:ins>
                                </m:r>
                              </m:sub>
                            </m:sSub>
                            <m:r>
                              <w:ins w:id="947" w:author="arun kumar" w:date="2026-07-27T19:26:00Z" w16du:dateUtc="2026-07-27T11:26:00Z">
                                <w:rPr>
                                  <w:rFonts w:ascii="Cambria Math" w:hAnsi="Cambria Math"/>
                                </w:rPr>
                                <m:t>=k</m:t>
                              </w:ins>
                            </m:r>
                            <m:r>
                              <w:ins w:id="948" w:author="arun kumar" w:date="2026-07-27T19:26:00Z" w16du:dateUtc="2026-07-27T11:26:00Z">
                                <m:rPr>
                                  <m:nor/>
                                </m:rPr>
                                <w:rPr>
                                  <w:rFonts w:ascii="Arial" w:hAnsi="Arial" w:cs="Arial"/>
                                </w:rPr>
                                <m:t>  </m:t>
                              </w:ins>
                            </m:r>
                            <m:sSubSup>
                              <m:sSubSupPr>
                                <m:ctrlPr>
                                  <w:ins w:id="949" w:author="arun kumar" w:date="2026-07-27T19:26:00Z" w16du:dateUtc="2026-07-27T11:26:00Z">
                                    <w:rPr>
                                      <w:rFonts w:ascii="Cambria Math" w:hAnsi="Cambria Math"/>
                                    </w:rPr>
                                  </w:ins>
                                </m:ctrlPr>
                              </m:sSubSupPr>
                              <m:e>
                                <m:r>
                                  <w:ins w:id="950" w:author="arun kumar" w:date="2026-07-27T19:26:00Z" w16du:dateUtc="2026-07-27T11:26:00Z">
                                    <w:rPr>
                                      <w:rFonts w:ascii="Cambria Math" w:hAnsi="Cambria Math"/>
                                    </w:rPr>
                                    <m:t>d</m:t>
                                  </w:ins>
                                </m:r>
                              </m:e>
                              <m:sub>
                                <m:r>
                                  <w:ins w:id="951" w:author="arun kumar" w:date="2026-07-27T19:26:00Z" w16du:dateUtc="2026-07-27T11:26:00Z">
                                    <w:rPr>
                                      <w:rFonts w:ascii="Cambria Math" w:hAnsi="Cambria Math"/>
                                    </w:rPr>
                                    <m:t>i</m:t>
                                  </w:ins>
                                </m:r>
                              </m:sub>
                              <m:sup>
                                <m:r>
                                  <w:ins w:id="952" w:author="arun kumar" w:date="2026-07-27T19:26:00Z" w16du:dateUtc="2026-07-27T11:26:00Z">
                                    <m:rPr>
                                      <m:sty m:val="p"/>
                                    </m:rPr>
                                    <w:rPr>
                                      <w:rFonts w:ascii="Cambria Math" w:hAnsi="Cambria Math"/>
                                    </w:rPr>
                                    <m:t>arr</m:t>
                                  </w:ins>
                                </m:r>
                              </m:sup>
                            </m:sSubSup>
                            <m:r>
                              <w:ins w:id="953" w:author="arun kumar" w:date="2026-07-27T19:26:00Z" w16du:dateUtc="2026-07-27T11:26:00Z">
                                <w:rPr>
                                  <w:rFonts w:ascii="Cambria Math" w:hAnsi="Cambria Math"/>
                                </w:rPr>
                                <m:t>=d</m:t>
                              </w:ins>
                            </m:r>
                          </m:e>
                        </m:d>
                        <m:r>
                          <w:ins w:id="954" w:author="arun kumar" w:date="2026-07-27T19:26:00Z" w16du:dateUtc="2026-07-27T11:26:00Z">
                            <w:rPr>
                              <w:rFonts w:ascii="Cambria Math" w:hAnsi="Cambria Math"/>
                            </w:rPr>
                            <m:t>, </m:t>
                          </w:ins>
                        </m:r>
                      </m:e>
                      <m:e>
                        <m:r>
                          <w:ins w:id="955" w:author="arun kumar" w:date="2026-07-27T19:26:00Z" w16du:dateUtc="2026-07-27T11:26:00Z">
                            <w:rPr>
                              <w:rFonts w:ascii="Cambria Math" w:hAnsi="Cambria Math"/>
                            </w:rPr>
                            <m:t>∀k</m:t>
                          </w:ins>
                        </m:r>
                        <m:r>
                          <w:ins w:id="956" w:author="arun kumar" w:date="2026-07-27T19:26:00Z" w16du:dateUtc="2026-07-27T11:26:00Z">
                            <m:rPr>
                              <m:scr m:val="script"/>
                            </m:rPr>
                            <w:rPr>
                              <w:rFonts w:ascii="Cambria Math" w:hAnsi="Cambria Math"/>
                            </w:rPr>
                            <m:t>∈M,</m:t>
                          </w:ins>
                        </m:r>
                        <m:r>
                          <w:ins w:id="957" w:author="arun kumar" w:date="2026-07-27T19:26:00Z" w16du:dateUtc="2026-07-27T11:26:00Z">
                            <m:rPr>
                              <m:nor/>
                            </m:rPr>
                            <w:rPr>
                              <w:rFonts w:ascii="Arial" w:hAnsi="Arial" w:cs="Arial"/>
                            </w:rPr>
                            <m:t>  </m:t>
                          </w:ins>
                        </m:r>
                        <m:r>
                          <w:ins w:id="958" w:author="arun kumar" w:date="2026-07-27T19:26:00Z" w16du:dateUtc="2026-07-27T11:26:00Z">
                            <w:rPr>
                              <w:rFonts w:ascii="Cambria Math" w:hAnsi="Cambria Math"/>
                            </w:rPr>
                            <m:t>∀d∈</m:t>
                          </w:ins>
                        </m:r>
                        <m:r>
                          <w:ins w:id="959" w:author="arun kumar" w:date="2026-07-27T19:26:00Z" w16du:dateUtc="2026-07-27T11:26:00Z">
                            <m:rPr>
                              <m:scr m:val="script"/>
                            </m:rPr>
                            <w:rPr>
                              <w:rFonts w:ascii="Cambria Math" w:hAnsi="Cambria Math"/>
                            </w:rPr>
                            <m:t>D.</m:t>
                          </w:ins>
                        </m:r>
                      </m:e>
                    </m:eqArr>
                  </m:e>
                </m:borderBox>
              </m:oMath>
            </m:oMathPara>
          </w:p>
        </w:tc>
        <w:tc>
          <w:tcPr>
            <w:tcW w:w="5552" w:type="dxa"/>
          </w:tcPr>
          <w:p w14:paraId="140D6811" w14:textId="6D4AF9C6" w:rsidR="0038120F" w:rsidRPr="006C4443" w:rsidRDefault="0038120F" w:rsidP="0038120F">
            <w:pPr>
              <w:pStyle w:val="BodyText"/>
              <w:rPr>
                <w:ins w:id="960" w:author="arun kumar" w:date="2026-07-27T19:26:00Z" w16du:dateUtc="2026-07-27T11:26:00Z"/>
                <w:b/>
                <w:bCs/>
              </w:rPr>
            </w:pPr>
            <w:ins w:id="961" w:author="arun kumar" w:date="2026-07-27T19:26:00Z" w16du:dateUtc="2026-07-27T11:26:00Z">
              <w:r w:rsidRPr="006C4443">
                <w:rPr>
                  <w:b/>
                  <w:bCs/>
                </w:rPr>
                <w:t xml:space="preserve">maintenance-eligible flights arriving at maintenance airport </w:t>
              </w:r>
            </w:ins>
            <m:oMath>
              <m:r>
                <w:ins w:id="962" w:author="arun kumar" w:date="2026-07-27T19:26:00Z" w16du:dateUtc="2026-07-27T11:26:00Z">
                  <w:rPr>
                    <w:rFonts w:ascii="Cambria Math" w:hAnsi="Cambria Math"/>
                  </w:rPr>
                  <m:t>k</m:t>
                </w:ins>
              </m:r>
            </m:oMath>
            <w:ins w:id="963" w:author="arun kumar" w:date="2026-07-27T19:26:00Z" w16du:dateUtc="2026-07-27T11:26:00Z">
              <w:r w:rsidRPr="006C4443">
                <w:rPr>
                  <w:b/>
                  <w:bCs/>
                </w:rPr>
                <w:t xml:space="preserve">on planning day </w:t>
              </w:r>
            </w:ins>
            <m:oMath>
              <m:r>
                <w:ins w:id="964" w:author="arun kumar" w:date="2026-07-27T19:26:00Z" w16du:dateUtc="2026-07-27T11:26:00Z">
                  <w:rPr>
                    <w:rFonts w:ascii="Cambria Math" w:hAnsi="Cambria Math"/>
                  </w:rPr>
                  <m:t>d</m:t>
                </w:ins>
              </m:r>
            </m:oMath>
            <w:ins w:id="965" w:author="arun kumar" w:date="2026-07-27T19:26:00Z" w16du:dateUtc="2026-07-27T11:26:00Z">
              <w:r w:rsidRPr="006C4443">
                <w:t>.</w:t>
              </w:r>
            </w:ins>
          </w:p>
        </w:tc>
      </w:tr>
    </w:tbl>
    <w:p w14:paraId="03875B50" w14:textId="77777777" w:rsidR="004F6FFF" w:rsidRDefault="004F6FFF" w:rsidP="00244598">
      <w:pPr>
        <w:spacing w:line="259" w:lineRule="auto"/>
        <w:ind w:left="720"/>
        <w:jc w:val="left"/>
        <w:rPr>
          <w:rFonts w:eastAsia="Times New Roman"/>
          <w:b/>
          <w:bCs/>
          <w:kern w:val="0"/>
          <w:lang w:bidi="ar-SA"/>
          <w14:ligatures w14:val="none"/>
        </w:rPr>
      </w:pPr>
    </w:p>
    <w:p w14:paraId="6C31CB14" w14:textId="33176D2E" w:rsidR="005A23F4" w:rsidRPr="005A23F4" w:rsidRDefault="005A23F4" w:rsidP="005A23F4">
      <w:pPr>
        <w:numPr>
          <w:ilvl w:val="0"/>
          <w:numId w:val="13"/>
        </w:numPr>
        <w:spacing w:line="259" w:lineRule="auto"/>
        <w:jc w:val="left"/>
        <w:rPr>
          <w:rFonts w:eastAsia="Times New Roman"/>
          <w:b/>
          <w:bCs/>
          <w:kern w:val="0"/>
          <w:lang w:bidi="ar-SA"/>
          <w14:ligatures w14:val="none"/>
        </w:rPr>
      </w:pPr>
      <w:r w:rsidRPr="005A23F4">
        <w:rPr>
          <w:rFonts w:eastAsia="Times New Roman"/>
          <w:b/>
          <w:bCs/>
          <w:kern w:val="0"/>
          <w:lang w:bidi="ar-SA"/>
          <w14:ligatures w14:val="none"/>
        </w:rPr>
        <w:t>Variables:</w:t>
      </w:r>
    </w:p>
    <w:p w14:paraId="4D48A73D" w14:textId="749BE1DB" w:rsidR="005A23F4" w:rsidDel="0038120F" w:rsidRDefault="00000000" w:rsidP="00260D10">
      <w:pPr>
        <w:spacing w:line="259" w:lineRule="auto"/>
        <w:ind w:left="720"/>
        <w:jc w:val="left"/>
        <w:rPr>
          <w:del w:id="966" w:author="arun kumar" w:date="2026-07-27T19:28:00Z" w16du:dateUtc="2026-07-27T11:28:00Z"/>
          <w:rFonts w:eastAsia="Times New Roman"/>
          <w:kern w:val="0"/>
          <w:lang w:bidi="ar-SA"/>
          <w14:ligatures w14:val="none"/>
        </w:rPr>
      </w:pPr>
      <m:oMath>
        <m:sSub>
          <m:sSubPr>
            <m:ctrlPr>
              <w:del w:id="967" w:author="arun kumar" w:date="2026-07-27T19:28:00Z" w16du:dateUtc="2026-07-27T11:28:00Z">
                <w:rPr>
                  <w:rFonts w:ascii="Cambria Math" w:eastAsia="Times New Roman" w:hAnsi="Cambria Math"/>
                  <w:b/>
                  <w:bCs/>
                  <w:i/>
                  <w:kern w:val="0"/>
                  <w:lang w:bidi="ar-SA"/>
                  <w14:ligatures w14:val="none"/>
                </w:rPr>
              </w:del>
            </m:ctrlPr>
          </m:sSubPr>
          <m:e>
            <m:r>
              <w:del w:id="968" w:author="arun kumar" w:date="2026-07-27T19:28:00Z" w16du:dateUtc="2026-07-27T11:28:00Z">
                <m:rPr>
                  <m:sty m:val="bi"/>
                </m:rPr>
                <w:rPr>
                  <w:rFonts w:ascii="Cambria Math" w:eastAsia="Times New Roman" w:hAnsi="Cambria Math"/>
                  <w:kern w:val="0"/>
                  <w:lang w:bidi="ar-SA"/>
                  <w14:ligatures w14:val="none"/>
                </w:rPr>
                <m:t>x</m:t>
              </w:del>
            </m:r>
          </m:e>
          <m:sub>
            <m:r>
              <w:del w:id="969" w:author="arun kumar" w:date="2026-07-27T19:28:00Z" w16du:dateUtc="2026-07-27T11:28:00Z">
                <m:rPr>
                  <m:sty m:val="bi"/>
                </m:rPr>
                <w:rPr>
                  <w:rFonts w:ascii="Cambria Math" w:eastAsia="Times New Roman" w:hAnsi="Cambria Math"/>
                  <w:kern w:val="0"/>
                  <w:lang w:bidi="ar-SA"/>
                  <w14:ligatures w14:val="none"/>
                </w:rPr>
                <m:t>ij</m:t>
              </w:del>
            </m:r>
          </m:sub>
        </m:sSub>
      </m:oMath>
      <w:del w:id="970" w:author="arun kumar" w:date="2026-07-27T19:28:00Z" w16du:dateUtc="2026-07-27T11:28:00Z">
        <w:r w:rsidR="005A23F4" w:rsidRPr="005A23F4" w:rsidDel="0038120F">
          <w:rPr>
            <w:rFonts w:eastAsia="Times New Roman"/>
            <w:b/>
            <w:bCs/>
            <w:kern w:val="0"/>
            <w:lang w:bidi="ar-SA"/>
            <w14:ligatures w14:val="none"/>
          </w:rPr>
          <w:delText>​</w:delText>
        </w:r>
        <w:r w:rsidR="005A23F4" w:rsidRPr="005A23F4" w:rsidDel="0038120F">
          <w:rPr>
            <w:rFonts w:eastAsia="Times New Roman"/>
            <w:kern w:val="0"/>
            <w:lang w:bidi="ar-SA"/>
            <w14:ligatures w14:val="none"/>
          </w:rPr>
          <w:delText>: A binary variable that equals 1 if aircraft i is assigned to flight j, and 0 otherwise.</w:delText>
        </w:r>
      </w:del>
    </w:p>
    <w:p w14:paraId="2BBAE78E" w14:textId="710660CE" w:rsidR="00D46636" w:rsidDel="0038120F" w:rsidRDefault="00D95838" w:rsidP="00260D10">
      <w:pPr>
        <w:spacing w:line="259" w:lineRule="auto"/>
        <w:ind w:left="720"/>
        <w:jc w:val="left"/>
        <w:rPr>
          <w:del w:id="971" w:author="arun kumar" w:date="2026-07-27T19:28:00Z" w16du:dateUtc="2026-07-27T11:28:00Z"/>
          <w:rFonts w:eastAsia="Times New Roman"/>
          <w:kern w:val="0"/>
          <w:lang w:bidi="ar-SA"/>
          <w14:ligatures w14:val="none"/>
        </w:rPr>
      </w:pPr>
      <m:oMath>
        <m:r>
          <w:del w:id="972" w:author="arun kumar" w:date="2026-07-27T19:28:00Z" w16du:dateUtc="2026-07-27T11:28:00Z">
            <w:rPr>
              <w:rFonts w:ascii="Cambria Math" w:eastAsia="Times New Roman" w:hAnsi="Cambria Math"/>
              <w:kern w:val="0"/>
              <w:lang w:bidi="ar-SA"/>
              <w14:ligatures w14:val="none"/>
            </w:rPr>
            <m:t>g</m:t>
          </w:del>
        </m:r>
        <m:d>
          <m:dPr>
            <m:ctrlPr>
              <w:del w:id="973" w:author="arun kumar" w:date="2026-07-27T19:28:00Z" w16du:dateUtc="2026-07-27T11:28:00Z">
                <w:rPr>
                  <w:rFonts w:ascii="Cambria Math" w:eastAsia="Times New Roman" w:hAnsi="Cambria Math"/>
                  <w:i/>
                  <w:kern w:val="0"/>
                  <w:lang w:bidi="ar-SA"/>
                  <w14:ligatures w14:val="none"/>
                </w:rPr>
              </w:del>
            </m:ctrlPr>
          </m:dPr>
          <m:e>
            <m:r>
              <w:del w:id="974" w:author="arun kumar" w:date="2026-07-27T19:28:00Z" w16du:dateUtc="2026-07-27T11:28:00Z">
                <w:rPr>
                  <w:rFonts w:ascii="Cambria Math" w:eastAsia="Times New Roman" w:hAnsi="Cambria Math"/>
                  <w:kern w:val="0"/>
                  <w:lang w:bidi="ar-SA"/>
                  <w14:ligatures w14:val="none"/>
                </w:rPr>
                <m:t>i,t-1,t,a</m:t>
              </w:del>
            </m:r>
          </m:e>
        </m:d>
      </m:oMath>
      <w:del w:id="975" w:author="arun kumar" w:date="2026-07-27T19:28:00Z" w16du:dateUtc="2026-07-27T11:28:00Z">
        <w:r w:rsidR="00161B8C" w:rsidDel="0038120F">
          <w:rPr>
            <w:rFonts w:eastAsia="Times New Roman"/>
            <w:kern w:val="0"/>
            <w:lang w:bidi="ar-SA"/>
            <w14:ligatures w14:val="none"/>
          </w:rPr>
          <w:delText xml:space="preserve"> </w:delText>
        </w:r>
        <w:commentRangeStart w:id="976"/>
        <w:r w:rsidR="00161B8C" w:rsidRPr="00346275" w:rsidDel="0038120F">
          <w:rPr>
            <w:rFonts w:eastAsia="Times New Roman"/>
            <w:kern w:val="0"/>
            <w:highlight w:val="yellow"/>
            <w:lang w:bidi="ar-SA"/>
            <w14:ligatures w14:val="none"/>
            <w:rPrChange w:id="977" w:author="Prof. Ramesh Krishnan" w:date="2024-10-28T15:21:00Z" w16du:dateUtc="2024-10-28T09:51:00Z">
              <w:rPr>
                <w:rFonts w:eastAsia="Times New Roman"/>
                <w:kern w:val="0"/>
                <w:lang w:bidi="ar-SA"/>
                <w14:ligatures w14:val="none"/>
              </w:rPr>
            </w:rPrChange>
          </w:rPr>
          <w:delText xml:space="preserve">ground arc </w:delText>
        </w:r>
        <w:commentRangeEnd w:id="976"/>
        <w:r w:rsidR="008F3E33" w:rsidDel="0038120F">
          <w:rPr>
            <w:rStyle w:val="CommentReference"/>
            <w:rFonts w:eastAsia="Times New Roman"/>
            <w:kern w:val="0"/>
            <w:sz w:val="24"/>
            <w:szCs w:val="24"/>
            <w:lang w:bidi="ar-SA"/>
            <w14:ligatures w14:val="none"/>
          </w:rPr>
          <w:commentReference w:id="976"/>
        </w:r>
        <w:r w:rsidR="00161B8C" w:rsidDel="0038120F">
          <w:rPr>
            <w:rFonts w:eastAsia="Times New Roman"/>
            <w:kern w:val="0"/>
            <w:lang w:bidi="ar-SA"/>
            <w14:ligatures w14:val="none"/>
          </w:rPr>
          <w:delText>of aircraft-i; between times t-1 &amp; t; at airport -a</w:delText>
        </w:r>
      </w:del>
    </w:p>
    <w:p w14:paraId="40A07845" w14:textId="2B0EE27C" w:rsidR="00133D7A" w:rsidDel="0038120F" w:rsidRDefault="00000000" w:rsidP="007F1AC8">
      <w:pPr>
        <w:spacing w:line="259" w:lineRule="auto"/>
        <w:ind w:left="720"/>
        <w:jc w:val="left"/>
        <w:rPr>
          <w:del w:id="978" w:author="arun kumar" w:date="2026-07-27T19:28:00Z" w16du:dateUtc="2026-07-27T11:28:00Z"/>
          <w:rFonts w:eastAsia="Times New Roman"/>
          <w:kern w:val="0"/>
          <w:lang w:bidi="ar-SA"/>
          <w14:ligatures w14:val="none"/>
        </w:rPr>
      </w:pPr>
      <m:oMath>
        <m:sSubSup>
          <m:sSubSupPr>
            <m:ctrlPr>
              <w:del w:id="979" w:author="arun kumar" w:date="2026-07-27T19:28:00Z" w16du:dateUtc="2026-07-27T11:28:00Z">
                <w:rPr>
                  <w:rFonts w:ascii="Cambria Math" w:eastAsia="Times New Roman" w:hAnsi="Cambria Math"/>
                  <w:i/>
                  <w:kern w:val="0"/>
                  <w:lang w:bidi="ar-SA"/>
                  <w14:ligatures w14:val="none"/>
                </w:rPr>
              </w:del>
            </m:ctrlPr>
          </m:sSubSupPr>
          <m:e>
            <m:r>
              <w:del w:id="980" w:author="arun kumar" w:date="2026-07-27T19:28:00Z" w16du:dateUtc="2026-07-27T11:28:00Z">
                <w:rPr>
                  <w:rFonts w:ascii="Cambria Math" w:eastAsia="Times New Roman" w:hAnsi="Cambria Math"/>
                  <w:kern w:val="0"/>
                  <w:lang w:bidi="ar-SA"/>
                  <w14:ligatures w14:val="none"/>
                </w:rPr>
                <m:t>m</m:t>
              </w:del>
            </m:r>
          </m:e>
          <m:sub>
            <m:r>
              <w:del w:id="981" w:author="arun kumar" w:date="2026-07-27T19:28:00Z" w16du:dateUtc="2026-07-27T11:28:00Z">
                <w:rPr>
                  <w:rFonts w:ascii="Cambria Math" w:eastAsia="Times New Roman" w:hAnsi="Cambria Math"/>
                  <w:kern w:val="0"/>
                  <w:lang w:bidi="ar-SA"/>
                  <w14:ligatures w14:val="none"/>
                </w:rPr>
                <m:t>(i,t-1, t,a)</m:t>
              </w:del>
            </m:r>
          </m:sub>
          <m:sup>
            <m:r>
              <w:del w:id="982" w:author="arun kumar" w:date="2026-07-27T19:28:00Z" w16du:dateUtc="2026-07-27T11:28:00Z">
                <w:rPr>
                  <w:rFonts w:ascii="Cambria Math" w:eastAsia="Times New Roman" w:hAnsi="Cambria Math"/>
                  <w:kern w:val="0"/>
                  <w:lang w:bidi="ar-SA"/>
                  <w14:ligatures w14:val="none"/>
                </w:rPr>
                <m:t>M</m:t>
              </w:del>
            </m:r>
          </m:sup>
        </m:sSubSup>
      </m:oMath>
      <w:del w:id="983" w:author="arun kumar" w:date="2026-07-27T19:28:00Z" w16du:dateUtc="2026-07-27T11:28:00Z">
        <w:r w:rsidR="00157C38" w:rsidDel="0038120F">
          <w:rPr>
            <w:rFonts w:eastAsia="Times New Roman"/>
            <w:kern w:val="0"/>
            <w:lang w:bidi="ar-SA"/>
            <w14:ligatures w14:val="none"/>
          </w:rPr>
          <w:delText xml:space="preserve">  </w:delText>
        </w:r>
        <w:r w:rsidR="00157C38" w:rsidRPr="00346275" w:rsidDel="0038120F">
          <w:rPr>
            <w:rFonts w:eastAsia="Times New Roman"/>
            <w:kern w:val="0"/>
            <w:highlight w:val="yellow"/>
            <w:lang w:bidi="ar-SA"/>
            <w14:ligatures w14:val="none"/>
            <w:rPrChange w:id="984" w:author="Prof. Ramesh Krishnan" w:date="2024-10-28T15:22:00Z" w16du:dateUtc="2024-10-28T09:52:00Z">
              <w:rPr>
                <w:rFonts w:eastAsia="Times New Roman"/>
                <w:kern w:val="0"/>
                <w:lang w:bidi="ar-SA"/>
                <w14:ligatures w14:val="none"/>
              </w:rPr>
            </w:rPrChange>
          </w:rPr>
          <w:delText>maintenance arc</w:delText>
        </w:r>
        <w:r w:rsidR="00157C38" w:rsidDel="0038120F">
          <w:rPr>
            <w:rFonts w:eastAsia="Times New Roman"/>
            <w:kern w:val="0"/>
            <w:lang w:bidi="ar-SA"/>
            <w14:ligatures w14:val="none"/>
          </w:rPr>
          <w:delText xml:space="preserve"> </w:delText>
        </w:r>
        <w:r w:rsidR="00D82D03" w:rsidDel="0038120F">
          <w:rPr>
            <w:rFonts w:eastAsia="Times New Roman"/>
            <w:kern w:val="0"/>
            <w:lang w:bidi="ar-SA"/>
            <w14:ligatures w14:val="none"/>
          </w:rPr>
          <w:delText xml:space="preserve">of aircraft-i; between times t &amp; t-1; </w:delText>
        </w:r>
        <w:r w:rsidR="00157C38" w:rsidDel="0038120F">
          <w:rPr>
            <w:rFonts w:eastAsia="Times New Roman"/>
            <w:kern w:val="0"/>
            <w:lang w:bidi="ar-SA"/>
            <w14:ligatures w14:val="none"/>
          </w:rPr>
          <w:delText>at station</w:delText>
        </w:r>
        <w:r w:rsidR="00D82D03" w:rsidDel="0038120F">
          <w:rPr>
            <w:rFonts w:eastAsia="Times New Roman"/>
            <w:kern w:val="0"/>
            <w:lang w:bidi="ar-SA"/>
            <w14:ligatures w14:val="none"/>
          </w:rPr>
          <w:delText>-a for maintenance</w:delText>
        </w:r>
      </w:del>
      <w:ins w:id="985" w:author="Prof. Ramesh Krishnan" w:date="2024-10-25T17:43:00Z" w16du:dateUtc="2024-10-25T12:13:00Z">
        <w:del w:id="986" w:author="arun kumar" w:date="2026-07-27T19:28:00Z" w16du:dateUtc="2026-07-27T11:28:00Z">
          <w:r w:rsidR="00860DC2" w:rsidDel="0038120F">
            <w:rPr>
              <w:rFonts w:eastAsia="Times New Roman"/>
              <w:kern w:val="0"/>
              <w:lang w:bidi="ar-SA"/>
              <w14:ligatures w14:val="none"/>
            </w:rPr>
            <w:delText>for-maintenance</w:delText>
          </w:r>
        </w:del>
      </w:ins>
      <w:del w:id="987" w:author="arun kumar" w:date="2026-07-27T19:28:00Z" w16du:dateUtc="2026-07-27T11:28:00Z">
        <w:r w:rsidR="00D82D03" w:rsidDel="0038120F">
          <w:rPr>
            <w:rFonts w:eastAsia="Times New Roman"/>
            <w:kern w:val="0"/>
            <w:lang w:bidi="ar-SA"/>
            <w14:ligatures w14:val="none"/>
          </w:rPr>
          <w:delText xml:space="preserve"> check (A, B, C, D)</w:delText>
        </w:r>
      </w:del>
    </w:p>
    <w:p w14:paraId="5C0B8ECB" w14:textId="14374D74" w:rsidR="00C33BC6" w:rsidDel="0038120F" w:rsidRDefault="00000000" w:rsidP="00C33BC6">
      <w:pPr>
        <w:spacing w:line="259" w:lineRule="auto"/>
        <w:ind w:left="720"/>
        <w:jc w:val="left"/>
        <w:rPr>
          <w:del w:id="988" w:author="arun kumar" w:date="2026-07-27T19:28:00Z" w16du:dateUtc="2026-07-27T11:28:00Z"/>
          <w:rFonts w:eastAsia="Times New Roman"/>
          <w:kern w:val="0"/>
          <w:lang w:bidi="ar-SA"/>
          <w14:ligatures w14:val="none"/>
        </w:rPr>
      </w:pPr>
      <m:oMath>
        <m:sSup>
          <m:sSupPr>
            <m:ctrlPr>
              <w:del w:id="989" w:author="arun kumar" w:date="2026-07-27T19:28:00Z" w16du:dateUtc="2026-07-27T11:28:00Z">
                <w:rPr>
                  <w:rFonts w:ascii="Cambria Math" w:eastAsia="Times New Roman" w:hAnsi="Cambria Math"/>
                  <w:b/>
                  <w:bCs/>
                  <w:i/>
                  <w:kern w:val="0"/>
                  <w:lang w:bidi="ar-SA"/>
                  <w14:ligatures w14:val="none"/>
                </w:rPr>
              </w:del>
            </m:ctrlPr>
          </m:sSupPr>
          <m:e>
            <m:sSub>
              <m:sSubPr>
                <m:ctrlPr>
                  <w:del w:id="990" w:author="arun kumar" w:date="2026-07-27T19:28:00Z" w16du:dateUtc="2026-07-27T11:28:00Z">
                    <w:rPr>
                      <w:rFonts w:ascii="Cambria Math" w:eastAsia="Times New Roman" w:hAnsi="Cambria Math"/>
                      <w:b/>
                      <w:bCs/>
                      <w:i/>
                      <w:kern w:val="0"/>
                      <w:lang w:bidi="ar-SA"/>
                      <w14:ligatures w14:val="none"/>
                    </w:rPr>
                  </w:del>
                </m:ctrlPr>
              </m:sSubPr>
              <m:e>
                <m:r>
                  <w:del w:id="991" w:author="arun kumar" w:date="2026-07-27T19:28:00Z" w16du:dateUtc="2026-07-27T11:28:00Z">
                    <m:rPr>
                      <m:sty m:val="bi"/>
                    </m:rPr>
                    <w:rPr>
                      <w:rFonts w:ascii="Cambria Math" w:eastAsia="Times New Roman" w:hAnsi="Cambria Math"/>
                      <w:kern w:val="0"/>
                      <w:lang w:bidi="ar-SA"/>
                      <w14:ligatures w14:val="none"/>
                    </w:rPr>
                    <m:t>y</m:t>
                  </w:del>
                </m:r>
              </m:e>
              <m:sub>
                <m:r>
                  <w:del w:id="992" w:author="arun kumar" w:date="2026-07-27T19:28:00Z" w16du:dateUtc="2026-07-27T11:28:00Z">
                    <m:rPr>
                      <m:sty m:val="bi"/>
                    </m:rPr>
                    <w:rPr>
                      <w:rFonts w:ascii="Cambria Math" w:eastAsia="Times New Roman" w:hAnsi="Cambria Math"/>
                      <w:kern w:val="0"/>
                      <w:lang w:bidi="ar-SA"/>
                      <w14:ligatures w14:val="none"/>
                    </w:rPr>
                    <m:t>im</m:t>
                  </w:del>
                </m:r>
              </m:sub>
            </m:sSub>
          </m:e>
          <m:sup>
            <m:r>
              <w:del w:id="993" w:author="arun kumar" w:date="2026-07-27T19:28:00Z" w16du:dateUtc="2026-07-27T11:28:00Z">
                <m:rPr>
                  <m:sty m:val="bi"/>
                </m:rPr>
                <w:rPr>
                  <w:rFonts w:ascii="Cambria Math" w:eastAsia="Times New Roman" w:hAnsi="Cambria Math"/>
                  <w:kern w:val="0"/>
                  <w:lang w:bidi="ar-SA"/>
                  <w14:ligatures w14:val="none"/>
                </w:rPr>
                <m:t>A</m:t>
              </w:del>
            </m:r>
          </m:sup>
        </m:sSup>
      </m:oMath>
      <w:del w:id="994" w:author="arun kumar" w:date="2026-07-27T19:28:00Z" w16du:dateUtc="2026-07-27T11:28:00Z">
        <w:r w:rsidR="00C33BC6" w:rsidRPr="005A23F4" w:rsidDel="0038120F">
          <w:rPr>
            <w:rFonts w:eastAsia="Times New Roman"/>
            <w:b/>
            <w:bCs/>
            <w:kern w:val="0"/>
            <w:lang w:bidi="ar-SA"/>
            <w14:ligatures w14:val="none"/>
          </w:rPr>
          <w:delText>​</w:delText>
        </w:r>
        <w:r w:rsidR="000B44BD" w:rsidDel="0038120F">
          <w:rPr>
            <w:rFonts w:eastAsia="Times New Roman"/>
            <w:b/>
            <w:bCs/>
            <w:kern w:val="0"/>
            <w:lang w:bidi="ar-SA"/>
            <w14:ligatures w14:val="none"/>
          </w:rPr>
          <w:delText xml:space="preserve">, </w:delText>
        </w:r>
      </w:del>
      <m:oMath>
        <m:sSup>
          <m:sSupPr>
            <m:ctrlPr>
              <w:del w:id="995" w:author="arun kumar" w:date="2026-07-27T19:28:00Z" w16du:dateUtc="2026-07-27T11:28:00Z">
                <w:rPr>
                  <w:rFonts w:ascii="Cambria Math" w:eastAsia="Times New Roman" w:hAnsi="Cambria Math"/>
                  <w:b/>
                  <w:bCs/>
                  <w:i/>
                  <w:kern w:val="0"/>
                  <w:lang w:bidi="ar-SA"/>
                  <w14:ligatures w14:val="none"/>
                </w:rPr>
              </w:del>
            </m:ctrlPr>
          </m:sSupPr>
          <m:e>
            <m:sSub>
              <m:sSubPr>
                <m:ctrlPr>
                  <w:del w:id="996" w:author="arun kumar" w:date="2026-07-27T19:28:00Z" w16du:dateUtc="2026-07-27T11:28:00Z">
                    <w:rPr>
                      <w:rFonts w:ascii="Cambria Math" w:eastAsia="Times New Roman" w:hAnsi="Cambria Math"/>
                      <w:b/>
                      <w:bCs/>
                      <w:i/>
                      <w:kern w:val="0"/>
                      <w:lang w:bidi="ar-SA"/>
                      <w14:ligatures w14:val="none"/>
                    </w:rPr>
                  </w:del>
                </m:ctrlPr>
              </m:sSubPr>
              <m:e>
                <m:r>
                  <w:del w:id="997" w:author="arun kumar" w:date="2026-07-27T19:28:00Z" w16du:dateUtc="2026-07-27T11:28:00Z">
                    <m:rPr>
                      <m:sty m:val="bi"/>
                    </m:rPr>
                    <w:rPr>
                      <w:rFonts w:ascii="Cambria Math" w:eastAsia="Times New Roman" w:hAnsi="Cambria Math"/>
                      <w:kern w:val="0"/>
                      <w:lang w:bidi="ar-SA"/>
                      <w14:ligatures w14:val="none"/>
                    </w:rPr>
                    <m:t>y</m:t>
                  </w:del>
                </m:r>
              </m:e>
              <m:sub>
                <m:r>
                  <w:del w:id="998" w:author="arun kumar" w:date="2026-07-27T19:28:00Z" w16du:dateUtc="2026-07-27T11:28:00Z">
                    <m:rPr>
                      <m:sty m:val="bi"/>
                    </m:rPr>
                    <w:rPr>
                      <w:rFonts w:ascii="Cambria Math" w:eastAsia="Times New Roman" w:hAnsi="Cambria Math"/>
                      <w:kern w:val="0"/>
                      <w:lang w:bidi="ar-SA"/>
                      <w14:ligatures w14:val="none"/>
                    </w:rPr>
                    <m:t>im</m:t>
                  </w:del>
                </m:r>
              </m:sub>
            </m:sSub>
          </m:e>
          <m:sup>
            <m:r>
              <w:del w:id="999" w:author="arun kumar" w:date="2026-07-27T19:28:00Z" w16du:dateUtc="2026-07-27T11:28:00Z">
                <m:rPr>
                  <m:sty m:val="bi"/>
                </m:rPr>
                <w:rPr>
                  <w:rFonts w:ascii="Cambria Math" w:eastAsia="Times New Roman" w:hAnsi="Cambria Math"/>
                  <w:kern w:val="0"/>
                  <w:lang w:bidi="ar-SA"/>
                  <w14:ligatures w14:val="none"/>
                </w:rPr>
                <m:t>B</m:t>
              </w:del>
            </m:r>
          </m:sup>
        </m:sSup>
        <m:r>
          <w:del w:id="1000" w:author="arun kumar" w:date="2026-07-27T19:28:00Z" w16du:dateUtc="2026-07-27T11:28:00Z">
            <m:rPr>
              <m:sty m:val="bi"/>
            </m:rPr>
            <w:rPr>
              <w:rFonts w:ascii="Cambria Math" w:eastAsia="Times New Roman" w:hAnsi="Cambria Math"/>
              <w:kern w:val="0"/>
              <w:lang w:bidi="ar-SA"/>
              <w14:ligatures w14:val="none"/>
            </w:rPr>
            <m:t>,</m:t>
          </w:del>
        </m:r>
      </m:oMath>
      <w:del w:id="1001" w:author="arun kumar" w:date="2026-07-27T19:28:00Z" w16du:dateUtc="2026-07-27T11:28:00Z">
        <w:r w:rsidR="000B44BD" w:rsidDel="0038120F">
          <w:rPr>
            <w:rFonts w:eastAsia="Times New Roman"/>
            <w:b/>
            <w:bCs/>
            <w:kern w:val="0"/>
            <w:lang w:bidi="ar-SA"/>
            <w14:ligatures w14:val="none"/>
          </w:rPr>
          <w:delText xml:space="preserve"> </w:delText>
        </w:r>
      </w:del>
      <m:oMath>
        <m:sSup>
          <m:sSupPr>
            <m:ctrlPr>
              <w:del w:id="1002" w:author="arun kumar" w:date="2026-07-27T19:28:00Z" w16du:dateUtc="2026-07-27T11:28:00Z">
                <w:rPr>
                  <w:rFonts w:ascii="Cambria Math" w:eastAsia="Times New Roman" w:hAnsi="Cambria Math"/>
                  <w:b/>
                  <w:bCs/>
                  <w:i/>
                  <w:kern w:val="0"/>
                  <w:lang w:bidi="ar-SA"/>
                  <w14:ligatures w14:val="none"/>
                </w:rPr>
              </w:del>
            </m:ctrlPr>
          </m:sSupPr>
          <m:e>
            <m:sSub>
              <m:sSubPr>
                <m:ctrlPr>
                  <w:del w:id="1003" w:author="arun kumar" w:date="2026-07-27T19:28:00Z" w16du:dateUtc="2026-07-27T11:28:00Z">
                    <w:rPr>
                      <w:rFonts w:ascii="Cambria Math" w:eastAsia="Times New Roman" w:hAnsi="Cambria Math"/>
                      <w:b/>
                      <w:bCs/>
                      <w:i/>
                      <w:kern w:val="0"/>
                      <w:lang w:bidi="ar-SA"/>
                      <w14:ligatures w14:val="none"/>
                    </w:rPr>
                  </w:del>
                </m:ctrlPr>
              </m:sSubPr>
              <m:e>
                <m:r>
                  <w:del w:id="1004" w:author="arun kumar" w:date="2026-07-27T19:28:00Z" w16du:dateUtc="2026-07-27T11:28:00Z">
                    <m:rPr>
                      <m:sty m:val="bi"/>
                    </m:rPr>
                    <w:rPr>
                      <w:rFonts w:ascii="Cambria Math" w:eastAsia="Times New Roman" w:hAnsi="Cambria Math"/>
                      <w:kern w:val="0"/>
                      <w:lang w:bidi="ar-SA"/>
                      <w14:ligatures w14:val="none"/>
                    </w:rPr>
                    <m:t>y</m:t>
                  </w:del>
                </m:r>
              </m:e>
              <m:sub>
                <m:r>
                  <w:del w:id="1005" w:author="arun kumar" w:date="2026-07-27T19:28:00Z" w16du:dateUtc="2026-07-27T11:28:00Z">
                    <m:rPr>
                      <m:sty m:val="bi"/>
                    </m:rPr>
                    <w:rPr>
                      <w:rFonts w:ascii="Cambria Math" w:eastAsia="Times New Roman" w:hAnsi="Cambria Math"/>
                      <w:kern w:val="0"/>
                      <w:lang w:bidi="ar-SA"/>
                      <w14:ligatures w14:val="none"/>
                    </w:rPr>
                    <m:t>im</m:t>
                  </w:del>
                </m:r>
              </m:sub>
            </m:sSub>
          </m:e>
          <m:sup>
            <m:r>
              <w:del w:id="1006" w:author="arun kumar" w:date="2026-07-27T19:28:00Z" w16du:dateUtc="2026-07-27T11:28:00Z">
                <m:rPr>
                  <m:sty m:val="bi"/>
                </m:rPr>
                <w:rPr>
                  <w:rFonts w:ascii="Cambria Math" w:eastAsia="Times New Roman" w:hAnsi="Cambria Math"/>
                  <w:kern w:val="0"/>
                  <w:lang w:bidi="ar-SA"/>
                  <w14:ligatures w14:val="none"/>
                </w:rPr>
                <m:t>C</m:t>
              </w:del>
            </m:r>
          </m:sup>
        </m:sSup>
        <m:r>
          <w:del w:id="1007" w:author="arun kumar" w:date="2026-07-27T19:28:00Z" w16du:dateUtc="2026-07-27T11:28:00Z">
            <m:rPr>
              <m:sty m:val="bi"/>
            </m:rPr>
            <w:rPr>
              <w:rFonts w:ascii="Cambria Math" w:eastAsia="Times New Roman" w:hAnsi="Cambria Math"/>
              <w:kern w:val="0"/>
              <w:lang w:bidi="ar-SA"/>
              <w14:ligatures w14:val="none"/>
            </w:rPr>
            <m:t>,</m:t>
          </w:del>
        </m:r>
      </m:oMath>
      <w:del w:id="1008" w:author="arun kumar" w:date="2026-07-27T19:28:00Z" w16du:dateUtc="2026-07-27T11:28:00Z">
        <w:r w:rsidR="000B44BD" w:rsidDel="0038120F">
          <w:rPr>
            <w:rFonts w:eastAsia="Times New Roman"/>
            <w:b/>
            <w:bCs/>
            <w:kern w:val="0"/>
            <w:lang w:bidi="ar-SA"/>
            <w14:ligatures w14:val="none"/>
          </w:rPr>
          <w:delText xml:space="preserve"> </w:delText>
        </w:r>
      </w:del>
      <m:oMath>
        <m:sSup>
          <m:sSupPr>
            <m:ctrlPr>
              <w:del w:id="1009" w:author="arun kumar" w:date="2026-07-27T19:28:00Z" w16du:dateUtc="2026-07-27T11:28:00Z">
                <w:rPr>
                  <w:rFonts w:ascii="Cambria Math" w:eastAsia="Times New Roman" w:hAnsi="Cambria Math"/>
                  <w:b/>
                  <w:bCs/>
                  <w:i/>
                  <w:kern w:val="0"/>
                  <w:lang w:bidi="ar-SA"/>
                  <w14:ligatures w14:val="none"/>
                </w:rPr>
              </w:del>
            </m:ctrlPr>
          </m:sSupPr>
          <m:e>
            <m:sSub>
              <m:sSubPr>
                <m:ctrlPr>
                  <w:del w:id="1010" w:author="arun kumar" w:date="2026-07-27T19:28:00Z" w16du:dateUtc="2026-07-27T11:28:00Z">
                    <w:rPr>
                      <w:rFonts w:ascii="Cambria Math" w:eastAsia="Times New Roman" w:hAnsi="Cambria Math"/>
                      <w:b/>
                      <w:bCs/>
                      <w:i/>
                      <w:kern w:val="0"/>
                      <w:lang w:bidi="ar-SA"/>
                      <w14:ligatures w14:val="none"/>
                    </w:rPr>
                  </w:del>
                </m:ctrlPr>
              </m:sSubPr>
              <m:e>
                <m:r>
                  <w:del w:id="1011" w:author="arun kumar" w:date="2026-07-27T19:28:00Z" w16du:dateUtc="2026-07-27T11:28:00Z">
                    <m:rPr>
                      <m:sty m:val="bi"/>
                    </m:rPr>
                    <w:rPr>
                      <w:rFonts w:ascii="Cambria Math" w:eastAsia="Times New Roman" w:hAnsi="Cambria Math"/>
                      <w:kern w:val="0"/>
                      <w:lang w:bidi="ar-SA"/>
                      <w14:ligatures w14:val="none"/>
                    </w:rPr>
                    <m:t>y</m:t>
                  </w:del>
                </m:r>
              </m:e>
              <m:sub>
                <m:r>
                  <w:del w:id="1012" w:author="arun kumar" w:date="2026-07-27T19:28:00Z" w16du:dateUtc="2026-07-27T11:28:00Z">
                    <m:rPr>
                      <m:sty m:val="bi"/>
                    </m:rPr>
                    <w:rPr>
                      <w:rFonts w:ascii="Cambria Math" w:eastAsia="Times New Roman" w:hAnsi="Cambria Math"/>
                      <w:kern w:val="0"/>
                      <w:lang w:bidi="ar-SA"/>
                      <w14:ligatures w14:val="none"/>
                    </w:rPr>
                    <m:t>im</m:t>
                  </w:del>
                </m:r>
              </m:sub>
            </m:sSub>
          </m:e>
          <m:sup>
            <m:r>
              <w:del w:id="1013" w:author="arun kumar" w:date="2026-07-27T19:28:00Z" w16du:dateUtc="2026-07-27T11:28:00Z">
                <m:rPr>
                  <m:sty m:val="bi"/>
                </m:rPr>
                <w:rPr>
                  <w:rFonts w:ascii="Cambria Math" w:eastAsia="Times New Roman" w:hAnsi="Cambria Math"/>
                  <w:kern w:val="0"/>
                  <w:lang w:bidi="ar-SA"/>
                  <w14:ligatures w14:val="none"/>
                </w:rPr>
                <m:t>D</m:t>
              </w:del>
            </m:r>
          </m:sup>
        </m:sSup>
      </m:oMath>
      <w:del w:id="1014" w:author="arun kumar" w:date="2026-07-27T19:28:00Z" w16du:dateUtc="2026-07-27T11:28:00Z">
        <w:r w:rsidR="000B44BD" w:rsidRPr="005A23F4" w:rsidDel="0038120F">
          <w:rPr>
            <w:rFonts w:eastAsia="Times New Roman"/>
            <w:b/>
            <w:bCs/>
            <w:kern w:val="0"/>
            <w:lang w:bidi="ar-SA"/>
            <w14:ligatures w14:val="none"/>
          </w:rPr>
          <w:delText>​​​</w:delText>
        </w:r>
        <w:r w:rsidR="00C33BC6" w:rsidRPr="005A23F4" w:rsidDel="0038120F">
          <w:rPr>
            <w:rFonts w:eastAsia="Times New Roman"/>
            <w:kern w:val="0"/>
            <w:lang w:bidi="ar-SA"/>
            <w14:ligatures w14:val="none"/>
          </w:rPr>
          <w:delText>: A</w:delText>
        </w:r>
        <w:r w:rsidR="00C33BC6" w:rsidDel="0038120F">
          <w:rPr>
            <w:rFonts w:eastAsia="Times New Roman"/>
            <w:kern w:val="0"/>
            <w:lang w:bidi="ar-SA"/>
            <w14:ligatures w14:val="none"/>
          </w:rPr>
          <w:delText xml:space="preserve"> binary variable that equals 1 if aircraft i is assigned to station m</w:delText>
        </w:r>
        <w:r w:rsidR="000B44BD" w:rsidDel="0038120F">
          <w:rPr>
            <w:rFonts w:eastAsia="Times New Roman"/>
            <w:kern w:val="0"/>
            <w:lang w:bidi="ar-SA"/>
            <w14:ligatures w14:val="none"/>
          </w:rPr>
          <w:delText xml:space="preserve"> for check A, B, C, D</w:delText>
        </w:r>
        <w:r w:rsidR="00C33BC6" w:rsidDel="0038120F">
          <w:rPr>
            <w:rFonts w:eastAsia="Times New Roman"/>
            <w:kern w:val="0"/>
            <w:lang w:bidi="ar-SA"/>
            <w14:ligatures w14:val="none"/>
          </w:rPr>
          <w:delText xml:space="preserve">, and 0 </w:delText>
        </w:r>
        <w:r w:rsidR="008D1FEB" w:rsidDel="0038120F">
          <w:rPr>
            <w:rFonts w:eastAsia="Times New Roman"/>
            <w:kern w:val="0"/>
            <w:lang w:bidi="ar-SA"/>
            <w14:ligatures w14:val="none"/>
          </w:rPr>
          <w:delText>otherwise.</w:delText>
        </w:r>
      </w:del>
    </w:p>
    <w:p w14:paraId="7B92CA4A" w14:textId="4CE11E83" w:rsidR="00DC5A55" w:rsidDel="0038120F" w:rsidRDefault="00000000" w:rsidP="00DC5A55">
      <w:pPr>
        <w:spacing w:line="259" w:lineRule="auto"/>
        <w:ind w:left="720"/>
        <w:jc w:val="left"/>
        <w:rPr>
          <w:del w:id="1015" w:author="arun kumar" w:date="2026-07-27T19:28:00Z" w16du:dateUtc="2026-07-27T11:28:00Z"/>
          <w:rFonts w:eastAsia="Times New Roman"/>
          <w:bCs/>
          <w:kern w:val="0"/>
          <w:lang w:bidi="ar-SA"/>
          <w14:ligatures w14:val="none"/>
        </w:rPr>
      </w:pPr>
      <m:oMath>
        <m:sSup>
          <m:sSupPr>
            <m:ctrlPr>
              <w:del w:id="1016" w:author="arun kumar" w:date="2026-07-27T19:28:00Z" w16du:dateUtc="2026-07-27T11:28:00Z">
                <w:rPr>
                  <w:rFonts w:ascii="Cambria Math" w:eastAsia="Times New Roman" w:hAnsi="Cambria Math"/>
                  <w:b/>
                  <w:bCs/>
                  <w:i/>
                  <w:kern w:val="0"/>
                  <w:lang w:bidi="ar-SA"/>
                  <w14:ligatures w14:val="none"/>
                </w:rPr>
              </w:del>
            </m:ctrlPr>
          </m:sSupPr>
          <m:e>
            <m:sSub>
              <m:sSubPr>
                <m:ctrlPr>
                  <w:del w:id="1017" w:author="arun kumar" w:date="2026-07-27T19:28:00Z" w16du:dateUtc="2026-07-27T11:28:00Z">
                    <w:rPr>
                      <w:rFonts w:ascii="Cambria Math" w:eastAsia="Times New Roman" w:hAnsi="Cambria Math"/>
                      <w:b/>
                      <w:bCs/>
                      <w:i/>
                      <w:kern w:val="0"/>
                      <w:lang w:bidi="ar-SA"/>
                      <w14:ligatures w14:val="none"/>
                    </w:rPr>
                  </w:del>
                </m:ctrlPr>
              </m:sSubPr>
              <m:e>
                <m:r>
                  <w:del w:id="1018" w:author="arun kumar" w:date="2026-07-27T19:28:00Z" w16du:dateUtc="2026-07-27T11:28:00Z">
                    <m:rPr>
                      <m:sty m:val="bi"/>
                    </m:rPr>
                    <w:rPr>
                      <w:rFonts w:ascii="Cambria Math" w:eastAsia="Times New Roman" w:hAnsi="Cambria Math"/>
                      <w:kern w:val="0"/>
                      <w:lang w:bidi="ar-SA"/>
                      <w14:ligatures w14:val="none"/>
                    </w:rPr>
                    <m:t>h</m:t>
                  </w:del>
                </m:r>
              </m:e>
              <m:sub>
                <m:r>
                  <w:del w:id="1019" w:author="arun kumar" w:date="2026-07-27T19:28:00Z" w16du:dateUtc="2026-07-27T11:28:00Z">
                    <m:rPr>
                      <m:sty m:val="bi"/>
                    </m:rPr>
                    <w:rPr>
                      <w:rFonts w:ascii="Cambria Math" w:eastAsia="Times New Roman" w:hAnsi="Cambria Math"/>
                      <w:kern w:val="0"/>
                      <w:lang w:bidi="ar-SA"/>
                      <w14:ligatures w14:val="none"/>
                    </w:rPr>
                    <m:t>ij</m:t>
                  </w:del>
                </m:r>
              </m:sub>
            </m:sSub>
          </m:e>
          <m:sup>
            <m:r>
              <w:del w:id="1020" w:author="arun kumar" w:date="2026-07-27T19:28:00Z" w16du:dateUtc="2026-07-27T11:28:00Z">
                <m:rPr>
                  <m:sty m:val="bi"/>
                </m:rPr>
                <w:rPr>
                  <w:rFonts w:ascii="Cambria Math" w:eastAsia="Times New Roman" w:hAnsi="Cambria Math"/>
                  <w:kern w:val="0"/>
                  <w:lang w:bidi="ar-SA"/>
                  <w14:ligatures w14:val="none"/>
                </w:rPr>
                <m:t>A</m:t>
              </w:del>
            </m:r>
          </m:sup>
        </m:sSup>
      </m:oMath>
      <w:del w:id="1021" w:author="arun kumar" w:date="2026-07-27T19:28:00Z" w16du:dateUtc="2026-07-27T11:28:00Z">
        <w:r w:rsidR="00DC5A55" w:rsidRPr="005A23F4" w:rsidDel="0038120F">
          <w:rPr>
            <w:rFonts w:eastAsia="Times New Roman"/>
            <w:b/>
            <w:bCs/>
            <w:kern w:val="0"/>
            <w:lang w:bidi="ar-SA"/>
            <w14:ligatures w14:val="none"/>
          </w:rPr>
          <w:delText>​</w:delText>
        </w:r>
        <w:r w:rsidR="00DC5A55" w:rsidDel="0038120F">
          <w:rPr>
            <w:rFonts w:eastAsia="Times New Roman"/>
            <w:b/>
            <w:bCs/>
            <w:kern w:val="0"/>
            <w:lang w:bidi="ar-SA"/>
            <w14:ligatures w14:val="none"/>
          </w:rPr>
          <w:delText xml:space="preserve">, </w:delText>
        </w:r>
      </w:del>
      <m:oMath>
        <m:sSup>
          <m:sSupPr>
            <m:ctrlPr>
              <w:del w:id="1022" w:author="arun kumar" w:date="2026-07-27T19:28:00Z" w16du:dateUtc="2026-07-27T11:28:00Z">
                <w:rPr>
                  <w:rFonts w:ascii="Cambria Math" w:eastAsia="Times New Roman" w:hAnsi="Cambria Math"/>
                  <w:b/>
                  <w:bCs/>
                  <w:i/>
                  <w:kern w:val="0"/>
                  <w:lang w:bidi="ar-SA"/>
                  <w14:ligatures w14:val="none"/>
                </w:rPr>
              </w:del>
            </m:ctrlPr>
          </m:sSupPr>
          <m:e>
            <m:sSub>
              <m:sSubPr>
                <m:ctrlPr>
                  <w:del w:id="1023" w:author="arun kumar" w:date="2026-07-27T19:28:00Z" w16du:dateUtc="2026-07-27T11:28:00Z">
                    <w:rPr>
                      <w:rFonts w:ascii="Cambria Math" w:eastAsia="Times New Roman" w:hAnsi="Cambria Math"/>
                      <w:b/>
                      <w:bCs/>
                      <w:i/>
                      <w:kern w:val="0"/>
                      <w:lang w:bidi="ar-SA"/>
                      <w14:ligatures w14:val="none"/>
                    </w:rPr>
                  </w:del>
                </m:ctrlPr>
              </m:sSubPr>
              <m:e>
                <m:r>
                  <w:del w:id="1024" w:author="arun kumar" w:date="2026-07-27T19:28:00Z" w16du:dateUtc="2026-07-27T11:28:00Z">
                    <m:rPr>
                      <m:sty m:val="bi"/>
                    </m:rPr>
                    <w:rPr>
                      <w:rFonts w:ascii="Cambria Math" w:eastAsia="Times New Roman" w:hAnsi="Cambria Math"/>
                      <w:kern w:val="0"/>
                      <w:lang w:bidi="ar-SA"/>
                      <w14:ligatures w14:val="none"/>
                    </w:rPr>
                    <m:t>h</m:t>
                  </w:del>
                </m:r>
              </m:e>
              <m:sub>
                <m:r>
                  <w:del w:id="1025" w:author="arun kumar" w:date="2026-07-27T19:28:00Z" w16du:dateUtc="2026-07-27T11:28:00Z">
                    <m:rPr>
                      <m:sty m:val="bi"/>
                    </m:rPr>
                    <w:rPr>
                      <w:rFonts w:ascii="Cambria Math" w:eastAsia="Times New Roman" w:hAnsi="Cambria Math"/>
                      <w:kern w:val="0"/>
                      <w:lang w:bidi="ar-SA"/>
                      <w14:ligatures w14:val="none"/>
                    </w:rPr>
                    <m:t>ij</m:t>
                  </w:del>
                </m:r>
              </m:sub>
            </m:sSub>
          </m:e>
          <m:sup>
            <m:r>
              <w:del w:id="1026" w:author="arun kumar" w:date="2026-07-27T19:28:00Z" w16du:dateUtc="2026-07-27T11:28:00Z">
                <m:rPr>
                  <m:sty m:val="bi"/>
                </m:rPr>
                <w:rPr>
                  <w:rFonts w:ascii="Cambria Math" w:eastAsia="Times New Roman" w:hAnsi="Cambria Math"/>
                  <w:kern w:val="0"/>
                  <w:lang w:bidi="ar-SA"/>
                  <w14:ligatures w14:val="none"/>
                </w:rPr>
                <m:t>B</m:t>
              </w:del>
            </m:r>
          </m:sup>
        </m:sSup>
        <m:r>
          <w:del w:id="1027" w:author="arun kumar" w:date="2026-07-27T19:28:00Z" w16du:dateUtc="2026-07-27T11:28:00Z">
            <m:rPr>
              <m:sty m:val="bi"/>
            </m:rPr>
            <w:rPr>
              <w:rFonts w:ascii="Cambria Math" w:eastAsia="Times New Roman" w:hAnsi="Cambria Math"/>
              <w:kern w:val="0"/>
              <w:lang w:bidi="ar-SA"/>
              <w14:ligatures w14:val="none"/>
            </w:rPr>
            <m:t>,</m:t>
          </w:del>
        </m:r>
      </m:oMath>
      <w:del w:id="1028" w:author="arun kumar" w:date="2026-07-27T19:28:00Z" w16du:dateUtc="2026-07-27T11:28:00Z">
        <w:r w:rsidR="00DC5A55" w:rsidDel="0038120F">
          <w:rPr>
            <w:rFonts w:eastAsia="Times New Roman"/>
            <w:b/>
            <w:bCs/>
            <w:kern w:val="0"/>
            <w:lang w:bidi="ar-SA"/>
            <w14:ligatures w14:val="none"/>
          </w:rPr>
          <w:delText xml:space="preserve"> </w:delText>
        </w:r>
      </w:del>
      <m:oMath>
        <m:sSup>
          <m:sSupPr>
            <m:ctrlPr>
              <w:del w:id="1029" w:author="arun kumar" w:date="2026-07-27T19:28:00Z" w16du:dateUtc="2026-07-27T11:28:00Z">
                <w:rPr>
                  <w:rFonts w:ascii="Cambria Math" w:eastAsia="Times New Roman" w:hAnsi="Cambria Math"/>
                  <w:b/>
                  <w:bCs/>
                  <w:i/>
                  <w:kern w:val="0"/>
                  <w:lang w:bidi="ar-SA"/>
                  <w14:ligatures w14:val="none"/>
                </w:rPr>
              </w:del>
            </m:ctrlPr>
          </m:sSupPr>
          <m:e>
            <m:sSub>
              <m:sSubPr>
                <m:ctrlPr>
                  <w:del w:id="1030" w:author="arun kumar" w:date="2026-07-27T19:28:00Z" w16du:dateUtc="2026-07-27T11:28:00Z">
                    <w:rPr>
                      <w:rFonts w:ascii="Cambria Math" w:eastAsia="Times New Roman" w:hAnsi="Cambria Math"/>
                      <w:b/>
                      <w:bCs/>
                      <w:i/>
                      <w:kern w:val="0"/>
                      <w:lang w:bidi="ar-SA"/>
                      <w14:ligatures w14:val="none"/>
                    </w:rPr>
                  </w:del>
                </m:ctrlPr>
              </m:sSubPr>
              <m:e>
                <m:r>
                  <w:del w:id="1031" w:author="arun kumar" w:date="2026-07-27T19:28:00Z" w16du:dateUtc="2026-07-27T11:28:00Z">
                    <m:rPr>
                      <m:sty m:val="bi"/>
                    </m:rPr>
                    <w:rPr>
                      <w:rFonts w:ascii="Cambria Math" w:eastAsia="Times New Roman" w:hAnsi="Cambria Math"/>
                      <w:kern w:val="0"/>
                      <w:lang w:bidi="ar-SA"/>
                      <w14:ligatures w14:val="none"/>
                    </w:rPr>
                    <m:t>h</m:t>
                  </w:del>
                </m:r>
              </m:e>
              <m:sub>
                <m:r>
                  <w:del w:id="1032" w:author="arun kumar" w:date="2026-07-27T19:28:00Z" w16du:dateUtc="2026-07-27T11:28:00Z">
                    <m:rPr>
                      <m:sty m:val="bi"/>
                    </m:rPr>
                    <w:rPr>
                      <w:rFonts w:ascii="Cambria Math" w:eastAsia="Times New Roman" w:hAnsi="Cambria Math"/>
                      <w:kern w:val="0"/>
                      <w:lang w:bidi="ar-SA"/>
                      <w14:ligatures w14:val="none"/>
                    </w:rPr>
                    <m:t>ij</m:t>
                  </w:del>
                </m:r>
              </m:sub>
            </m:sSub>
          </m:e>
          <m:sup>
            <m:r>
              <w:del w:id="1033" w:author="arun kumar" w:date="2026-07-27T19:28:00Z" w16du:dateUtc="2026-07-27T11:28:00Z">
                <m:rPr>
                  <m:sty m:val="bi"/>
                </m:rPr>
                <w:rPr>
                  <w:rFonts w:ascii="Cambria Math" w:eastAsia="Times New Roman" w:hAnsi="Cambria Math"/>
                  <w:kern w:val="0"/>
                  <w:lang w:bidi="ar-SA"/>
                  <w14:ligatures w14:val="none"/>
                </w:rPr>
                <m:t>C</m:t>
              </w:del>
            </m:r>
          </m:sup>
        </m:sSup>
        <m:r>
          <w:del w:id="1034" w:author="arun kumar" w:date="2026-07-27T19:28:00Z" w16du:dateUtc="2026-07-27T11:28:00Z">
            <m:rPr>
              <m:sty m:val="bi"/>
            </m:rPr>
            <w:rPr>
              <w:rFonts w:ascii="Cambria Math" w:eastAsia="Times New Roman" w:hAnsi="Cambria Math"/>
              <w:kern w:val="0"/>
              <w:lang w:bidi="ar-SA"/>
              <w14:ligatures w14:val="none"/>
            </w:rPr>
            <m:t>,</m:t>
          </w:del>
        </m:r>
      </m:oMath>
      <w:del w:id="1035" w:author="arun kumar" w:date="2026-07-27T19:28:00Z" w16du:dateUtc="2026-07-27T11:28:00Z">
        <w:r w:rsidR="00DC5A55" w:rsidDel="0038120F">
          <w:rPr>
            <w:rFonts w:eastAsia="Times New Roman"/>
            <w:b/>
            <w:bCs/>
            <w:kern w:val="0"/>
            <w:lang w:bidi="ar-SA"/>
            <w14:ligatures w14:val="none"/>
          </w:rPr>
          <w:delText xml:space="preserve"> </w:delText>
        </w:r>
      </w:del>
      <m:oMath>
        <m:sSup>
          <m:sSupPr>
            <m:ctrlPr>
              <w:del w:id="1036" w:author="arun kumar" w:date="2026-07-27T19:28:00Z" w16du:dateUtc="2026-07-27T11:28:00Z">
                <w:rPr>
                  <w:rFonts w:ascii="Cambria Math" w:eastAsia="Times New Roman" w:hAnsi="Cambria Math"/>
                  <w:b/>
                  <w:bCs/>
                  <w:i/>
                  <w:kern w:val="0"/>
                  <w:lang w:bidi="ar-SA"/>
                  <w14:ligatures w14:val="none"/>
                </w:rPr>
              </w:del>
            </m:ctrlPr>
          </m:sSupPr>
          <m:e>
            <m:sSub>
              <m:sSubPr>
                <m:ctrlPr>
                  <w:del w:id="1037" w:author="arun kumar" w:date="2026-07-27T19:28:00Z" w16du:dateUtc="2026-07-27T11:28:00Z">
                    <w:rPr>
                      <w:rFonts w:ascii="Cambria Math" w:eastAsia="Times New Roman" w:hAnsi="Cambria Math"/>
                      <w:b/>
                      <w:bCs/>
                      <w:i/>
                      <w:kern w:val="0"/>
                      <w:lang w:bidi="ar-SA"/>
                      <w14:ligatures w14:val="none"/>
                    </w:rPr>
                  </w:del>
                </m:ctrlPr>
              </m:sSubPr>
              <m:e>
                <m:r>
                  <w:del w:id="1038" w:author="arun kumar" w:date="2026-07-27T19:28:00Z" w16du:dateUtc="2026-07-27T11:28:00Z">
                    <m:rPr>
                      <m:sty m:val="bi"/>
                    </m:rPr>
                    <w:rPr>
                      <w:rFonts w:ascii="Cambria Math" w:eastAsia="Times New Roman" w:hAnsi="Cambria Math"/>
                      <w:kern w:val="0"/>
                      <w:lang w:bidi="ar-SA"/>
                      <w14:ligatures w14:val="none"/>
                    </w:rPr>
                    <m:t>h</m:t>
                  </w:del>
                </m:r>
              </m:e>
              <m:sub>
                <m:r>
                  <w:del w:id="1039" w:author="arun kumar" w:date="2026-07-27T19:28:00Z" w16du:dateUtc="2026-07-27T11:28:00Z">
                    <m:rPr>
                      <m:sty m:val="bi"/>
                    </m:rPr>
                    <w:rPr>
                      <w:rFonts w:ascii="Cambria Math" w:eastAsia="Times New Roman" w:hAnsi="Cambria Math"/>
                      <w:kern w:val="0"/>
                      <w:lang w:bidi="ar-SA"/>
                      <w14:ligatures w14:val="none"/>
                    </w:rPr>
                    <m:t>ij</m:t>
                  </w:del>
                </m:r>
              </m:sub>
            </m:sSub>
          </m:e>
          <m:sup>
            <m:r>
              <w:del w:id="1040" w:author="arun kumar" w:date="2026-07-27T19:28:00Z" w16du:dateUtc="2026-07-27T11:28:00Z">
                <m:rPr>
                  <m:sty m:val="bi"/>
                </m:rPr>
                <w:rPr>
                  <w:rFonts w:ascii="Cambria Math" w:eastAsia="Times New Roman" w:hAnsi="Cambria Math"/>
                  <w:kern w:val="0"/>
                  <w:lang w:bidi="ar-SA"/>
                  <w14:ligatures w14:val="none"/>
                </w:rPr>
                <m:t>D</m:t>
              </w:del>
            </m:r>
          </m:sup>
        </m:sSup>
      </m:oMath>
      <w:del w:id="1041" w:author="arun kumar" w:date="2026-07-27T19:28:00Z" w16du:dateUtc="2026-07-27T11:28:00Z">
        <w:r w:rsidR="00DC5A55" w:rsidRPr="005A23F4" w:rsidDel="0038120F">
          <w:rPr>
            <w:rFonts w:eastAsia="Times New Roman"/>
            <w:b/>
            <w:bCs/>
            <w:kern w:val="0"/>
            <w:lang w:bidi="ar-SA"/>
            <w14:ligatures w14:val="none"/>
          </w:rPr>
          <w:delText>​​​</w:delText>
        </w:r>
        <w:r w:rsidR="00DC5A55" w:rsidRPr="005A23F4" w:rsidDel="0038120F">
          <w:rPr>
            <w:rFonts w:eastAsia="Times New Roman"/>
            <w:kern w:val="0"/>
            <w:lang w:bidi="ar-SA"/>
            <w14:ligatures w14:val="none"/>
          </w:rPr>
          <w:delText xml:space="preserve">: </w:delText>
        </w:r>
        <w:r w:rsidR="006320CD" w:rsidRPr="006320CD" w:rsidDel="0038120F">
          <w:rPr>
            <w:rFonts w:eastAsia="Times New Roman"/>
            <w:kern w:val="0"/>
            <w:lang w:bidi="ar-SA"/>
            <w14:ligatures w14:val="none"/>
          </w:rPr>
          <w:delText>The cumulative flight hours for aircraft i after flight j for each maintenance check type.</w:delText>
        </w:r>
        <w:r w:rsidR="00DC5A55" w:rsidDel="0038120F">
          <w:rPr>
            <w:rFonts w:eastAsia="Times New Roman"/>
            <w:kern w:val="0"/>
            <w:lang w:bidi="ar-SA"/>
            <w14:ligatures w14:val="none"/>
          </w:rPr>
          <w:delText>.</w:delText>
        </w:r>
      </w:del>
    </w:p>
    <w:p w14:paraId="7FD16605" w14:textId="040427BE" w:rsidR="00F0437E" w:rsidDel="0038120F" w:rsidRDefault="00000000" w:rsidP="00F0437E">
      <w:pPr>
        <w:spacing w:line="259" w:lineRule="auto"/>
        <w:ind w:left="720"/>
        <w:jc w:val="left"/>
        <w:rPr>
          <w:del w:id="1042" w:author="arun kumar" w:date="2026-07-27T19:28:00Z" w16du:dateUtc="2026-07-27T11:28:00Z"/>
          <w:rFonts w:eastAsia="Times New Roman"/>
          <w:kern w:val="0"/>
          <w:lang w:bidi="ar-SA"/>
          <w14:ligatures w14:val="none"/>
        </w:rPr>
      </w:pPr>
      <m:oMath>
        <m:sSubSup>
          <m:sSubSupPr>
            <m:ctrlPr>
              <w:del w:id="1043" w:author="arun kumar" w:date="2026-07-27T19:28:00Z" w16du:dateUtc="2026-07-27T11:28:00Z">
                <w:rPr>
                  <w:rFonts w:ascii="Cambria Math" w:eastAsia="Times New Roman" w:hAnsi="Cambria Math"/>
                  <w:b/>
                  <w:i/>
                  <w:kern w:val="0"/>
                  <w:lang w:bidi="ar-SA"/>
                  <w14:ligatures w14:val="none"/>
                </w:rPr>
              </w:del>
            </m:ctrlPr>
          </m:sSubSupPr>
          <m:e>
            <m:r>
              <w:del w:id="1044" w:author="arun kumar" w:date="2026-07-27T19:28:00Z" w16du:dateUtc="2026-07-27T11:28:00Z">
                <m:rPr>
                  <m:sty m:val="bi"/>
                </m:rPr>
                <w:rPr>
                  <w:rFonts w:ascii="Cambria Math" w:eastAsia="Times New Roman" w:hAnsi="Cambria Math"/>
                  <w:kern w:val="0"/>
                  <w:lang w:bidi="ar-SA"/>
                  <w14:ligatures w14:val="none"/>
                </w:rPr>
                <m:t>c</m:t>
              </w:del>
            </m:r>
          </m:e>
          <m:sub>
            <m:r>
              <w:del w:id="1045" w:author="arun kumar" w:date="2026-07-27T19:28:00Z" w16du:dateUtc="2026-07-27T11:28:00Z">
                <m:rPr>
                  <m:sty m:val="bi"/>
                </m:rPr>
                <w:rPr>
                  <w:rFonts w:ascii="Cambria Math" w:eastAsia="Times New Roman" w:hAnsi="Cambria Math"/>
                  <w:kern w:val="0"/>
                  <w:lang w:bidi="ar-SA"/>
                  <w14:ligatures w14:val="none"/>
                </w:rPr>
                <m:t>ij</m:t>
              </w:del>
            </m:r>
          </m:sub>
          <m:sup>
            <m:r>
              <w:del w:id="1046" w:author="arun kumar" w:date="2026-07-27T19:28:00Z" w16du:dateUtc="2026-07-27T11:28:00Z">
                <m:rPr>
                  <m:sty m:val="bi"/>
                </m:rPr>
                <w:rPr>
                  <w:rFonts w:ascii="Cambria Math" w:eastAsia="Times New Roman" w:hAnsi="Cambria Math"/>
                  <w:kern w:val="0"/>
                  <w:lang w:bidi="ar-SA"/>
                  <w14:ligatures w14:val="none"/>
                </w:rPr>
                <m:t>A</m:t>
              </w:del>
            </m:r>
          </m:sup>
        </m:sSubSup>
      </m:oMath>
      <w:del w:id="1047" w:author="arun kumar" w:date="2026-07-27T19:28:00Z" w16du:dateUtc="2026-07-27T11:28:00Z">
        <w:r w:rsidR="00F0437E" w:rsidRPr="005A23F4" w:rsidDel="0038120F">
          <w:rPr>
            <w:rFonts w:eastAsia="Times New Roman"/>
            <w:b/>
            <w:bCs/>
            <w:kern w:val="0"/>
            <w:lang w:bidi="ar-SA"/>
            <w14:ligatures w14:val="none"/>
          </w:rPr>
          <w:delText>​</w:delText>
        </w:r>
        <w:r w:rsidR="008A48F6" w:rsidDel="0038120F">
          <w:rPr>
            <w:rFonts w:eastAsia="Times New Roman"/>
            <w:b/>
            <w:bCs/>
            <w:kern w:val="0"/>
            <w:lang w:bidi="ar-SA"/>
            <w14:ligatures w14:val="none"/>
          </w:rPr>
          <w:delText xml:space="preserve"> , </w:delText>
        </w:r>
      </w:del>
      <m:oMath>
        <m:sSubSup>
          <m:sSubSupPr>
            <m:ctrlPr>
              <w:del w:id="1048" w:author="arun kumar" w:date="2026-07-27T19:28:00Z" w16du:dateUtc="2026-07-27T11:28:00Z">
                <w:rPr>
                  <w:rFonts w:ascii="Cambria Math" w:eastAsia="Times New Roman" w:hAnsi="Cambria Math"/>
                  <w:b/>
                  <w:i/>
                  <w:kern w:val="0"/>
                  <w:lang w:bidi="ar-SA"/>
                  <w14:ligatures w14:val="none"/>
                </w:rPr>
              </w:del>
            </m:ctrlPr>
          </m:sSubSupPr>
          <m:e>
            <m:r>
              <w:del w:id="1049" w:author="arun kumar" w:date="2026-07-27T19:28:00Z" w16du:dateUtc="2026-07-27T11:28:00Z">
                <m:rPr>
                  <m:sty m:val="bi"/>
                </m:rPr>
                <w:rPr>
                  <w:rFonts w:ascii="Cambria Math" w:eastAsia="Times New Roman" w:hAnsi="Cambria Math"/>
                  <w:kern w:val="0"/>
                  <w:lang w:bidi="ar-SA"/>
                  <w14:ligatures w14:val="none"/>
                </w:rPr>
                <m:t>c</m:t>
              </w:del>
            </m:r>
          </m:e>
          <m:sub>
            <m:r>
              <w:del w:id="1050" w:author="arun kumar" w:date="2026-07-27T19:28:00Z" w16du:dateUtc="2026-07-27T11:28:00Z">
                <m:rPr>
                  <m:sty m:val="bi"/>
                </m:rPr>
                <w:rPr>
                  <w:rFonts w:ascii="Cambria Math" w:eastAsia="Times New Roman" w:hAnsi="Cambria Math"/>
                  <w:kern w:val="0"/>
                  <w:lang w:bidi="ar-SA"/>
                  <w14:ligatures w14:val="none"/>
                </w:rPr>
                <m:t>ij</m:t>
              </w:del>
            </m:r>
          </m:sub>
          <m:sup>
            <m:r>
              <w:del w:id="1051" w:author="arun kumar" w:date="2026-07-27T19:28:00Z" w16du:dateUtc="2026-07-27T11:28:00Z">
                <m:rPr>
                  <m:sty m:val="bi"/>
                </m:rPr>
                <w:rPr>
                  <w:rFonts w:ascii="Cambria Math" w:eastAsia="Times New Roman" w:hAnsi="Cambria Math"/>
                  <w:kern w:val="0"/>
                  <w:lang w:bidi="ar-SA"/>
                  <w14:ligatures w14:val="none"/>
                </w:rPr>
                <m:t>B</m:t>
              </w:del>
            </m:r>
          </m:sup>
        </m:sSubSup>
      </m:oMath>
      <w:del w:id="1052" w:author="arun kumar" w:date="2026-07-27T19:28:00Z" w16du:dateUtc="2026-07-27T11:28:00Z">
        <w:r w:rsidR="008A48F6" w:rsidRPr="005A23F4" w:rsidDel="0038120F">
          <w:rPr>
            <w:rFonts w:eastAsia="Times New Roman"/>
            <w:b/>
            <w:bCs/>
            <w:kern w:val="0"/>
            <w:lang w:bidi="ar-SA"/>
            <w14:ligatures w14:val="none"/>
          </w:rPr>
          <w:delText>​</w:delText>
        </w:r>
        <w:r w:rsidR="008A48F6" w:rsidDel="0038120F">
          <w:rPr>
            <w:rFonts w:eastAsia="Times New Roman"/>
            <w:b/>
            <w:bCs/>
            <w:kern w:val="0"/>
            <w:lang w:bidi="ar-SA"/>
            <w14:ligatures w14:val="none"/>
          </w:rPr>
          <w:delText xml:space="preserve">, </w:delText>
        </w:r>
      </w:del>
      <m:oMath>
        <m:sSubSup>
          <m:sSubSupPr>
            <m:ctrlPr>
              <w:del w:id="1053" w:author="arun kumar" w:date="2026-07-27T19:28:00Z" w16du:dateUtc="2026-07-27T11:28:00Z">
                <w:rPr>
                  <w:rFonts w:ascii="Cambria Math" w:eastAsia="Times New Roman" w:hAnsi="Cambria Math"/>
                  <w:b/>
                  <w:i/>
                  <w:kern w:val="0"/>
                  <w:lang w:bidi="ar-SA"/>
                  <w14:ligatures w14:val="none"/>
                </w:rPr>
              </w:del>
            </m:ctrlPr>
          </m:sSubSupPr>
          <m:e>
            <m:r>
              <w:del w:id="1054" w:author="arun kumar" w:date="2026-07-27T19:28:00Z" w16du:dateUtc="2026-07-27T11:28:00Z">
                <m:rPr>
                  <m:sty m:val="bi"/>
                </m:rPr>
                <w:rPr>
                  <w:rFonts w:ascii="Cambria Math" w:eastAsia="Times New Roman" w:hAnsi="Cambria Math"/>
                  <w:kern w:val="0"/>
                  <w:lang w:bidi="ar-SA"/>
                  <w14:ligatures w14:val="none"/>
                </w:rPr>
                <m:t>c</m:t>
              </w:del>
            </m:r>
          </m:e>
          <m:sub>
            <m:r>
              <w:del w:id="1055" w:author="arun kumar" w:date="2026-07-27T19:28:00Z" w16du:dateUtc="2026-07-27T11:28:00Z">
                <m:rPr>
                  <m:sty m:val="bi"/>
                </m:rPr>
                <w:rPr>
                  <w:rFonts w:ascii="Cambria Math" w:eastAsia="Times New Roman" w:hAnsi="Cambria Math"/>
                  <w:kern w:val="0"/>
                  <w:lang w:bidi="ar-SA"/>
                  <w14:ligatures w14:val="none"/>
                </w:rPr>
                <m:t>ij</m:t>
              </w:del>
            </m:r>
          </m:sub>
          <m:sup>
            <m:r>
              <w:del w:id="1056" w:author="arun kumar" w:date="2026-07-27T19:28:00Z" w16du:dateUtc="2026-07-27T11:28:00Z">
                <m:rPr>
                  <m:sty m:val="bi"/>
                </m:rPr>
                <w:rPr>
                  <w:rFonts w:ascii="Cambria Math" w:eastAsia="Times New Roman" w:hAnsi="Cambria Math"/>
                  <w:kern w:val="0"/>
                  <w:lang w:bidi="ar-SA"/>
                  <w14:ligatures w14:val="none"/>
                </w:rPr>
                <m:t>C</m:t>
              </w:del>
            </m:r>
          </m:sup>
        </m:sSubSup>
      </m:oMath>
      <w:del w:id="1057" w:author="arun kumar" w:date="2026-07-27T19:28:00Z" w16du:dateUtc="2026-07-27T11:28:00Z">
        <w:r w:rsidR="008A48F6" w:rsidRPr="005A23F4" w:rsidDel="0038120F">
          <w:rPr>
            <w:rFonts w:eastAsia="Times New Roman"/>
            <w:b/>
            <w:bCs/>
            <w:kern w:val="0"/>
            <w:lang w:bidi="ar-SA"/>
            <w14:ligatures w14:val="none"/>
          </w:rPr>
          <w:delText>​</w:delText>
        </w:r>
        <w:r w:rsidR="008A48F6" w:rsidDel="0038120F">
          <w:rPr>
            <w:rFonts w:eastAsia="Times New Roman"/>
            <w:b/>
            <w:bCs/>
            <w:kern w:val="0"/>
            <w:lang w:bidi="ar-SA"/>
            <w14:ligatures w14:val="none"/>
          </w:rPr>
          <w:delText xml:space="preserve"> , </w:delText>
        </w:r>
      </w:del>
      <m:oMath>
        <m:sSubSup>
          <m:sSubSupPr>
            <m:ctrlPr>
              <w:del w:id="1058" w:author="arun kumar" w:date="2026-07-27T19:28:00Z" w16du:dateUtc="2026-07-27T11:28:00Z">
                <w:rPr>
                  <w:rFonts w:ascii="Cambria Math" w:eastAsia="Times New Roman" w:hAnsi="Cambria Math"/>
                  <w:b/>
                  <w:i/>
                  <w:kern w:val="0"/>
                  <w:lang w:bidi="ar-SA"/>
                  <w14:ligatures w14:val="none"/>
                </w:rPr>
              </w:del>
            </m:ctrlPr>
          </m:sSubSupPr>
          <m:e>
            <m:r>
              <w:del w:id="1059" w:author="arun kumar" w:date="2026-07-27T19:28:00Z" w16du:dateUtc="2026-07-27T11:28:00Z">
                <m:rPr>
                  <m:sty m:val="bi"/>
                </m:rPr>
                <w:rPr>
                  <w:rFonts w:ascii="Cambria Math" w:eastAsia="Times New Roman" w:hAnsi="Cambria Math"/>
                  <w:kern w:val="0"/>
                  <w:lang w:bidi="ar-SA"/>
                  <w14:ligatures w14:val="none"/>
                </w:rPr>
                <m:t>c</m:t>
              </w:del>
            </m:r>
          </m:e>
          <m:sub>
            <m:r>
              <w:del w:id="1060" w:author="arun kumar" w:date="2026-07-27T19:28:00Z" w16du:dateUtc="2026-07-27T11:28:00Z">
                <m:rPr>
                  <m:sty m:val="bi"/>
                </m:rPr>
                <w:rPr>
                  <w:rFonts w:ascii="Cambria Math" w:eastAsia="Times New Roman" w:hAnsi="Cambria Math"/>
                  <w:kern w:val="0"/>
                  <w:lang w:bidi="ar-SA"/>
                  <w14:ligatures w14:val="none"/>
                </w:rPr>
                <m:t>ij</m:t>
              </w:del>
            </m:r>
          </m:sub>
          <m:sup>
            <m:r>
              <w:del w:id="1061" w:author="arun kumar" w:date="2026-07-27T19:28:00Z" w16du:dateUtc="2026-07-27T11:28:00Z">
                <m:rPr>
                  <m:sty m:val="bi"/>
                </m:rPr>
                <w:rPr>
                  <w:rFonts w:ascii="Cambria Math" w:eastAsia="Times New Roman" w:hAnsi="Cambria Math"/>
                  <w:kern w:val="0"/>
                  <w:lang w:bidi="ar-SA"/>
                  <w14:ligatures w14:val="none"/>
                </w:rPr>
                <m:t>D</m:t>
              </w:del>
            </m:r>
          </m:sup>
        </m:sSubSup>
      </m:oMath>
      <w:del w:id="1062" w:author="arun kumar" w:date="2026-07-27T19:28:00Z" w16du:dateUtc="2026-07-27T11:28:00Z">
        <w:r w:rsidR="008A48F6" w:rsidRPr="005A23F4" w:rsidDel="0038120F">
          <w:rPr>
            <w:rFonts w:eastAsia="Times New Roman"/>
            <w:b/>
            <w:bCs/>
            <w:kern w:val="0"/>
            <w:lang w:bidi="ar-SA"/>
            <w14:ligatures w14:val="none"/>
          </w:rPr>
          <w:delText>​</w:delText>
        </w:r>
        <w:r w:rsidR="00F0437E" w:rsidRPr="005A23F4" w:rsidDel="0038120F">
          <w:rPr>
            <w:rFonts w:eastAsia="Times New Roman"/>
            <w:kern w:val="0"/>
            <w:lang w:bidi="ar-SA"/>
            <w14:ligatures w14:val="none"/>
          </w:rPr>
          <w:delText xml:space="preserve">: </w:delText>
        </w:r>
        <w:r w:rsidR="00F0437E" w:rsidDel="0038120F">
          <w:rPr>
            <w:rFonts w:eastAsia="Times New Roman"/>
            <w:kern w:val="0"/>
            <w:lang w:bidi="ar-SA"/>
            <w14:ligatures w14:val="none"/>
          </w:rPr>
          <w:delText>cumulative flight cycles for aircraft i after flight j</w:delText>
        </w:r>
        <w:r w:rsidR="008A48F6" w:rsidDel="0038120F">
          <w:rPr>
            <w:rFonts w:eastAsia="Times New Roman"/>
            <w:kern w:val="0"/>
            <w:lang w:bidi="ar-SA"/>
            <w14:ligatures w14:val="none"/>
          </w:rPr>
          <w:delText xml:space="preserve"> for each check type A, B, C, D</w:delText>
        </w:r>
        <w:r w:rsidR="00F0437E" w:rsidRPr="005A23F4" w:rsidDel="0038120F">
          <w:rPr>
            <w:rFonts w:eastAsia="Times New Roman"/>
            <w:kern w:val="0"/>
            <w:lang w:bidi="ar-SA"/>
            <w14:ligatures w14:val="none"/>
          </w:rPr>
          <w:delText>.</w:delText>
        </w:r>
      </w:del>
    </w:p>
    <w:p w14:paraId="1F43C40E" w14:textId="3AF01CB5" w:rsidR="00F0437E" w:rsidDel="0038120F" w:rsidRDefault="00000000" w:rsidP="00F0437E">
      <w:pPr>
        <w:spacing w:line="259" w:lineRule="auto"/>
        <w:ind w:left="720"/>
        <w:jc w:val="left"/>
        <w:rPr>
          <w:del w:id="1063" w:author="arun kumar" w:date="2026-07-27T19:28:00Z" w16du:dateUtc="2026-07-27T11:28:00Z"/>
          <w:rFonts w:eastAsia="Times New Roman"/>
          <w:bCs/>
          <w:kern w:val="0"/>
          <w:lang w:bidi="ar-SA"/>
          <w14:ligatures w14:val="none"/>
        </w:rPr>
      </w:pPr>
      <m:oMath>
        <m:sSup>
          <m:sSupPr>
            <m:ctrlPr>
              <w:del w:id="1064" w:author="arun kumar" w:date="2026-07-27T19:28:00Z" w16du:dateUtc="2026-07-27T11:28:00Z">
                <w:rPr>
                  <w:rFonts w:ascii="Cambria Math" w:eastAsia="Times New Roman" w:hAnsi="Cambria Math"/>
                  <w:b/>
                  <w:i/>
                  <w:kern w:val="0"/>
                  <w:lang w:bidi="ar-SA"/>
                  <w14:ligatures w14:val="none"/>
                </w:rPr>
              </w:del>
            </m:ctrlPr>
          </m:sSupPr>
          <m:e>
            <m:sSub>
              <m:sSubPr>
                <m:ctrlPr>
                  <w:del w:id="1065" w:author="arun kumar" w:date="2026-07-27T19:28:00Z" w16du:dateUtc="2026-07-27T11:28:00Z">
                    <w:rPr>
                      <w:rFonts w:ascii="Cambria Math" w:eastAsia="Times New Roman" w:hAnsi="Cambria Math"/>
                      <w:b/>
                      <w:i/>
                      <w:kern w:val="0"/>
                      <w:lang w:bidi="ar-SA"/>
                      <w14:ligatures w14:val="none"/>
                    </w:rPr>
                  </w:del>
                </m:ctrlPr>
              </m:sSubPr>
              <m:e>
                <m:r>
                  <w:del w:id="1066" w:author="arun kumar" w:date="2026-07-27T19:28:00Z" w16du:dateUtc="2026-07-27T11:28:00Z">
                    <m:rPr>
                      <m:sty m:val="bi"/>
                    </m:rPr>
                    <w:rPr>
                      <w:rFonts w:ascii="Cambria Math" w:eastAsia="Times New Roman" w:hAnsi="Cambria Math"/>
                      <w:kern w:val="0"/>
                      <w:lang w:bidi="ar-SA"/>
                      <w14:ligatures w14:val="none"/>
                    </w:rPr>
                    <m:t>d</m:t>
                  </w:del>
                </m:r>
              </m:e>
              <m:sub>
                <m:r>
                  <w:del w:id="1067" w:author="arun kumar" w:date="2026-07-27T19:28:00Z" w16du:dateUtc="2026-07-27T11:28:00Z">
                    <m:rPr>
                      <m:sty m:val="bi"/>
                    </m:rPr>
                    <w:rPr>
                      <w:rFonts w:ascii="Cambria Math" w:eastAsia="Times New Roman" w:hAnsi="Cambria Math"/>
                      <w:kern w:val="0"/>
                      <w:lang w:bidi="ar-SA"/>
                      <w14:ligatures w14:val="none"/>
                    </w:rPr>
                    <m:t>i</m:t>
                  </w:del>
                </m:r>
              </m:sub>
            </m:sSub>
          </m:e>
          <m:sup>
            <m:r>
              <w:del w:id="1068" w:author="arun kumar" w:date="2026-07-27T19:28:00Z" w16du:dateUtc="2026-07-27T11:28:00Z">
                <m:rPr>
                  <m:sty m:val="bi"/>
                </m:rPr>
                <w:rPr>
                  <w:rFonts w:ascii="Cambria Math" w:eastAsia="Times New Roman" w:hAnsi="Cambria Math"/>
                  <w:kern w:val="0"/>
                  <w:lang w:bidi="ar-SA"/>
                  <w14:ligatures w14:val="none"/>
                </w:rPr>
                <m:t>A</m:t>
              </w:del>
            </m:r>
          </m:sup>
        </m:sSup>
        <m:r>
          <w:del w:id="1069" w:author="arun kumar" w:date="2026-07-27T19:28:00Z" w16du:dateUtc="2026-07-27T11:28:00Z">
            <m:rPr>
              <m:sty m:val="bi"/>
            </m:rPr>
            <w:rPr>
              <w:rFonts w:ascii="Cambria Math" w:eastAsia="Times New Roman" w:hAnsi="Cambria Math"/>
              <w:kern w:val="0"/>
              <w:lang w:bidi="ar-SA"/>
              <w14:ligatures w14:val="none"/>
            </w:rPr>
            <m:t xml:space="preserve"> , </m:t>
          </w:del>
        </m:r>
        <m:sSup>
          <m:sSupPr>
            <m:ctrlPr>
              <w:del w:id="1070" w:author="arun kumar" w:date="2026-07-27T19:28:00Z" w16du:dateUtc="2026-07-27T11:28:00Z">
                <w:rPr>
                  <w:rFonts w:ascii="Cambria Math" w:eastAsia="Times New Roman" w:hAnsi="Cambria Math"/>
                  <w:b/>
                  <w:i/>
                  <w:kern w:val="0"/>
                  <w:lang w:bidi="ar-SA"/>
                  <w14:ligatures w14:val="none"/>
                </w:rPr>
              </w:del>
            </m:ctrlPr>
          </m:sSupPr>
          <m:e>
            <m:sSub>
              <m:sSubPr>
                <m:ctrlPr>
                  <w:del w:id="1071" w:author="arun kumar" w:date="2026-07-27T19:28:00Z" w16du:dateUtc="2026-07-27T11:28:00Z">
                    <w:rPr>
                      <w:rFonts w:ascii="Cambria Math" w:eastAsia="Times New Roman" w:hAnsi="Cambria Math"/>
                      <w:b/>
                      <w:i/>
                      <w:kern w:val="0"/>
                      <w:lang w:bidi="ar-SA"/>
                      <w14:ligatures w14:val="none"/>
                    </w:rPr>
                  </w:del>
                </m:ctrlPr>
              </m:sSubPr>
              <m:e>
                <m:r>
                  <w:del w:id="1072" w:author="arun kumar" w:date="2026-07-27T19:28:00Z" w16du:dateUtc="2026-07-27T11:28:00Z">
                    <m:rPr>
                      <m:sty m:val="bi"/>
                    </m:rPr>
                    <w:rPr>
                      <w:rFonts w:ascii="Cambria Math" w:eastAsia="Times New Roman" w:hAnsi="Cambria Math"/>
                      <w:kern w:val="0"/>
                      <w:lang w:bidi="ar-SA"/>
                      <w14:ligatures w14:val="none"/>
                    </w:rPr>
                    <m:t>d</m:t>
                  </w:del>
                </m:r>
              </m:e>
              <m:sub>
                <m:r>
                  <w:del w:id="1073" w:author="arun kumar" w:date="2026-07-27T19:28:00Z" w16du:dateUtc="2026-07-27T11:28:00Z">
                    <m:rPr>
                      <m:sty m:val="bi"/>
                    </m:rPr>
                    <w:rPr>
                      <w:rFonts w:ascii="Cambria Math" w:eastAsia="Times New Roman" w:hAnsi="Cambria Math"/>
                      <w:kern w:val="0"/>
                      <w:lang w:bidi="ar-SA"/>
                      <w14:ligatures w14:val="none"/>
                    </w:rPr>
                    <m:t>i</m:t>
                  </w:del>
                </m:r>
              </m:sub>
            </m:sSub>
          </m:e>
          <m:sup>
            <m:r>
              <w:del w:id="1074" w:author="arun kumar" w:date="2026-07-27T19:28:00Z" w16du:dateUtc="2026-07-27T11:28:00Z">
                <m:rPr>
                  <m:sty m:val="bi"/>
                </m:rPr>
                <w:rPr>
                  <w:rFonts w:ascii="Cambria Math" w:eastAsia="Times New Roman" w:hAnsi="Cambria Math"/>
                  <w:kern w:val="0"/>
                  <w:lang w:bidi="ar-SA"/>
                  <w14:ligatures w14:val="none"/>
                </w:rPr>
                <m:t>B</m:t>
              </w:del>
            </m:r>
          </m:sup>
        </m:sSup>
        <m:r>
          <w:del w:id="1075" w:author="arun kumar" w:date="2026-07-27T19:28:00Z" w16du:dateUtc="2026-07-27T11:28:00Z">
            <m:rPr>
              <m:sty m:val="bi"/>
            </m:rPr>
            <w:rPr>
              <w:rFonts w:ascii="Cambria Math" w:eastAsia="Times New Roman" w:hAnsi="Cambria Math"/>
              <w:kern w:val="0"/>
              <w:lang w:bidi="ar-SA"/>
              <w14:ligatures w14:val="none"/>
            </w:rPr>
            <m:t xml:space="preserve"> , </m:t>
          </w:del>
        </m:r>
        <m:sSup>
          <m:sSupPr>
            <m:ctrlPr>
              <w:del w:id="1076" w:author="arun kumar" w:date="2026-07-27T19:28:00Z" w16du:dateUtc="2026-07-27T11:28:00Z">
                <w:rPr>
                  <w:rFonts w:ascii="Cambria Math" w:eastAsia="Times New Roman" w:hAnsi="Cambria Math"/>
                  <w:b/>
                  <w:i/>
                  <w:kern w:val="0"/>
                  <w:lang w:bidi="ar-SA"/>
                  <w14:ligatures w14:val="none"/>
                </w:rPr>
              </w:del>
            </m:ctrlPr>
          </m:sSupPr>
          <m:e>
            <m:sSub>
              <m:sSubPr>
                <m:ctrlPr>
                  <w:del w:id="1077" w:author="arun kumar" w:date="2026-07-27T19:28:00Z" w16du:dateUtc="2026-07-27T11:28:00Z">
                    <w:rPr>
                      <w:rFonts w:ascii="Cambria Math" w:eastAsia="Times New Roman" w:hAnsi="Cambria Math"/>
                      <w:b/>
                      <w:i/>
                      <w:kern w:val="0"/>
                      <w:lang w:bidi="ar-SA"/>
                      <w14:ligatures w14:val="none"/>
                    </w:rPr>
                  </w:del>
                </m:ctrlPr>
              </m:sSubPr>
              <m:e>
                <m:r>
                  <w:del w:id="1078" w:author="arun kumar" w:date="2026-07-27T19:28:00Z" w16du:dateUtc="2026-07-27T11:28:00Z">
                    <m:rPr>
                      <m:sty m:val="bi"/>
                    </m:rPr>
                    <w:rPr>
                      <w:rFonts w:ascii="Cambria Math" w:eastAsia="Times New Roman" w:hAnsi="Cambria Math"/>
                      <w:kern w:val="0"/>
                      <w:lang w:bidi="ar-SA"/>
                      <w14:ligatures w14:val="none"/>
                    </w:rPr>
                    <m:t>d</m:t>
                  </w:del>
                </m:r>
              </m:e>
              <m:sub>
                <m:r>
                  <w:del w:id="1079" w:author="arun kumar" w:date="2026-07-27T19:28:00Z" w16du:dateUtc="2026-07-27T11:28:00Z">
                    <m:rPr>
                      <m:sty m:val="bi"/>
                    </m:rPr>
                    <w:rPr>
                      <w:rFonts w:ascii="Cambria Math" w:eastAsia="Times New Roman" w:hAnsi="Cambria Math"/>
                      <w:kern w:val="0"/>
                      <w:lang w:bidi="ar-SA"/>
                      <w14:ligatures w14:val="none"/>
                    </w:rPr>
                    <m:t>i</m:t>
                  </w:del>
                </m:r>
              </m:sub>
            </m:sSub>
          </m:e>
          <m:sup>
            <m:r>
              <w:del w:id="1080" w:author="arun kumar" w:date="2026-07-27T19:28:00Z" w16du:dateUtc="2026-07-27T11:28:00Z">
                <m:rPr>
                  <m:sty m:val="bi"/>
                </m:rPr>
                <w:rPr>
                  <w:rFonts w:ascii="Cambria Math" w:eastAsia="Times New Roman" w:hAnsi="Cambria Math"/>
                  <w:kern w:val="0"/>
                  <w:lang w:bidi="ar-SA"/>
                  <w14:ligatures w14:val="none"/>
                </w:rPr>
                <m:t>C</m:t>
              </w:del>
            </m:r>
          </m:sup>
        </m:sSup>
        <m:r>
          <w:del w:id="1081" w:author="arun kumar" w:date="2026-07-27T19:28:00Z" w16du:dateUtc="2026-07-27T11:28:00Z">
            <m:rPr>
              <m:sty m:val="bi"/>
            </m:rPr>
            <w:rPr>
              <w:rFonts w:ascii="Cambria Math" w:eastAsia="Times New Roman" w:hAnsi="Cambria Math"/>
              <w:kern w:val="0"/>
              <w:lang w:bidi="ar-SA"/>
              <w14:ligatures w14:val="none"/>
            </w:rPr>
            <m:t xml:space="preserve"> , </m:t>
          </w:del>
        </m:r>
        <m:sSup>
          <m:sSupPr>
            <m:ctrlPr>
              <w:del w:id="1082" w:author="arun kumar" w:date="2026-07-27T19:28:00Z" w16du:dateUtc="2026-07-27T11:28:00Z">
                <w:rPr>
                  <w:rFonts w:ascii="Cambria Math" w:eastAsia="Times New Roman" w:hAnsi="Cambria Math"/>
                  <w:b/>
                  <w:i/>
                  <w:kern w:val="0"/>
                  <w:lang w:bidi="ar-SA"/>
                  <w14:ligatures w14:val="none"/>
                </w:rPr>
              </w:del>
            </m:ctrlPr>
          </m:sSupPr>
          <m:e>
            <m:sSub>
              <m:sSubPr>
                <m:ctrlPr>
                  <w:del w:id="1083" w:author="arun kumar" w:date="2026-07-27T19:28:00Z" w16du:dateUtc="2026-07-27T11:28:00Z">
                    <w:rPr>
                      <w:rFonts w:ascii="Cambria Math" w:eastAsia="Times New Roman" w:hAnsi="Cambria Math"/>
                      <w:b/>
                      <w:i/>
                      <w:kern w:val="0"/>
                      <w:lang w:bidi="ar-SA"/>
                      <w14:ligatures w14:val="none"/>
                    </w:rPr>
                  </w:del>
                </m:ctrlPr>
              </m:sSubPr>
              <m:e>
                <m:r>
                  <w:del w:id="1084" w:author="arun kumar" w:date="2026-07-27T19:28:00Z" w16du:dateUtc="2026-07-27T11:28:00Z">
                    <m:rPr>
                      <m:sty m:val="bi"/>
                    </m:rPr>
                    <w:rPr>
                      <w:rFonts w:ascii="Cambria Math" w:eastAsia="Times New Roman" w:hAnsi="Cambria Math"/>
                      <w:kern w:val="0"/>
                      <w:lang w:bidi="ar-SA"/>
                      <w14:ligatures w14:val="none"/>
                    </w:rPr>
                    <m:t>d</m:t>
                  </w:del>
                </m:r>
              </m:e>
              <m:sub>
                <m:r>
                  <w:del w:id="1085" w:author="arun kumar" w:date="2026-07-27T19:28:00Z" w16du:dateUtc="2026-07-27T11:28:00Z">
                    <m:rPr>
                      <m:sty m:val="bi"/>
                    </m:rPr>
                    <w:rPr>
                      <w:rFonts w:ascii="Cambria Math" w:eastAsia="Times New Roman" w:hAnsi="Cambria Math"/>
                      <w:kern w:val="0"/>
                      <w:lang w:bidi="ar-SA"/>
                      <w14:ligatures w14:val="none"/>
                    </w:rPr>
                    <m:t>i</m:t>
                  </w:del>
                </m:r>
              </m:sub>
            </m:sSub>
          </m:e>
          <m:sup>
            <m:r>
              <w:del w:id="1086" w:author="arun kumar" w:date="2026-07-27T19:28:00Z" w16du:dateUtc="2026-07-27T11:28:00Z">
                <m:rPr>
                  <m:sty m:val="bi"/>
                </m:rPr>
                <w:rPr>
                  <w:rFonts w:ascii="Cambria Math" w:eastAsia="Times New Roman" w:hAnsi="Cambria Math"/>
                  <w:kern w:val="0"/>
                  <w:lang w:bidi="ar-SA"/>
                  <w14:ligatures w14:val="none"/>
                </w:rPr>
                <m:t>D</m:t>
              </w:del>
            </m:r>
          </m:sup>
        </m:sSup>
      </m:oMath>
      <w:del w:id="1087" w:author="arun kumar" w:date="2026-07-27T19:28:00Z" w16du:dateUtc="2026-07-27T11:28:00Z">
        <w:r w:rsidR="00F0437E" w:rsidDel="0038120F">
          <w:rPr>
            <w:rFonts w:eastAsia="Times New Roman"/>
            <w:b/>
            <w:kern w:val="0"/>
            <w:lang w:bidi="ar-SA"/>
            <w14:ligatures w14:val="none"/>
          </w:rPr>
          <w:delText xml:space="preserve"> : </w:delText>
        </w:r>
        <w:r w:rsidR="00F0437E" w:rsidDel="0038120F">
          <w:rPr>
            <w:rFonts w:eastAsia="Times New Roman"/>
            <w:bCs/>
            <w:kern w:val="0"/>
            <w:lang w:bidi="ar-SA"/>
            <w14:ligatures w14:val="none"/>
          </w:rPr>
          <w:delText xml:space="preserve">number of days since last maintenance check for aircraft </w:delText>
        </w:r>
        <w:r w:rsidR="00142A5A" w:rsidDel="0038120F">
          <w:rPr>
            <w:rFonts w:eastAsia="Times New Roman"/>
            <w:bCs/>
            <w:kern w:val="0"/>
            <w:lang w:bidi="ar-SA"/>
            <w14:ligatures w14:val="none"/>
          </w:rPr>
          <w:delText>i for each check type A, B, C, D</w:delText>
        </w:r>
      </w:del>
    </w:p>
    <w:p w14:paraId="22D756DC" w14:textId="5041D240" w:rsidR="005A23F4" w:rsidRPr="005A23F4" w:rsidDel="0038120F" w:rsidRDefault="00000000" w:rsidP="00260D10">
      <w:pPr>
        <w:spacing w:line="259" w:lineRule="auto"/>
        <w:ind w:left="720"/>
        <w:jc w:val="left"/>
        <w:rPr>
          <w:del w:id="1088" w:author="arun kumar" w:date="2026-07-27T19:28:00Z" w16du:dateUtc="2026-07-27T11:28:00Z"/>
          <w:rFonts w:eastAsia="Times New Roman"/>
          <w:kern w:val="0"/>
          <w:lang w:bidi="ar-SA"/>
          <w14:ligatures w14:val="none"/>
        </w:rPr>
      </w:pPr>
      <m:oMath>
        <m:sSub>
          <m:sSubPr>
            <m:ctrlPr>
              <w:del w:id="1089" w:author="arun kumar" w:date="2026-07-27T19:28:00Z" w16du:dateUtc="2026-07-27T11:28:00Z">
                <w:rPr>
                  <w:rFonts w:ascii="Cambria Math" w:eastAsia="Times New Roman" w:hAnsi="Cambria Math"/>
                  <w:b/>
                  <w:bCs/>
                  <w:i/>
                  <w:kern w:val="0"/>
                  <w:lang w:bidi="ar-SA"/>
                  <w14:ligatures w14:val="none"/>
                </w:rPr>
              </w:del>
            </m:ctrlPr>
          </m:sSubPr>
          <m:e>
            <m:r>
              <w:del w:id="1090" w:author="arun kumar" w:date="2026-07-27T19:28:00Z" w16du:dateUtc="2026-07-27T11:28:00Z">
                <m:rPr>
                  <m:sty m:val="bi"/>
                </m:rPr>
                <w:rPr>
                  <w:rFonts w:ascii="Cambria Math" w:eastAsia="Times New Roman" w:hAnsi="Cambria Math"/>
                  <w:kern w:val="0"/>
                  <w:lang w:bidi="ar-SA"/>
                  <w14:ligatures w14:val="none"/>
                </w:rPr>
                <m:t>A</m:t>
              </w:del>
            </m:r>
          </m:e>
          <m:sub>
            <m:r>
              <w:del w:id="1091" w:author="arun kumar" w:date="2026-07-27T19:28:00Z" w16du:dateUtc="2026-07-27T11:28:00Z">
                <m:rPr>
                  <m:sty m:val="bi"/>
                </m:rPr>
                <w:rPr>
                  <w:rFonts w:ascii="Cambria Math" w:eastAsia="Times New Roman" w:hAnsi="Cambria Math"/>
                  <w:kern w:val="0"/>
                  <w:lang w:bidi="ar-SA"/>
                  <w14:ligatures w14:val="none"/>
                </w:rPr>
                <m:t>i</m:t>
              </w:del>
            </m:r>
          </m:sub>
        </m:sSub>
      </m:oMath>
      <w:del w:id="1092" w:author="arun kumar" w:date="2026-07-27T19:28:00Z" w16du:dateUtc="2026-07-27T11:28:00Z">
        <w:r w:rsidR="005A23F4" w:rsidRPr="005A23F4" w:rsidDel="0038120F">
          <w:rPr>
            <w:rFonts w:eastAsia="Times New Roman"/>
            <w:b/>
            <w:bCs/>
            <w:kern w:val="0"/>
            <w:lang w:bidi="ar-SA"/>
            <w14:ligatures w14:val="none"/>
          </w:rPr>
          <w:delText>​</w:delText>
        </w:r>
        <w:r w:rsidR="005A23F4" w:rsidRPr="005A23F4" w:rsidDel="0038120F">
          <w:rPr>
            <w:rFonts w:eastAsia="Times New Roman"/>
            <w:kern w:val="0"/>
            <w:lang w:bidi="ar-SA"/>
            <w14:ligatures w14:val="none"/>
          </w:rPr>
          <w:delText>: Availability of aircraft i (binary variable: 1 if available, 0 if not).</w:delText>
        </w:r>
      </w:del>
    </w:p>
    <w:p w14:paraId="3A2BFEFA" w14:textId="428E4729" w:rsidR="005A23F4" w:rsidDel="0038120F" w:rsidRDefault="00000000" w:rsidP="00260D10">
      <w:pPr>
        <w:spacing w:line="259" w:lineRule="auto"/>
        <w:ind w:left="720"/>
        <w:jc w:val="left"/>
        <w:rPr>
          <w:del w:id="1093" w:author="arun kumar" w:date="2026-07-27T19:28:00Z" w16du:dateUtc="2026-07-27T11:28:00Z"/>
          <w:rFonts w:eastAsia="Times New Roman"/>
          <w:kern w:val="0"/>
          <w:lang w:bidi="ar-SA"/>
          <w14:ligatures w14:val="none"/>
        </w:rPr>
      </w:pPr>
      <m:oMath>
        <m:sSub>
          <m:sSubPr>
            <m:ctrlPr>
              <w:del w:id="1094" w:author="arun kumar" w:date="2026-07-27T19:28:00Z" w16du:dateUtc="2026-07-27T11:28:00Z">
                <w:rPr>
                  <w:rFonts w:ascii="Cambria Math" w:eastAsia="Times New Roman" w:hAnsi="Cambria Math"/>
                  <w:b/>
                  <w:bCs/>
                  <w:i/>
                  <w:kern w:val="0"/>
                  <w:lang w:bidi="ar-SA"/>
                  <w14:ligatures w14:val="none"/>
                </w:rPr>
              </w:del>
            </m:ctrlPr>
          </m:sSubPr>
          <m:e>
            <m:r>
              <w:del w:id="1095" w:author="arun kumar" w:date="2026-07-27T19:28:00Z" w16du:dateUtc="2026-07-27T11:28:00Z">
                <m:rPr>
                  <m:sty m:val="bi"/>
                </m:rPr>
                <w:rPr>
                  <w:rFonts w:ascii="Cambria Math" w:eastAsia="Times New Roman" w:hAnsi="Cambria Math"/>
                  <w:kern w:val="0"/>
                  <w:lang w:bidi="ar-SA"/>
                  <w14:ligatures w14:val="none"/>
                </w:rPr>
                <m:t>F</m:t>
              </w:del>
            </m:r>
          </m:e>
          <m:sub>
            <m:r>
              <w:del w:id="1096" w:author="arun kumar" w:date="2026-07-27T19:28:00Z" w16du:dateUtc="2026-07-27T11:28:00Z">
                <m:rPr>
                  <m:sty m:val="bi"/>
                </m:rPr>
                <w:rPr>
                  <w:rFonts w:ascii="Cambria Math" w:eastAsia="Times New Roman" w:hAnsi="Cambria Math"/>
                  <w:kern w:val="0"/>
                  <w:lang w:bidi="ar-SA"/>
                  <w14:ligatures w14:val="none"/>
                </w:rPr>
                <m:t>j</m:t>
              </w:del>
            </m:r>
          </m:sub>
        </m:sSub>
      </m:oMath>
      <w:del w:id="1097" w:author="arun kumar" w:date="2026-07-27T19:28:00Z" w16du:dateUtc="2026-07-27T11:28:00Z">
        <w:r w:rsidR="005A23F4" w:rsidRPr="005A23F4" w:rsidDel="0038120F">
          <w:rPr>
            <w:rFonts w:eastAsia="Times New Roman"/>
            <w:kern w:val="0"/>
            <w:lang w:bidi="ar-SA"/>
            <w14:ligatures w14:val="none"/>
          </w:rPr>
          <w:delText xml:space="preserve">: Flight </w:delText>
        </w:r>
        <w:r w:rsidR="005A23F4" w:rsidDel="0038120F">
          <w:rPr>
            <w:rFonts w:eastAsia="Times New Roman"/>
            <w:kern w:val="0"/>
            <w:lang w:bidi="ar-SA"/>
            <w14:ligatures w14:val="none"/>
          </w:rPr>
          <w:delText xml:space="preserve">j </w:delText>
        </w:r>
        <w:r w:rsidR="005A23F4" w:rsidRPr="005A23F4" w:rsidDel="0038120F">
          <w:rPr>
            <w:rFonts w:eastAsia="Times New Roman"/>
            <w:kern w:val="0"/>
            <w:lang w:bidi="ar-SA"/>
            <w14:ligatures w14:val="none"/>
          </w:rPr>
          <w:delText>requirements (binary variable: 1 if the flight must be covered, 0 if not).</w:delText>
        </w:r>
      </w:del>
    </w:p>
    <w:p w14:paraId="022934BF" w14:textId="27DB7FAC" w:rsidR="00A31E9B" w:rsidDel="0038120F" w:rsidRDefault="00000000" w:rsidP="00260D10">
      <w:pPr>
        <w:spacing w:line="259" w:lineRule="auto"/>
        <w:ind w:left="720"/>
        <w:jc w:val="left"/>
        <w:rPr>
          <w:del w:id="1098" w:author="arun kumar" w:date="2026-07-27T19:28:00Z" w16du:dateUtc="2026-07-27T11:28:00Z"/>
          <w:rFonts w:eastAsia="Times New Roman"/>
          <w:bCs/>
          <w:kern w:val="0"/>
          <w:lang w:bidi="ar-SA"/>
          <w14:ligatures w14:val="none"/>
        </w:rPr>
      </w:pPr>
      <m:oMath>
        <m:sSub>
          <m:sSubPr>
            <m:ctrlPr>
              <w:del w:id="1099" w:author="arun kumar" w:date="2026-07-27T19:28:00Z" w16du:dateUtc="2026-07-27T11:28:00Z">
                <w:rPr>
                  <w:rFonts w:ascii="Cambria Math" w:eastAsia="Times New Roman" w:hAnsi="Cambria Math"/>
                  <w:b/>
                  <w:i/>
                  <w:kern w:val="0"/>
                  <w:lang w:bidi="ar-SA"/>
                  <w14:ligatures w14:val="none"/>
                </w:rPr>
              </w:del>
            </m:ctrlPr>
          </m:sSubPr>
          <m:e>
            <m:r>
              <w:del w:id="1100" w:author="arun kumar" w:date="2026-07-27T19:28:00Z" w16du:dateUtc="2026-07-27T11:28:00Z">
                <m:rPr>
                  <m:sty m:val="bi"/>
                </m:rPr>
                <w:rPr>
                  <w:rFonts w:ascii="Cambria Math" w:eastAsia="Times New Roman" w:hAnsi="Cambria Math"/>
                  <w:kern w:val="0"/>
                  <w:lang w:bidi="ar-SA"/>
                  <w14:ligatures w14:val="none"/>
                </w:rPr>
                <m:t>z</m:t>
              </w:del>
            </m:r>
          </m:e>
          <m:sub>
            <m:r>
              <w:del w:id="1101" w:author="arun kumar" w:date="2026-07-27T19:28:00Z" w16du:dateUtc="2026-07-27T11:28:00Z">
                <m:rPr>
                  <m:sty m:val="bi"/>
                </m:rPr>
                <w:rPr>
                  <w:rFonts w:ascii="Cambria Math" w:eastAsia="Times New Roman" w:hAnsi="Cambria Math"/>
                  <w:kern w:val="0"/>
                  <w:lang w:bidi="ar-SA"/>
                  <w14:ligatures w14:val="none"/>
                </w:rPr>
                <m:t>i</m:t>
              </w:del>
            </m:r>
          </m:sub>
        </m:sSub>
      </m:oMath>
      <w:del w:id="1102" w:author="arun kumar" w:date="2026-07-27T19:28:00Z" w16du:dateUtc="2026-07-27T11:28:00Z">
        <w:r w:rsidR="00232767" w:rsidDel="0038120F">
          <w:rPr>
            <w:rFonts w:eastAsia="Times New Roman"/>
            <w:b/>
            <w:kern w:val="0"/>
            <w:lang w:bidi="ar-SA"/>
            <w14:ligatures w14:val="none"/>
          </w:rPr>
          <w:delText xml:space="preserve"> : </w:delText>
        </w:r>
        <w:r w:rsidR="00AC516B" w:rsidRPr="00AC516B" w:rsidDel="0038120F">
          <w:rPr>
            <w:rFonts w:eastAsia="Times New Roman"/>
            <w:bCs/>
            <w:kern w:val="0"/>
            <w:lang w:bidi="ar-SA"/>
            <w14:ligatures w14:val="none"/>
          </w:rPr>
          <w:delText>Set of aircraft i = 0 to N; where 1 if aircraft is used; 0 otherwise</w:delText>
        </w:r>
      </w:del>
    </w:p>
    <w:p w14:paraId="42E8D593" w14:textId="26CEDFD0" w:rsidR="004A6057" w:rsidDel="0038120F" w:rsidRDefault="00000000" w:rsidP="00C33BC6">
      <w:pPr>
        <w:spacing w:line="259" w:lineRule="auto"/>
        <w:ind w:left="720"/>
        <w:jc w:val="left"/>
        <w:rPr>
          <w:del w:id="1103" w:author="arun kumar" w:date="2026-07-27T19:28:00Z" w16du:dateUtc="2026-07-27T11:28:00Z"/>
          <w:rFonts w:eastAsia="Times New Roman"/>
          <w:bCs/>
          <w:kern w:val="0"/>
          <w:lang w:bidi="ar-SA"/>
          <w14:ligatures w14:val="none"/>
        </w:rPr>
      </w:pPr>
      <m:oMath>
        <m:sSub>
          <m:sSubPr>
            <m:ctrlPr>
              <w:del w:id="1104" w:author="arun kumar" w:date="2026-07-27T19:28:00Z" w16du:dateUtc="2026-07-27T11:28:00Z">
                <w:rPr>
                  <w:rFonts w:ascii="Cambria Math" w:eastAsia="Times New Roman" w:hAnsi="Cambria Math"/>
                  <w:b/>
                  <w:i/>
                  <w:kern w:val="0"/>
                  <w:lang w:bidi="ar-SA"/>
                  <w14:ligatures w14:val="none"/>
                </w:rPr>
              </w:del>
            </m:ctrlPr>
          </m:sSubPr>
          <m:e>
            <m:r>
              <w:del w:id="1105" w:author="arun kumar" w:date="2026-07-27T19:28:00Z" w16du:dateUtc="2026-07-27T11:28:00Z">
                <m:rPr>
                  <m:sty m:val="bi"/>
                </m:rPr>
                <w:rPr>
                  <w:rFonts w:ascii="Cambria Math" w:eastAsia="Times New Roman" w:hAnsi="Cambria Math"/>
                  <w:kern w:val="0"/>
                  <w:lang w:bidi="ar-SA"/>
                  <w14:ligatures w14:val="none"/>
                </w:rPr>
                <m:t>C</m:t>
              </w:del>
            </m:r>
          </m:e>
          <m:sub>
            <m:r>
              <w:del w:id="1106" w:author="arun kumar" w:date="2026-07-27T19:28:00Z" w16du:dateUtc="2026-07-27T11:28:00Z">
                <m:rPr>
                  <m:sty m:val="bi"/>
                </m:rPr>
                <w:rPr>
                  <w:rFonts w:ascii="Cambria Math" w:eastAsia="Times New Roman" w:hAnsi="Cambria Math"/>
                  <w:kern w:val="0"/>
                  <w:lang w:bidi="ar-SA"/>
                  <w14:ligatures w14:val="none"/>
                </w:rPr>
                <m:t>m</m:t>
              </w:del>
            </m:r>
          </m:sub>
        </m:sSub>
      </m:oMath>
      <w:del w:id="1107" w:author="arun kumar" w:date="2026-07-27T19:28:00Z" w16du:dateUtc="2026-07-27T11:28:00Z">
        <w:r w:rsidR="00C878F0" w:rsidDel="0038120F">
          <w:rPr>
            <w:rFonts w:eastAsia="Times New Roman"/>
            <w:b/>
            <w:kern w:val="0"/>
            <w:lang w:bidi="ar-SA"/>
            <w14:ligatures w14:val="none"/>
          </w:rPr>
          <w:delText xml:space="preserve">: </w:delText>
        </w:r>
        <w:r w:rsidR="00C878F0" w:rsidDel="0038120F">
          <w:rPr>
            <w:rFonts w:eastAsia="Times New Roman"/>
            <w:bCs/>
            <w:kern w:val="0"/>
            <w:lang w:bidi="ar-SA"/>
            <w14:ligatures w14:val="none"/>
          </w:rPr>
          <w:delText>Capacity of the station</w:delText>
        </w:r>
        <w:r w:rsidR="00D454AF" w:rsidDel="0038120F">
          <w:rPr>
            <w:rFonts w:eastAsia="Times New Roman"/>
            <w:bCs/>
            <w:kern w:val="0"/>
            <w:lang w:bidi="ar-SA"/>
            <w14:ligatures w14:val="none"/>
          </w:rPr>
          <w:delText xml:space="preserve"> to handle simultaneous aircraft maintenance assignments</w:delText>
        </w:r>
        <w:r w:rsidR="0071745D" w:rsidDel="0038120F">
          <w:rPr>
            <w:rFonts w:eastAsia="Times New Roman"/>
            <w:bCs/>
            <w:kern w:val="0"/>
            <w:lang w:bidi="ar-SA"/>
            <w14:ligatures w14:val="none"/>
          </w:rPr>
          <w:delText>; for each station m = 1 to S</w:delText>
        </w:r>
      </w:del>
    </w:p>
    <w:p w14:paraId="7BA939A0" w14:textId="5DDF9C8F" w:rsidR="005F6015" w:rsidRPr="005A23F4" w:rsidDel="0038120F" w:rsidRDefault="00000000" w:rsidP="005F6015">
      <w:pPr>
        <w:spacing w:line="259" w:lineRule="auto"/>
        <w:ind w:left="720"/>
        <w:jc w:val="left"/>
        <w:rPr>
          <w:del w:id="1108" w:author="arun kumar" w:date="2026-07-27T19:28:00Z" w16du:dateUtc="2026-07-27T11:28:00Z"/>
          <w:rFonts w:eastAsia="Times New Roman"/>
          <w:kern w:val="0"/>
          <w:lang w:bidi="ar-SA"/>
          <w14:ligatures w14:val="none"/>
        </w:rPr>
      </w:pPr>
      <m:oMath>
        <m:sSub>
          <m:sSubPr>
            <m:ctrlPr>
              <w:del w:id="1109" w:author="arun kumar" w:date="2026-07-27T19:28:00Z" w16du:dateUtc="2026-07-27T11:28:00Z">
                <w:rPr>
                  <w:rFonts w:ascii="Cambria Math" w:eastAsia="Times New Roman" w:hAnsi="Cambria Math"/>
                  <w:b/>
                  <w:bCs/>
                  <w:i/>
                  <w:kern w:val="0"/>
                  <w:lang w:bidi="ar-SA"/>
                  <w14:ligatures w14:val="none"/>
                </w:rPr>
              </w:del>
            </m:ctrlPr>
          </m:sSubPr>
          <m:e>
            <m:sSub>
              <m:sSubPr>
                <m:ctrlPr>
                  <w:del w:id="1110" w:author="arun kumar" w:date="2026-07-27T19:28:00Z" w16du:dateUtc="2026-07-27T11:28:00Z">
                    <w:rPr>
                      <w:rFonts w:ascii="Cambria Math" w:eastAsia="Times New Roman" w:hAnsi="Cambria Math"/>
                      <w:b/>
                      <w:bCs/>
                      <w:i/>
                      <w:kern w:val="0"/>
                      <w:lang w:bidi="ar-SA"/>
                      <w14:ligatures w14:val="none"/>
                    </w:rPr>
                  </w:del>
                </m:ctrlPr>
              </m:sSubPr>
              <m:e>
                <m:r>
                  <w:del w:id="1111" w:author="arun kumar" w:date="2026-07-27T19:28:00Z" w16du:dateUtc="2026-07-27T11:28:00Z">
                    <m:rPr>
                      <m:sty m:val="bi"/>
                    </m:rPr>
                    <w:rPr>
                      <w:rFonts w:ascii="Cambria Math" w:eastAsia="Times New Roman" w:hAnsi="Cambria Math"/>
                      <w:kern w:val="0"/>
                      <w:lang w:bidi="ar-SA"/>
                      <w14:ligatures w14:val="none"/>
                    </w:rPr>
                    <m:t>CompletedFlyingHours</m:t>
                  </w:del>
                </m:r>
              </m:e>
              <m:sub>
                <m:r>
                  <w:del w:id="1112" w:author="arun kumar" w:date="2026-07-27T19:28:00Z" w16du:dateUtc="2026-07-27T11:28:00Z">
                    <m:rPr>
                      <m:sty m:val="bi"/>
                    </m:rPr>
                    <w:rPr>
                      <w:rFonts w:ascii="Cambria Math" w:eastAsia="Times New Roman" w:hAnsi="Cambria Math"/>
                      <w:kern w:val="0"/>
                      <w:lang w:bidi="ar-SA"/>
                      <w14:ligatures w14:val="none"/>
                    </w:rPr>
                    <m:t>ik</m:t>
                  </w:del>
                </m:r>
              </m:sub>
            </m:sSub>
          </m:e>
          <m:sub/>
        </m:sSub>
      </m:oMath>
      <w:del w:id="1113" w:author="arun kumar" w:date="2026-07-27T19:28:00Z" w16du:dateUtc="2026-07-27T11:28:00Z">
        <w:r w:rsidR="005F6015" w:rsidRPr="005A23F4" w:rsidDel="0038120F">
          <w:rPr>
            <w:rFonts w:eastAsia="Times New Roman"/>
            <w:b/>
            <w:bCs/>
            <w:kern w:val="0"/>
            <w:lang w:bidi="ar-SA"/>
            <w14:ligatures w14:val="none"/>
          </w:rPr>
          <w:delText>​</w:delText>
        </w:r>
        <w:r w:rsidR="005F6015" w:rsidRPr="005A23F4" w:rsidDel="0038120F">
          <w:rPr>
            <w:rFonts w:eastAsia="Times New Roman"/>
            <w:kern w:val="0"/>
            <w:lang w:bidi="ar-SA"/>
            <w14:ligatures w14:val="none"/>
          </w:rPr>
          <w:delText xml:space="preserve">: </w:delText>
        </w:r>
        <w:r w:rsidR="005F6015" w:rsidDel="0038120F">
          <w:rPr>
            <w:rFonts w:eastAsia="Times New Roman"/>
            <w:kern w:val="0"/>
            <w:lang w:bidi="ar-SA"/>
            <w14:ligatures w14:val="none"/>
          </w:rPr>
          <w:delText xml:space="preserve">Integer variable reflecting the </w:delText>
        </w:r>
        <w:r w:rsidR="00903F74" w:rsidDel="0038120F">
          <w:rPr>
            <w:rFonts w:eastAsia="Times New Roman"/>
            <w:kern w:val="0"/>
            <w:lang w:bidi="ar-SA"/>
            <w14:ligatures w14:val="none"/>
          </w:rPr>
          <w:delText>completed</w:delText>
        </w:r>
        <w:r w:rsidR="005F6015" w:rsidDel="0038120F">
          <w:rPr>
            <w:rFonts w:eastAsia="Times New Roman"/>
            <w:kern w:val="0"/>
            <w:lang w:bidi="ar-SA"/>
            <w14:ligatures w14:val="none"/>
          </w:rPr>
          <w:delText xml:space="preserve"> nbr of flying hours for aircraft-i </w:delText>
        </w:r>
        <w:r w:rsidR="00AA08C4" w:rsidDel="0038120F">
          <w:rPr>
            <w:rFonts w:eastAsia="Times New Roman"/>
            <w:kern w:val="0"/>
            <w:lang w:bidi="ar-SA"/>
            <w14:ligatures w14:val="none"/>
          </w:rPr>
          <w:delText>since the latest</w:delText>
        </w:r>
        <w:r w:rsidR="005F6015" w:rsidDel="0038120F">
          <w:rPr>
            <w:rFonts w:eastAsia="Times New Roman"/>
            <w:kern w:val="0"/>
            <w:lang w:bidi="ar-SA"/>
            <w14:ligatures w14:val="none"/>
          </w:rPr>
          <w:delText xml:space="preserve"> check-k is </w:delText>
        </w:r>
        <w:r w:rsidR="00AA08C4" w:rsidDel="0038120F">
          <w:rPr>
            <w:rFonts w:eastAsia="Times New Roman"/>
            <w:kern w:val="0"/>
            <w:lang w:bidi="ar-SA"/>
            <w14:ligatures w14:val="none"/>
          </w:rPr>
          <w:delText>done</w:delText>
        </w:r>
        <w:r w:rsidR="005F6015" w:rsidDel="0038120F">
          <w:rPr>
            <w:rFonts w:eastAsia="Times New Roman"/>
            <w:kern w:val="0"/>
            <w:lang w:bidi="ar-SA"/>
            <w14:ligatures w14:val="none"/>
          </w:rPr>
          <w:delText>.</w:delText>
        </w:r>
      </w:del>
    </w:p>
    <w:p w14:paraId="2614A9B6" w14:textId="39209689" w:rsidR="005F6015" w:rsidDel="0038120F" w:rsidRDefault="00000000" w:rsidP="005F6015">
      <w:pPr>
        <w:spacing w:line="259" w:lineRule="auto"/>
        <w:ind w:left="720"/>
        <w:jc w:val="left"/>
        <w:rPr>
          <w:del w:id="1114" w:author="arun kumar" w:date="2026-07-27T19:28:00Z" w16du:dateUtc="2026-07-27T11:28:00Z"/>
          <w:rFonts w:eastAsia="Times New Roman"/>
          <w:bCs/>
          <w:kern w:val="0"/>
          <w:lang w:bidi="ar-SA"/>
          <w14:ligatures w14:val="none"/>
        </w:rPr>
      </w:pPr>
      <m:oMath>
        <m:sSub>
          <m:sSubPr>
            <m:ctrlPr>
              <w:del w:id="1115" w:author="arun kumar" w:date="2026-07-27T19:28:00Z" w16du:dateUtc="2026-07-27T11:28:00Z">
                <w:rPr>
                  <w:rFonts w:ascii="Cambria Math" w:eastAsia="Times New Roman" w:hAnsi="Cambria Math"/>
                  <w:b/>
                  <w:bCs/>
                  <w:i/>
                  <w:kern w:val="0"/>
                  <w:lang w:bidi="ar-SA"/>
                  <w14:ligatures w14:val="none"/>
                </w:rPr>
              </w:del>
            </m:ctrlPr>
          </m:sSubPr>
          <m:e>
            <m:sSub>
              <m:sSubPr>
                <m:ctrlPr>
                  <w:del w:id="1116" w:author="arun kumar" w:date="2026-07-27T19:28:00Z" w16du:dateUtc="2026-07-27T11:28:00Z">
                    <w:rPr>
                      <w:rFonts w:ascii="Cambria Math" w:eastAsia="Times New Roman" w:hAnsi="Cambria Math"/>
                      <w:b/>
                      <w:bCs/>
                      <w:i/>
                      <w:kern w:val="0"/>
                      <w:lang w:bidi="ar-SA"/>
                      <w14:ligatures w14:val="none"/>
                    </w:rPr>
                  </w:del>
                </m:ctrlPr>
              </m:sSubPr>
              <m:e>
                <m:r>
                  <w:del w:id="1117" w:author="arun kumar" w:date="2026-07-27T19:28:00Z" w16du:dateUtc="2026-07-27T11:28:00Z">
                    <m:rPr>
                      <m:sty m:val="bi"/>
                    </m:rPr>
                    <w:rPr>
                      <w:rFonts w:ascii="Cambria Math" w:eastAsia="Times New Roman" w:hAnsi="Cambria Math"/>
                      <w:kern w:val="0"/>
                      <w:lang w:bidi="ar-SA"/>
                      <w14:ligatures w14:val="none"/>
                    </w:rPr>
                    <m:t>CompletedFlightCycles</m:t>
                  </w:del>
                </m:r>
              </m:e>
              <m:sub>
                <m:r>
                  <w:del w:id="1118" w:author="arun kumar" w:date="2026-07-27T19:28:00Z" w16du:dateUtc="2026-07-27T11:28:00Z">
                    <m:rPr>
                      <m:sty m:val="bi"/>
                    </m:rPr>
                    <w:rPr>
                      <w:rFonts w:ascii="Cambria Math" w:eastAsia="Times New Roman" w:hAnsi="Cambria Math"/>
                      <w:kern w:val="0"/>
                      <w:lang w:bidi="ar-SA"/>
                      <w14:ligatures w14:val="none"/>
                    </w:rPr>
                    <m:t>ik</m:t>
                  </w:del>
                </m:r>
              </m:sub>
            </m:sSub>
          </m:e>
          <m:sub/>
        </m:sSub>
      </m:oMath>
      <w:del w:id="1119" w:author="arun kumar" w:date="2026-07-27T19:28:00Z" w16du:dateUtc="2026-07-27T11:28:00Z">
        <w:r w:rsidR="005F6015" w:rsidRPr="005A23F4" w:rsidDel="0038120F">
          <w:rPr>
            <w:rFonts w:eastAsia="Times New Roman"/>
            <w:b/>
            <w:bCs/>
            <w:kern w:val="0"/>
            <w:lang w:bidi="ar-SA"/>
            <w14:ligatures w14:val="none"/>
          </w:rPr>
          <w:delText>​</w:delText>
        </w:r>
        <w:r w:rsidR="005F6015" w:rsidRPr="005A23F4" w:rsidDel="0038120F">
          <w:rPr>
            <w:rFonts w:eastAsia="Times New Roman"/>
            <w:kern w:val="0"/>
            <w:lang w:bidi="ar-SA"/>
            <w14:ligatures w14:val="none"/>
          </w:rPr>
          <w:delText xml:space="preserve">: </w:delText>
        </w:r>
        <w:r w:rsidR="005F6015" w:rsidDel="0038120F">
          <w:rPr>
            <w:rFonts w:eastAsia="Times New Roman"/>
            <w:kern w:val="0"/>
            <w:lang w:bidi="ar-SA"/>
            <w14:ligatures w14:val="none"/>
          </w:rPr>
          <w:delText xml:space="preserve">Integer variable reflecting the </w:delText>
        </w:r>
        <w:r w:rsidR="00AA08C4" w:rsidDel="0038120F">
          <w:rPr>
            <w:rFonts w:eastAsia="Times New Roman"/>
            <w:kern w:val="0"/>
            <w:lang w:bidi="ar-SA"/>
            <w14:ligatures w14:val="none"/>
          </w:rPr>
          <w:delText>completed</w:delText>
        </w:r>
        <w:r w:rsidR="005F6015" w:rsidDel="0038120F">
          <w:rPr>
            <w:rFonts w:eastAsia="Times New Roman"/>
            <w:kern w:val="0"/>
            <w:lang w:bidi="ar-SA"/>
            <w14:ligatures w14:val="none"/>
          </w:rPr>
          <w:delText xml:space="preserve"> flight cycles for aircraft-i </w:delText>
        </w:r>
        <w:r w:rsidR="00AA08C4" w:rsidDel="0038120F">
          <w:rPr>
            <w:rFonts w:eastAsia="Times New Roman"/>
            <w:kern w:val="0"/>
            <w:lang w:bidi="ar-SA"/>
            <w14:ligatures w14:val="none"/>
          </w:rPr>
          <w:delText>since the last</w:delText>
        </w:r>
        <w:r w:rsidR="005F6015" w:rsidDel="0038120F">
          <w:rPr>
            <w:rFonts w:eastAsia="Times New Roman"/>
            <w:kern w:val="0"/>
            <w:lang w:bidi="ar-SA"/>
            <w14:ligatures w14:val="none"/>
          </w:rPr>
          <w:delText xml:space="preserve"> check-k is </w:delText>
        </w:r>
        <w:r w:rsidR="008D1FEB" w:rsidDel="0038120F">
          <w:rPr>
            <w:rFonts w:eastAsia="Times New Roman"/>
            <w:kern w:val="0"/>
            <w:lang w:bidi="ar-SA"/>
            <w14:ligatures w14:val="none"/>
          </w:rPr>
          <w:delText>due.</w:delText>
        </w:r>
      </w:del>
    </w:p>
    <w:p w14:paraId="0CAB4B8B" w14:textId="61FF4986" w:rsidR="005F6015" w:rsidDel="0038120F" w:rsidRDefault="00000000" w:rsidP="005F6015">
      <w:pPr>
        <w:spacing w:line="259" w:lineRule="auto"/>
        <w:ind w:left="720"/>
        <w:jc w:val="left"/>
        <w:rPr>
          <w:del w:id="1120" w:author="arun kumar" w:date="2026-07-27T19:28:00Z" w16du:dateUtc="2026-07-27T11:28:00Z"/>
          <w:rFonts w:eastAsia="Times New Roman"/>
          <w:kern w:val="0"/>
          <w:lang w:bidi="ar-SA"/>
          <w14:ligatures w14:val="none"/>
        </w:rPr>
      </w:pPr>
      <m:oMath>
        <m:sSub>
          <m:sSubPr>
            <m:ctrlPr>
              <w:del w:id="1121" w:author="arun kumar" w:date="2026-07-27T19:28:00Z" w16du:dateUtc="2026-07-27T11:28:00Z">
                <w:rPr>
                  <w:rFonts w:ascii="Cambria Math" w:eastAsia="Times New Roman" w:hAnsi="Cambria Math"/>
                  <w:b/>
                  <w:bCs/>
                  <w:i/>
                  <w:kern w:val="0"/>
                  <w:lang w:bidi="ar-SA"/>
                  <w14:ligatures w14:val="none"/>
                </w:rPr>
              </w:del>
            </m:ctrlPr>
          </m:sSubPr>
          <m:e>
            <m:sSub>
              <m:sSubPr>
                <m:ctrlPr>
                  <w:del w:id="1122" w:author="arun kumar" w:date="2026-07-27T19:28:00Z" w16du:dateUtc="2026-07-27T11:28:00Z">
                    <w:rPr>
                      <w:rFonts w:ascii="Cambria Math" w:eastAsia="Times New Roman" w:hAnsi="Cambria Math"/>
                      <w:b/>
                      <w:bCs/>
                      <w:i/>
                      <w:kern w:val="0"/>
                      <w:lang w:bidi="ar-SA"/>
                      <w14:ligatures w14:val="none"/>
                    </w:rPr>
                  </w:del>
                </m:ctrlPr>
              </m:sSubPr>
              <m:e>
                <m:r>
                  <w:del w:id="1123" w:author="arun kumar" w:date="2026-07-27T19:28:00Z" w16du:dateUtc="2026-07-27T11:28:00Z">
                    <m:rPr>
                      <m:sty m:val="bi"/>
                    </m:rPr>
                    <w:rPr>
                      <w:rFonts w:ascii="Cambria Math" w:eastAsia="Times New Roman" w:hAnsi="Cambria Math"/>
                      <w:kern w:val="0"/>
                      <w:lang w:bidi="ar-SA"/>
                      <w14:ligatures w14:val="none"/>
                    </w:rPr>
                    <m:t>Complteddays</m:t>
                  </w:del>
                </m:r>
              </m:e>
              <m:sub>
                <m:r>
                  <w:del w:id="1124" w:author="arun kumar" w:date="2026-07-27T19:28:00Z" w16du:dateUtc="2026-07-27T11:28:00Z">
                    <m:rPr>
                      <m:sty m:val="bi"/>
                    </m:rPr>
                    <w:rPr>
                      <w:rFonts w:ascii="Cambria Math" w:eastAsia="Times New Roman" w:hAnsi="Cambria Math"/>
                      <w:kern w:val="0"/>
                      <w:lang w:bidi="ar-SA"/>
                      <w14:ligatures w14:val="none"/>
                    </w:rPr>
                    <m:t>ik</m:t>
                  </w:del>
                </m:r>
              </m:sub>
            </m:sSub>
          </m:e>
          <m:sub/>
        </m:sSub>
      </m:oMath>
      <w:del w:id="1125" w:author="arun kumar" w:date="2026-07-27T19:28:00Z" w16du:dateUtc="2026-07-27T11:28:00Z">
        <w:r w:rsidR="005F6015" w:rsidRPr="005A23F4" w:rsidDel="0038120F">
          <w:rPr>
            <w:rFonts w:eastAsia="Times New Roman"/>
            <w:b/>
            <w:bCs/>
            <w:kern w:val="0"/>
            <w:lang w:bidi="ar-SA"/>
            <w14:ligatures w14:val="none"/>
          </w:rPr>
          <w:delText>​</w:delText>
        </w:r>
        <w:r w:rsidR="005F6015" w:rsidRPr="005A23F4" w:rsidDel="0038120F">
          <w:rPr>
            <w:rFonts w:eastAsia="Times New Roman"/>
            <w:kern w:val="0"/>
            <w:lang w:bidi="ar-SA"/>
            <w14:ligatures w14:val="none"/>
          </w:rPr>
          <w:delText xml:space="preserve">: </w:delText>
        </w:r>
        <w:r w:rsidR="005F6015" w:rsidDel="0038120F">
          <w:rPr>
            <w:rFonts w:eastAsia="Times New Roman"/>
            <w:kern w:val="0"/>
            <w:lang w:bidi="ar-SA"/>
            <w14:ligatures w14:val="none"/>
          </w:rPr>
          <w:delText xml:space="preserve">Integer variable reflecting the </w:delText>
        </w:r>
        <w:r w:rsidR="00AA08C4" w:rsidDel="0038120F">
          <w:rPr>
            <w:rFonts w:eastAsia="Times New Roman"/>
            <w:kern w:val="0"/>
            <w:lang w:bidi="ar-SA"/>
            <w14:ligatures w14:val="none"/>
          </w:rPr>
          <w:delText>completed</w:delText>
        </w:r>
        <w:r w:rsidR="005F6015" w:rsidDel="0038120F">
          <w:rPr>
            <w:rFonts w:eastAsia="Times New Roman"/>
            <w:kern w:val="0"/>
            <w:lang w:bidi="ar-SA"/>
            <w14:ligatures w14:val="none"/>
          </w:rPr>
          <w:delText xml:space="preserve"> days for aircraft-i </w:delText>
        </w:r>
        <w:r w:rsidR="00AA08C4" w:rsidDel="0038120F">
          <w:rPr>
            <w:rFonts w:eastAsia="Times New Roman"/>
            <w:kern w:val="0"/>
            <w:lang w:bidi="ar-SA"/>
            <w14:ligatures w14:val="none"/>
          </w:rPr>
          <w:delText xml:space="preserve">since the latest check-k is </w:delText>
        </w:r>
        <w:r w:rsidR="008D1FEB" w:rsidDel="0038120F">
          <w:rPr>
            <w:rFonts w:eastAsia="Times New Roman"/>
            <w:kern w:val="0"/>
            <w:lang w:bidi="ar-SA"/>
            <w14:ligatures w14:val="none"/>
          </w:rPr>
          <w:delText>done.</w:delText>
        </w:r>
      </w:del>
    </w:p>
    <w:p w14:paraId="1B1D9B4C" w14:textId="61F35F2A" w:rsidR="001C4751" w:rsidDel="0038120F" w:rsidRDefault="00000000" w:rsidP="001A5BB2">
      <w:pPr>
        <w:spacing w:line="259" w:lineRule="auto"/>
        <w:ind w:left="720"/>
        <w:jc w:val="left"/>
        <w:rPr>
          <w:del w:id="1126" w:author="arun kumar" w:date="2026-07-27T19:28:00Z" w16du:dateUtc="2026-07-27T11:28:00Z"/>
          <w:rFonts w:eastAsia="Times New Roman"/>
          <w:bCs/>
          <w:kern w:val="0"/>
          <w:lang w:bidi="ar-SA"/>
          <w14:ligatures w14:val="none"/>
        </w:rPr>
      </w:pPr>
      <m:oMath>
        <m:sSubSup>
          <m:sSubSupPr>
            <m:ctrlPr>
              <w:del w:id="1127" w:author="arun kumar" w:date="2026-07-27T19:28:00Z" w16du:dateUtc="2026-07-27T11:28:00Z">
                <w:rPr>
                  <w:rFonts w:ascii="Cambria Math" w:eastAsia="Times New Roman" w:hAnsi="Cambria Math"/>
                  <w:b/>
                  <w:i/>
                  <w:kern w:val="0"/>
                  <w:lang w:bidi="ar-SA"/>
                  <w14:ligatures w14:val="none"/>
                </w:rPr>
              </w:del>
            </m:ctrlPr>
          </m:sSubSupPr>
          <m:e>
            <m:r>
              <w:del w:id="1128" w:author="arun kumar" w:date="2026-07-27T19:28:00Z" w16du:dateUtc="2026-07-27T11:28:00Z">
                <m:rPr>
                  <m:sty m:val="bi"/>
                </m:rPr>
                <w:rPr>
                  <w:rFonts w:ascii="Cambria Math" w:eastAsia="Times New Roman" w:hAnsi="Cambria Math"/>
                  <w:kern w:val="0"/>
                  <w:lang w:bidi="ar-SA"/>
                  <w14:ligatures w14:val="none"/>
                </w:rPr>
                <m:t>r</m:t>
              </w:del>
            </m:r>
          </m:e>
          <m:sub>
            <m:r>
              <w:del w:id="1129" w:author="arun kumar" w:date="2026-07-27T19:28:00Z" w16du:dateUtc="2026-07-27T11:28:00Z">
                <m:rPr>
                  <m:sty m:val="bi"/>
                </m:rPr>
                <w:rPr>
                  <w:rFonts w:ascii="Cambria Math" w:eastAsia="Times New Roman" w:hAnsi="Cambria Math"/>
                  <w:kern w:val="0"/>
                  <w:lang w:bidi="ar-SA"/>
                  <w14:ligatures w14:val="none"/>
                </w:rPr>
                <m:t>cycles</m:t>
              </w:del>
            </m:r>
          </m:sub>
          <m:sup>
            <m:r>
              <w:del w:id="1130" w:author="arun kumar" w:date="2026-07-27T19:28:00Z" w16du:dateUtc="2026-07-27T11:28:00Z">
                <m:rPr>
                  <m:sty m:val="bi"/>
                </m:rPr>
                <w:rPr>
                  <w:rFonts w:ascii="Cambria Math" w:eastAsia="Times New Roman" w:hAnsi="Cambria Math"/>
                  <w:kern w:val="0"/>
                  <w:lang w:bidi="ar-SA"/>
                  <w14:ligatures w14:val="none"/>
                </w:rPr>
                <m:t>i</m:t>
              </w:del>
            </m:r>
          </m:sup>
        </m:sSubSup>
      </m:oMath>
      <w:del w:id="1131" w:author="arun kumar" w:date="2026-07-27T19:28:00Z" w16du:dateUtc="2026-07-27T11:28:00Z">
        <w:r w:rsidR="00B71F50" w:rsidDel="0038120F">
          <w:rPr>
            <w:rFonts w:eastAsia="Times New Roman"/>
            <w:bCs/>
            <w:kern w:val="0"/>
            <w:lang w:bidi="ar-SA"/>
            <w14:ligatures w14:val="none"/>
          </w:rPr>
          <w:delText xml:space="preserve"> : </w:delText>
        </w:r>
        <w:r w:rsidR="00053DB2" w:rsidDel="0038120F">
          <w:rPr>
            <w:rFonts w:eastAsia="Times New Roman"/>
            <w:bCs/>
            <w:kern w:val="0"/>
            <w:lang w:bidi="ar-SA"/>
            <w14:ligatures w14:val="none"/>
          </w:rPr>
          <w:delText xml:space="preserve">For aircraft-i, </w:delText>
        </w:r>
        <w:r w:rsidR="00B71F50" w:rsidDel="0038120F">
          <w:rPr>
            <w:rFonts w:eastAsia="Times New Roman"/>
            <w:bCs/>
            <w:kern w:val="0"/>
            <w:lang w:bidi="ar-SA"/>
            <w14:ligatures w14:val="none"/>
          </w:rPr>
          <w:delText>Binary variable set to 1 if the flight check is triggered by flight cycles, 0 if otherwise</w:delText>
        </w:r>
      </w:del>
    </w:p>
    <w:p w14:paraId="1CB14A2F" w14:textId="7B84649E" w:rsidR="00B71F50" w:rsidDel="0038120F" w:rsidRDefault="00000000" w:rsidP="00B71F50">
      <w:pPr>
        <w:spacing w:line="259" w:lineRule="auto"/>
        <w:ind w:left="720"/>
        <w:jc w:val="left"/>
        <w:rPr>
          <w:del w:id="1132" w:author="arun kumar" w:date="2026-07-27T19:28:00Z" w16du:dateUtc="2026-07-27T11:28:00Z"/>
          <w:rFonts w:eastAsia="Times New Roman"/>
          <w:bCs/>
          <w:kern w:val="0"/>
          <w:lang w:bidi="ar-SA"/>
          <w14:ligatures w14:val="none"/>
        </w:rPr>
      </w:pPr>
      <m:oMath>
        <m:sSubSup>
          <m:sSubSupPr>
            <m:ctrlPr>
              <w:del w:id="1133" w:author="arun kumar" w:date="2026-07-27T19:28:00Z" w16du:dateUtc="2026-07-27T11:28:00Z">
                <w:rPr>
                  <w:rFonts w:ascii="Cambria Math" w:eastAsia="Times New Roman" w:hAnsi="Cambria Math"/>
                  <w:b/>
                  <w:i/>
                  <w:kern w:val="0"/>
                  <w:lang w:bidi="ar-SA"/>
                  <w14:ligatures w14:val="none"/>
                </w:rPr>
              </w:del>
            </m:ctrlPr>
          </m:sSubSupPr>
          <m:e>
            <m:r>
              <w:del w:id="1134" w:author="arun kumar" w:date="2026-07-27T19:28:00Z" w16du:dateUtc="2026-07-27T11:28:00Z">
                <m:rPr>
                  <m:sty m:val="bi"/>
                </m:rPr>
                <w:rPr>
                  <w:rFonts w:ascii="Cambria Math" w:eastAsia="Times New Roman" w:hAnsi="Cambria Math"/>
                  <w:kern w:val="0"/>
                  <w:lang w:bidi="ar-SA"/>
                  <w14:ligatures w14:val="none"/>
                </w:rPr>
                <m:t>r</m:t>
              </w:del>
            </m:r>
          </m:e>
          <m:sub>
            <m:r>
              <w:del w:id="1135" w:author="arun kumar" w:date="2026-07-27T19:28:00Z" w16du:dateUtc="2026-07-27T11:28:00Z">
                <m:rPr>
                  <m:sty m:val="bi"/>
                </m:rPr>
                <w:rPr>
                  <w:rFonts w:ascii="Cambria Math" w:eastAsia="Times New Roman" w:hAnsi="Cambria Math"/>
                  <w:kern w:val="0"/>
                  <w:lang w:bidi="ar-SA"/>
                  <w14:ligatures w14:val="none"/>
                </w:rPr>
                <m:t>days</m:t>
              </w:del>
            </m:r>
          </m:sub>
          <m:sup>
            <m:r>
              <w:del w:id="1136" w:author="arun kumar" w:date="2026-07-27T19:28:00Z" w16du:dateUtc="2026-07-27T11:28:00Z">
                <m:rPr>
                  <m:sty m:val="bi"/>
                </m:rPr>
                <w:rPr>
                  <w:rFonts w:ascii="Cambria Math" w:eastAsia="Times New Roman" w:hAnsi="Cambria Math"/>
                  <w:kern w:val="0"/>
                  <w:lang w:bidi="ar-SA"/>
                  <w14:ligatures w14:val="none"/>
                </w:rPr>
                <m:t>i</m:t>
              </w:del>
            </m:r>
          </m:sup>
        </m:sSubSup>
      </m:oMath>
      <w:del w:id="1137" w:author="arun kumar" w:date="2026-07-27T19:28:00Z" w16du:dateUtc="2026-07-27T11:28:00Z">
        <w:r w:rsidR="00B71F50" w:rsidDel="0038120F">
          <w:rPr>
            <w:rFonts w:eastAsia="Times New Roman"/>
            <w:bCs/>
            <w:kern w:val="0"/>
            <w:lang w:bidi="ar-SA"/>
            <w14:ligatures w14:val="none"/>
          </w:rPr>
          <w:delText xml:space="preserve"> : Binary variable set to 1 if the flight check is triggered by elapsed days, 0 if otherwise</w:delText>
        </w:r>
      </w:del>
    </w:p>
    <w:p w14:paraId="41876034" w14:textId="498E9F07" w:rsidR="00F8758A" w:rsidDel="0038120F" w:rsidRDefault="00000000" w:rsidP="00F8758A">
      <w:pPr>
        <w:spacing w:line="259" w:lineRule="auto"/>
        <w:ind w:left="720"/>
        <w:jc w:val="left"/>
        <w:rPr>
          <w:del w:id="1138" w:author="arun kumar" w:date="2026-07-27T19:28:00Z" w16du:dateUtc="2026-07-27T11:28:00Z"/>
          <w:rFonts w:eastAsia="Times New Roman"/>
          <w:bCs/>
          <w:kern w:val="0"/>
          <w:lang w:bidi="ar-SA"/>
          <w14:ligatures w14:val="none"/>
        </w:rPr>
      </w:pPr>
      <m:oMath>
        <m:sSubSup>
          <m:sSubSupPr>
            <m:ctrlPr>
              <w:del w:id="1139" w:author="arun kumar" w:date="2026-07-27T19:28:00Z" w16du:dateUtc="2026-07-27T11:28:00Z">
                <w:rPr>
                  <w:rFonts w:ascii="Cambria Math" w:eastAsia="Times New Roman" w:hAnsi="Cambria Math"/>
                  <w:b/>
                  <w:i/>
                  <w:kern w:val="0"/>
                  <w:lang w:bidi="ar-SA"/>
                  <w14:ligatures w14:val="none"/>
                </w:rPr>
              </w:del>
            </m:ctrlPr>
          </m:sSubSupPr>
          <m:e>
            <m:r>
              <w:del w:id="1140" w:author="arun kumar" w:date="2026-07-27T19:28:00Z" w16du:dateUtc="2026-07-27T11:28:00Z">
                <m:rPr>
                  <m:sty m:val="bi"/>
                </m:rPr>
                <w:rPr>
                  <w:rFonts w:ascii="Cambria Math" w:eastAsia="Times New Roman" w:hAnsi="Cambria Math"/>
                  <w:kern w:val="0"/>
                  <w:lang w:bidi="ar-SA"/>
                  <w14:ligatures w14:val="none"/>
                </w:rPr>
                <m:t>r</m:t>
              </w:del>
            </m:r>
          </m:e>
          <m:sub>
            <m:r>
              <w:del w:id="1141" w:author="arun kumar" w:date="2026-07-27T19:28:00Z" w16du:dateUtc="2026-07-27T11:28:00Z">
                <m:rPr>
                  <m:sty m:val="bi"/>
                </m:rPr>
                <w:rPr>
                  <w:rFonts w:ascii="Cambria Math" w:eastAsia="Times New Roman" w:hAnsi="Cambria Math"/>
                  <w:kern w:val="0"/>
                  <w:lang w:bidi="ar-SA"/>
                  <w14:ligatures w14:val="none"/>
                </w:rPr>
                <m:t>flighthours</m:t>
              </w:del>
            </m:r>
          </m:sub>
          <m:sup>
            <m:r>
              <w:del w:id="1142" w:author="arun kumar" w:date="2026-07-27T19:28:00Z" w16du:dateUtc="2026-07-27T11:28:00Z">
                <m:rPr>
                  <m:sty m:val="bi"/>
                </m:rPr>
                <w:rPr>
                  <w:rFonts w:ascii="Cambria Math" w:eastAsia="Times New Roman" w:hAnsi="Cambria Math"/>
                  <w:kern w:val="0"/>
                  <w:lang w:bidi="ar-SA"/>
                  <w14:ligatures w14:val="none"/>
                </w:rPr>
                <m:t>i</m:t>
              </w:del>
            </m:r>
          </m:sup>
        </m:sSubSup>
      </m:oMath>
      <w:del w:id="1143" w:author="arun kumar" w:date="2026-07-27T19:28:00Z" w16du:dateUtc="2026-07-27T11:28:00Z">
        <w:r w:rsidR="00F8758A" w:rsidDel="0038120F">
          <w:rPr>
            <w:rFonts w:eastAsia="Times New Roman"/>
            <w:bCs/>
            <w:kern w:val="0"/>
            <w:lang w:bidi="ar-SA"/>
            <w14:ligatures w14:val="none"/>
          </w:rPr>
          <w:delText xml:space="preserve"> : Binary variable set to 1 if the flight check is triggered by flight hours, 0 if otherwise</w:delText>
        </w:r>
      </w:del>
    </w:p>
    <w:p w14:paraId="1B5B9A4B" w14:textId="3C638354" w:rsidR="001E2140" w:rsidRPr="005A23F4" w:rsidDel="0038120F" w:rsidRDefault="00000000" w:rsidP="001E2140">
      <w:pPr>
        <w:spacing w:line="259" w:lineRule="auto"/>
        <w:ind w:left="720"/>
        <w:jc w:val="left"/>
        <w:rPr>
          <w:del w:id="1144" w:author="arun kumar" w:date="2026-07-27T19:28:00Z" w16du:dateUtc="2026-07-27T11:28:00Z"/>
          <w:rFonts w:eastAsia="Times New Roman"/>
          <w:kern w:val="0"/>
          <w:lang w:bidi="ar-SA"/>
          <w14:ligatures w14:val="none"/>
        </w:rPr>
      </w:pPr>
      <m:oMath>
        <m:sSub>
          <m:sSubPr>
            <m:ctrlPr>
              <w:del w:id="1145" w:author="arun kumar" w:date="2026-07-27T19:28:00Z" w16du:dateUtc="2026-07-27T11:28:00Z">
                <w:rPr>
                  <w:rFonts w:ascii="Cambria Math" w:eastAsia="Times New Roman" w:hAnsi="Cambria Math"/>
                  <w:b/>
                  <w:bCs/>
                  <w:i/>
                  <w:kern w:val="0"/>
                  <w:lang w:bidi="ar-SA"/>
                  <w14:ligatures w14:val="none"/>
                </w:rPr>
              </w:del>
            </m:ctrlPr>
          </m:sSubPr>
          <m:e>
            <m:sSub>
              <m:sSubPr>
                <m:ctrlPr>
                  <w:del w:id="1146" w:author="arun kumar" w:date="2026-07-27T19:28:00Z" w16du:dateUtc="2026-07-27T11:28:00Z">
                    <w:rPr>
                      <w:rFonts w:ascii="Cambria Math" w:eastAsia="Times New Roman" w:hAnsi="Cambria Math"/>
                      <w:b/>
                      <w:bCs/>
                      <w:i/>
                      <w:kern w:val="0"/>
                      <w:lang w:bidi="ar-SA"/>
                      <w14:ligatures w14:val="none"/>
                    </w:rPr>
                  </w:del>
                </m:ctrlPr>
              </m:sSubPr>
              <m:e>
                <m:r>
                  <w:del w:id="1147" w:author="arun kumar" w:date="2026-07-27T19:28:00Z" w16du:dateUtc="2026-07-27T11:28:00Z">
                    <m:rPr>
                      <m:sty m:val="bi"/>
                    </m:rPr>
                    <w:rPr>
                      <w:rFonts w:ascii="Cambria Math" w:eastAsia="Times New Roman" w:hAnsi="Cambria Math"/>
                      <w:kern w:val="0"/>
                      <w:lang w:bidi="ar-SA"/>
                      <w14:ligatures w14:val="none"/>
                    </w:rPr>
                    <m:t>MaxFlyingHours</m:t>
                  </w:del>
                </m:r>
              </m:e>
              <m:sub>
                <m:r>
                  <w:del w:id="1148" w:author="arun kumar" w:date="2026-07-27T19:28:00Z" w16du:dateUtc="2026-07-27T11:28:00Z">
                    <m:rPr>
                      <m:sty m:val="bi"/>
                    </m:rPr>
                    <w:rPr>
                      <w:rFonts w:ascii="Cambria Math" w:eastAsia="Times New Roman" w:hAnsi="Cambria Math"/>
                      <w:kern w:val="0"/>
                      <w:lang w:bidi="ar-SA"/>
                      <w14:ligatures w14:val="none"/>
                    </w:rPr>
                    <m:t>ik</m:t>
                  </w:del>
                </m:r>
              </m:sub>
            </m:sSub>
          </m:e>
          <m:sub/>
        </m:sSub>
      </m:oMath>
      <w:del w:id="1149" w:author="arun kumar" w:date="2026-07-27T19:28:00Z" w16du:dateUtc="2026-07-27T11:28:00Z">
        <w:r w:rsidR="001E2140" w:rsidRPr="005A23F4" w:rsidDel="0038120F">
          <w:rPr>
            <w:rFonts w:eastAsia="Times New Roman"/>
            <w:b/>
            <w:bCs/>
            <w:kern w:val="0"/>
            <w:lang w:bidi="ar-SA"/>
            <w14:ligatures w14:val="none"/>
          </w:rPr>
          <w:delText>​</w:delText>
        </w:r>
        <w:r w:rsidR="001E2140" w:rsidRPr="005A23F4" w:rsidDel="0038120F">
          <w:rPr>
            <w:rFonts w:eastAsia="Times New Roman"/>
            <w:kern w:val="0"/>
            <w:lang w:bidi="ar-SA"/>
            <w14:ligatures w14:val="none"/>
          </w:rPr>
          <w:delText xml:space="preserve">: </w:delText>
        </w:r>
        <w:r w:rsidR="001E2140" w:rsidDel="0038120F">
          <w:rPr>
            <w:rFonts w:eastAsia="Times New Roman"/>
            <w:kern w:val="0"/>
            <w:lang w:bidi="ar-SA"/>
            <w14:ligatures w14:val="none"/>
          </w:rPr>
          <w:delText>Integer variable reflecting the max nbr of flying hours for aircraft-i before the next check-k is due.</w:delText>
        </w:r>
      </w:del>
    </w:p>
    <w:p w14:paraId="243AE353" w14:textId="2F6B0F51" w:rsidR="001E2140" w:rsidDel="0038120F" w:rsidRDefault="00000000" w:rsidP="001E2140">
      <w:pPr>
        <w:spacing w:line="259" w:lineRule="auto"/>
        <w:ind w:left="720"/>
        <w:jc w:val="left"/>
        <w:rPr>
          <w:del w:id="1150" w:author="arun kumar" w:date="2026-07-27T19:28:00Z" w16du:dateUtc="2026-07-27T11:28:00Z"/>
          <w:rFonts w:eastAsia="Times New Roman"/>
          <w:bCs/>
          <w:kern w:val="0"/>
          <w:lang w:bidi="ar-SA"/>
          <w14:ligatures w14:val="none"/>
        </w:rPr>
      </w:pPr>
      <m:oMath>
        <m:sSub>
          <m:sSubPr>
            <m:ctrlPr>
              <w:del w:id="1151" w:author="arun kumar" w:date="2026-07-27T19:28:00Z" w16du:dateUtc="2026-07-27T11:28:00Z">
                <w:rPr>
                  <w:rFonts w:ascii="Cambria Math" w:eastAsia="Times New Roman" w:hAnsi="Cambria Math"/>
                  <w:b/>
                  <w:bCs/>
                  <w:i/>
                  <w:kern w:val="0"/>
                  <w:lang w:bidi="ar-SA"/>
                  <w14:ligatures w14:val="none"/>
                </w:rPr>
              </w:del>
            </m:ctrlPr>
          </m:sSubPr>
          <m:e>
            <m:sSub>
              <m:sSubPr>
                <m:ctrlPr>
                  <w:del w:id="1152" w:author="arun kumar" w:date="2026-07-27T19:28:00Z" w16du:dateUtc="2026-07-27T11:28:00Z">
                    <w:rPr>
                      <w:rFonts w:ascii="Cambria Math" w:eastAsia="Times New Roman" w:hAnsi="Cambria Math"/>
                      <w:b/>
                      <w:bCs/>
                      <w:i/>
                      <w:kern w:val="0"/>
                      <w:lang w:bidi="ar-SA"/>
                      <w14:ligatures w14:val="none"/>
                    </w:rPr>
                  </w:del>
                </m:ctrlPr>
              </m:sSubPr>
              <m:e>
                <m:r>
                  <w:del w:id="1153" w:author="arun kumar" w:date="2026-07-27T19:28:00Z" w16du:dateUtc="2026-07-27T11:28:00Z">
                    <m:rPr>
                      <m:sty m:val="bi"/>
                    </m:rPr>
                    <w:rPr>
                      <w:rFonts w:ascii="Cambria Math" w:eastAsia="Times New Roman" w:hAnsi="Cambria Math"/>
                      <w:kern w:val="0"/>
                      <w:lang w:bidi="ar-SA"/>
                      <w14:ligatures w14:val="none"/>
                    </w:rPr>
                    <m:t>MaxFlightCycles</m:t>
                  </w:del>
                </m:r>
              </m:e>
              <m:sub>
                <m:r>
                  <w:del w:id="1154" w:author="arun kumar" w:date="2026-07-27T19:28:00Z" w16du:dateUtc="2026-07-27T11:28:00Z">
                    <m:rPr>
                      <m:sty m:val="bi"/>
                    </m:rPr>
                    <w:rPr>
                      <w:rFonts w:ascii="Cambria Math" w:eastAsia="Times New Roman" w:hAnsi="Cambria Math"/>
                      <w:kern w:val="0"/>
                      <w:lang w:bidi="ar-SA"/>
                      <w14:ligatures w14:val="none"/>
                    </w:rPr>
                    <m:t>ik</m:t>
                  </w:del>
                </m:r>
              </m:sub>
            </m:sSub>
          </m:e>
          <m:sub/>
        </m:sSub>
      </m:oMath>
      <w:del w:id="1155" w:author="arun kumar" w:date="2026-07-27T19:28:00Z" w16du:dateUtc="2026-07-27T11:28:00Z">
        <w:r w:rsidR="001E2140" w:rsidRPr="005A23F4" w:rsidDel="0038120F">
          <w:rPr>
            <w:rFonts w:eastAsia="Times New Roman"/>
            <w:b/>
            <w:bCs/>
            <w:kern w:val="0"/>
            <w:lang w:bidi="ar-SA"/>
            <w14:ligatures w14:val="none"/>
          </w:rPr>
          <w:delText>​</w:delText>
        </w:r>
        <w:r w:rsidR="001E2140" w:rsidRPr="005A23F4" w:rsidDel="0038120F">
          <w:rPr>
            <w:rFonts w:eastAsia="Times New Roman"/>
            <w:kern w:val="0"/>
            <w:lang w:bidi="ar-SA"/>
            <w14:ligatures w14:val="none"/>
          </w:rPr>
          <w:delText xml:space="preserve">: </w:delText>
        </w:r>
        <w:r w:rsidR="001E2140" w:rsidDel="0038120F">
          <w:rPr>
            <w:rFonts w:eastAsia="Times New Roman"/>
            <w:kern w:val="0"/>
            <w:lang w:bidi="ar-SA"/>
            <w14:ligatures w14:val="none"/>
          </w:rPr>
          <w:delText>Integer variable reflecting the max flight cycles for aircraft-i before the next check-k is due.</w:delText>
        </w:r>
      </w:del>
    </w:p>
    <w:p w14:paraId="022FA3D9" w14:textId="3089BAEB" w:rsidR="001E2140" w:rsidDel="0038120F" w:rsidRDefault="00000000" w:rsidP="001E2140">
      <w:pPr>
        <w:spacing w:line="259" w:lineRule="auto"/>
        <w:ind w:left="720"/>
        <w:jc w:val="left"/>
        <w:rPr>
          <w:del w:id="1156" w:author="arun kumar" w:date="2026-07-27T19:28:00Z" w16du:dateUtc="2026-07-27T11:28:00Z"/>
          <w:rFonts w:eastAsia="Times New Roman"/>
          <w:kern w:val="0"/>
          <w:lang w:bidi="ar-SA"/>
          <w14:ligatures w14:val="none"/>
        </w:rPr>
      </w:pPr>
      <m:oMath>
        <m:sSub>
          <m:sSubPr>
            <m:ctrlPr>
              <w:del w:id="1157" w:author="arun kumar" w:date="2026-07-27T19:28:00Z" w16du:dateUtc="2026-07-27T11:28:00Z">
                <w:rPr>
                  <w:rFonts w:ascii="Cambria Math" w:eastAsia="Times New Roman" w:hAnsi="Cambria Math"/>
                  <w:b/>
                  <w:bCs/>
                  <w:i/>
                  <w:kern w:val="0"/>
                  <w:lang w:bidi="ar-SA"/>
                  <w14:ligatures w14:val="none"/>
                </w:rPr>
              </w:del>
            </m:ctrlPr>
          </m:sSubPr>
          <m:e>
            <m:sSub>
              <m:sSubPr>
                <m:ctrlPr>
                  <w:del w:id="1158" w:author="arun kumar" w:date="2026-07-27T19:28:00Z" w16du:dateUtc="2026-07-27T11:28:00Z">
                    <w:rPr>
                      <w:rFonts w:ascii="Cambria Math" w:eastAsia="Times New Roman" w:hAnsi="Cambria Math"/>
                      <w:b/>
                      <w:bCs/>
                      <w:i/>
                      <w:kern w:val="0"/>
                      <w:lang w:bidi="ar-SA"/>
                      <w14:ligatures w14:val="none"/>
                    </w:rPr>
                  </w:del>
                </m:ctrlPr>
              </m:sSubPr>
              <m:e>
                <m:r>
                  <w:del w:id="1159" w:author="arun kumar" w:date="2026-07-27T19:28:00Z" w16du:dateUtc="2026-07-27T11:28:00Z">
                    <m:rPr>
                      <m:sty m:val="bi"/>
                    </m:rPr>
                    <w:rPr>
                      <w:rFonts w:ascii="Cambria Math" w:eastAsia="Times New Roman" w:hAnsi="Cambria Math"/>
                      <w:kern w:val="0"/>
                      <w:lang w:bidi="ar-SA"/>
                      <w14:ligatures w14:val="none"/>
                    </w:rPr>
                    <m:t>Maxdays</m:t>
                  </w:del>
                </m:r>
              </m:e>
              <m:sub>
                <m:r>
                  <w:del w:id="1160" w:author="arun kumar" w:date="2026-07-27T19:28:00Z" w16du:dateUtc="2026-07-27T11:28:00Z">
                    <m:rPr>
                      <m:sty m:val="bi"/>
                    </m:rPr>
                    <w:rPr>
                      <w:rFonts w:ascii="Cambria Math" w:eastAsia="Times New Roman" w:hAnsi="Cambria Math"/>
                      <w:kern w:val="0"/>
                      <w:lang w:bidi="ar-SA"/>
                      <w14:ligatures w14:val="none"/>
                    </w:rPr>
                    <m:t>ik</m:t>
                  </w:del>
                </m:r>
              </m:sub>
            </m:sSub>
          </m:e>
          <m:sub/>
        </m:sSub>
      </m:oMath>
      <w:del w:id="1161" w:author="arun kumar" w:date="2026-07-27T19:28:00Z" w16du:dateUtc="2026-07-27T11:28:00Z">
        <w:r w:rsidR="001E2140" w:rsidRPr="005A23F4" w:rsidDel="0038120F">
          <w:rPr>
            <w:rFonts w:eastAsia="Times New Roman"/>
            <w:b/>
            <w:bCs/>
            <w:kern w:val="0"/>
            <w:lang w:bidi="ar-SA"/>
            <w14:ligatures w14:val="none"/>
          </w:rPr>
          <w:delText>​</w:delText>
        </w:r>
        <w:r w:rsidR="001E2140" w:rsidRPr="005A23F4" w:rsidDel="0038120F">
          <w:rPr>
            <w:rFonts w:eastAsia="Times New Roman"/>
            <w:kern w:val="0"/>
            <w:lang w:bidi="ar-SA"/>
            <w14:ligatures w14:val="none"/>
          </w:rPr>
          <w:delText xml:space="preserve">: </w:delText>
        </w:r>
        <w:r w:rsidR="001E2140" w:rsidDel="0038120F">
          <w:rPr>
            <w:rFonts w:eastAsia="Times New Roman"/>
            <w:kern w:val="0"/>
            <w:lang w:bidi="ar-SA"/>
            <w14:ligatures w14:val="none"/>
          </w:rPr>
          <w:delText>Integer variable reflecting the max days for aircraft-i before the next check-k is due.</w:delText>
        </w:r>
      </w:del>
    </w:p>
    <w:p w14:paraId="22CFAC7D" w14:textId="4D01466E" w:rsidR="00B71F50" w:rsidDel="0038120F" w:rsidRDefault="00000000" w:rsidP="001A5BB2">
      <w:pPr>
        <w:spacing w:line="259" w:lineRule="auto"/>
        <w:ind w:left="720"/>
        <w:jc w:val="left"/>
        <w:rPr>
          <w:del w:id="1162" w:author="arun kumar" w:date="2026-07-27T19:28:00Z" w16du:dateUtc="2026-07-27T11:28:00Z"/>
          <w:rFonts w:eastAsia="Times New Roman"/>
          <w:bCs/>
          <w:kern w:val="0"/>
          <w:lang w:bidi="ar-SA"/>
          <w14:ligatures w14:val="none"/>
        </w:rPr>
      </w:pPr>
      <m:oMath>
        <m:sSubSup>
          <m:sSubSupPr>
            <m:ctrlPr>
              <w:del w:id="1163" w:author="arun kumar" w:date="2026-07-27T19:28:00Z" w16du:dateUtc="2026-07-27T11:28:00Z">
                <w:rPr>
                  <w:rFonts w:ascii="Cambria Math" w:eastAsia="Times New Roman" w:hAnsi="Cambria Math"/>
                  <w:b/>
                  <w:bCs/>
                  <w:i/>
                  <w:kern w:val="0"/>
                  <w:lang w:bidi="ar-SA"/>
                  <w14:ligatures w14:val="none"/>
                </w:rPr>
              </w:del>
            </m:ctrlPr>
          </m:sSubSupPr>
          <m:e>
            <m:r>
              <w:del w:id="1164" w:author="arun kumar" w:date="2026-07-27T19:28:00Z" w16du:dateUtc="2026-07-27T11:28:00Z">
                <m:rPr>
                  <m:sty m:val="bi"/>
                </m:rPr>
                <w:rPr>
                  <w:rFonts w:ascii="Cambria Math" w:eastAsia="Times New Roman" w:hAnsi="Cambria Math"/>
                  <w:kern w:val="0"/>
                  <w:lang w:bidi="ar-SA"/>
                  <w14:ligatures w14:val="none"/>
                </w:rPr>
                <m:t>δ</m:t>
              </w:del>
            </m:r>
          </m:e>
          <m:sub>
            <m:r>
              <w:del w:id="1165" w:author="arun kumar" w:date="2026-07-27T19:28:00Z" w16du:dateUtc="2026-07-27T11:28:00Z">
                <m:rPr>
                  <m:sty m:val="bi"/>
                </m:rPr>
                <w:rPr>
                  <w:rFonts w:ascii="Cambria Math" w:eastAsia="Times New Roman" w:hAnsi="Cambria Math"/>
                  <w:kern w:val="0"/>
                  <w:lang w:bidi="ar-SA"/>
                  <w14:ligatures w14:val="none"/>
                </w:rPr>
                <m:t>i</m:t>
              </w:del>
            </m:r>
          </m:sub>
          <m:sup>
            <m:r>
              <w:del w:id="1166" w:author="arun kumar" w:date="2026-07-27T19:28:00Z" w16du:dateUtc="2026-07-27T11:28:00Z">
                <m:rPr>
                  <m:sty m:val="bi"/>
                </m:rPr>
                <w:rPr>
                  <w:rFonts w:ascii="Cambria Math" w:eastAsia="Times New Roman" w:hAnsi="Cambria Math"/>
                  <w:kern w:val="0"/>
                  <w:lang w:bidi="ar-SA"/>
                  <w14:ligatures w14:val="none"/>
                </w:rPr>
                <m:t>A</m:t>
              </w:del>
            </m:r>
          </m:sup>
        </m:sSubSup>
      </m:oMath>
      <w:del w:id="1167" w:author="arun kumar" w:date="2026-07-27T19:28:00Z" w16du:dateUtc="2026-07-27T11:28:00Z">
        <w:r w:rsidR="001C2937" w:rsidRPr="001C2937" w:rsidDel="0038120F">
          <w:rPr>
            <w:rFonts w:eastAsia="Times New Roman"/>
            <w:b/>
            <w:bCs/>
            <w:kern w:val="0"/>
            <w:lang w:bidi="ar-SA"/>
            <w14:ligatures w14:val="none"/>
          </w:rPr>
          <w:delText>​,</w:delText>
        </w:r>
        <w:r w:rsidR="00884CC3" w:rsidDel="0038120F">
          <w:rPr>
            <w:rFonts w:eastAsia="Times New Roman"/>
            <w:b/>
            <w:bCs/>
            <w:kern w:val="0"/>
            <w:lang w:bidi="ar-SA"/>
            <w14:ligatures w14:val="none"/>
          </w:rPr>
          <w:delText xml:space="preserve"> </w:delText>
        </w:r>
      </w:del>
      <m:oMath>
        <m:sSubSup>
          <m:sSubSupPr>
            <m:ctrlPr>
              <w:del w:id="1168" w:author="arun kumar" w:date="2026-07-27T19:28:00Z" w16du:dateUtc="2026-07-27T11:28:00Z">
                <w:rPr>
                  <w:rFonts w:ascii="Cambria Math" w:eastAsia="Times New Roman" w:hAnsi="Cambria Math"/>
                  <w:b/>
                  <w:bCs/>
                  <w:i/>
                  <w:kern w:val="0"/>
                  <w:lang w:bidi="ar-SA"/>
                  <w14:ligatures w14:val="none"/>
                </w:rPr>
              </w:del>
            </m:ctrlPr>
          </m:sSubSupPr>
          <m:e>
            <m:r>
              <w:del w:id="1169" w:author="arun kumar" w:date="2026-07-27T19:28:00Z" w16du:dateUtc="2026-07-27T11:28:00Z">
                <m:rPr>
                  <m:sty m:val="bi"/>
                </m:rPr>
                <w:rPr>
                  <w:rFonts w:ascii="Cambria Math" w:eastAsia="Times New Roman" w:hAnsi="Cambria Math"/>
                  <w:kern w:val="0"/>
                  <w:lang w:bidi="ar-SA"/>
                  <w14:ligatures w14:val="none"/>
                </w:rPr>
                <m:t>δ</m:t>
              </w:del>
            </m:r>
          </m:e>
          <m:sub>
            <m:r>
              <w:del w:id="1170" w:author="arun kumar" w:date="2026-07-27T19:28:00Z" w16du:dateUtc="2026-07-27T11:28:00Z">
                <m:rPr>
                  <m:sty m:val="bi"/>
                </m:rPr>
                <w:rPr>
                  <w:rFonts w:ascii="Cambria Math" w:eastAsia="Times New Roman" w:hAnsi="Cambria Math"/>
                  <w:kern w:val="0"/>
                  <w:lang w:bidi="ar-SA"/>
                  <w14:ligatures w14:val="none"/>
                </w:rPr>
                <m:t>i</m:t>
              </w:del>
            </m:r>
          </m:sub>
          <m:sup>
            <m:r>
              <w:del w:id="1171" w:author="arun kumar" w:date="2026-07-27T19:28:00Z" w16du:dateUtc="2026-07-27T11:28:00Z">
                <m:rPr>
                  <m:sty m:val="bi"/>
                </m:rPr>
                <w:rPr>
                  <w:rFonts w:ascii="Cambria Math" w:eastAsia="Times New Roman" w:hAnsi="Cambria Math"/>
                  <w:kern w:val="0"/>
                  <w:lang w:bidi="ar-SA"/>
                  <w14:ligatures w14:val="none"/>
                </w:rPr>
                <m:t>B</m:t>
              </w:del>
            </m:r>
          </m:sup>
        </m:sSubSup>
      </m:oMath>
      <w:del w:id="1172" w:author="arun kumar" w:date="2026-07-27T19:28:00Z" w16du:dateUtc="2026-07-27T11:28:00Z">
        <w:r w:rsidR="001C2937" w:rsidRPr="001C2937" w:rsidDel="0038120F">
          <w:rPr>
            <w:rFonts w:eastAsia="Times New Roman"/>
            <w:b/>
            <w:bCs/>
            <w:kern w:val="0"/>
            <w:lang w:bidi="ar-SA"/>
            <w14:ligatures w14:val="none"/>
          </w:rPr>
          <w:delText>​,</w:delText>
        </w:r>
      </w:del>
      <m:oMath>
        <m:sSubSup>
          <m:sSubSupPr>
            <m:ctrlPr>
              <w:del w:id="1173" w:author="arun kumar" w:date="2026-07-27T19:28:00Z" w16du:dateUtc="2026-07-27T11:28:00Z">
                <w:rPr>
                  <w:rFonts w:ascii="Cambria Math" w:eastAsia="Times New Roman" w:hAnsi="Cambria Math"/>
                  <w:b/>
                  <w:bCs/>
                  <w:i/>
                  <w:kern w:val="0"/>
                  <w:lang w:bidi="ar-SA"/>
                  <w14:ligatures w14:val="none"/>
                </w:rPr>
              </w:del>
            </m:ctrlPr>
          </m:sSubSupPr>
          <m:e>
            <m:r>
              <w:del w:id="1174" w:author="arun kumar" w:date="2026-07-27T19:28:00Z" w16du:dateUtc="2026-07-27T11:28:00Z">
                <m:rPr>
                  <m:sty m:val="bi"/>
                </m:rPr>
                <w:rPr>
                  <w:rFonts w:ascii="Cambria Math" w:eastAsia="Times New Roman" w:hAnsi="Cambria Math"/>
                  <w:kern w:val="0"/>
                  <w:lang w:bidi="ar-SA"/>
                  <w14:ligatures w14:val="none"/>
                </w:rPr>
                <m:t>δ</m:t>
              </w:del>
            </m:r>
          </m:e>
          <m:sub>
            <m:r>
              <w:del w:id="1175" w:author="arun kumar" w:date="2026-07-27T19:28:00Z" w16du:dateUtc="2026-07-27T11:28:00Z">
                <m:rPr>
                  <m:sty m:val="bi"/>
                </m:rPr>
                <w:rPr>
                  <w:rFonts w:ascii="Cambria Math" w:eastAsia="Times New Roman" w:hAnsi="Cambria Math"/>
                  <w:kern w:val="0"/>
                  <w:lang w:bidi="ar-SA"/>
                  <w14:ligatures w14:val="none"/>
                </w:rPr>
                <m:t>i</m:t>
              </w:del>
            </m:r>
          </m:sub>
          <m:sup>
            <m:r>
              <w:del w:id="1176" w:author="arun kumar" w:date="2026-07-27T19:28:00Z" w16du:dateUtc="2026-07-27T11:28:00Z">
                <m:rPr>
                  <m:sty m:val="bi"/>
                </m:rPr>
                <w:rPr>
                  <w:rFonts w:ascii="Cambria Math" w:eastAsia="Times New Roman" w:hAnsi="Cambria Math"/>
                  <w:kern w:val="0"/>
                  <w:lang w:bidi="ar-SA"/>
                  <w14:ligatures w14:val="none"/>
                </w:rPr>
                <m:t>C</m:t>
              </w:del>
            </m:r>
          </m:sup>
        </m:sSubSup>
      </m:oMath>
      <w:del w:id="1177" w:author="arun kumar" w:date="2026-07-27T19:28:00Z" w16du:dateUtc="2026-07-27T11:28:00Z">
        <w:r w:rsidR="001C2937" w:rsidRPr="001C2937" w:rsidDel="0038120F">
          <w:rPr>
            <w:rFonts w:eastAsia="Times New Roman"/>
            <w:b/>
            <w:bCs/>
            <w:kern w:val="0"/>
            <w:lang w:bidi="ar-SA"/>
            <w14:ligatures w14:val="none"/>
          </w:rPr>
          <w:delText>​,</w:delText>
        </w:r>
      </w:del>
      <m:oMath>
        <m:sSubSup>
          <m:sSubSupPr>
            <m:ctrlPr>
              <w:del w:id="1178" w:author="arun kumar" w:date="2026-07-27T19:28:00Z" w16du:dateUtc="2026-07-27T11:28:00Z">
                <w:rPr>
                  <w:rFonts w:ascii="Cambria Math" w:eastAsia="Times New Roman" w:hAnsi="Cambria Math"/>
                  <w:b/>
                  <w:bCs/>
                  <w:i/>
                  <w:kern w:val="0"/>
                  <w:lang w:bidi="ar-SA"/>
                  <w14:ligatures w14:val="none"/>
                </w:rPr>
              </w:del>
            </m:ctrlPr>
          </m:sSubSupPr>
          <m:e>
            <m:r>
              <w:del w:id="1179" w:author="arun kumar" w:date="2026-07-27T19:28:00Z" w16du:dateUtc="2026-07-27T11:28:00Z">
                <m:rPr>
                  <m:sty m:val="bi"/>
                </m:rPr>
                <w:rPr>
                  <w:rFonts w:ascii="Cambria Math" w:eastAsia="Times New Roman" w:hAnsi="Cambria Math"/>
                  <w:kern w:val="0"/>
                  <w:lang w:bidi="ar-SA"/>
                  <w14:ligatures w14:val="none"/>
                </w:rPr>
                <m:t>δ</m:t>
              </w:del>
            </m:r>
          </m:e>
          <m:sub>
            <m:r>
              <w:del w:id="1180" w:author="arun kumar" w:date="2026-07-27T19:28:00Z" w16du:dateUtc="2026-07-27T11:28:00Z">
                <m:rPr>
                  <m:sty m:val="bi"/>
                </m:rPr>
                <w:rPr>
                  <w:rFonts w:ascii="Cambria Math" w:eastAsia="Times New Roman" w:hAnsi="Cambria Math"/>
                  <w:kern w:val="0"/>
                  <w:lang w:bidi="ar-SA"/>
                  <w14:ligatures w14:val="none"/>
                </w:rPr>
                <m:t>i</m:t>
              </w:del>
            </m:r>
          </m:sub>
          <m:sup>
            <m:r>
              <w:del w:id="1181" w:author="arun kumar" w:date="2026-07-27T19:28:00Z" w16du:dateUtc="2026-07-27T11:28:00Z">
                <m:rPr>
                  <m:sty m:val="bi"/>
                </m:rPr>
                <w:rPr>
                  <w:rFonts w:ascii="Cambria Math" w:eastAsia="Times New Roman" w:hAnsi="Cambria Math"/>
                  <w:kern w:val="0"/>
                  <w:lang w:bidi="ar-SA"/>
                  <w14:ligatures w14:val="none"/>
                </w:rPr>
                <m:t>D</m:t>
              </w:del>
            </m:r>
          </m:sup>
        </m:sSubSup>
      </m:oMath>
      <w:del w:id="1182" w:author="arun kumar" w:date="2026-07-27T19:28:00Z" w16du:dateUtc="2026-07-27T11:28:00Z">
        <w:r w:rsidR="001C2937" w:rsidRPr="001C2937" w:rsidDel="0038120F">
          <w:rPr>
            <w:rFonts w:eastAsia="Times New Roman"/>
            <w:b/>
            <w:bCs/>
            <w:kern w:val="0"/>
            <w:lang w:bidi="ar-SA"/>
            <w14:ligatures w14:val="none"/>
          </w:rPr>
          <w:delText>​</w:delText>
        </w:r>
        <w:r w:rsidR="001C2937" w:rsidRPr="001C2937" w:rsidDel="0038120F">
          <w:rPr>
            <w:rFonts w:eastAsia="Times New Roman"/>
            <w:bCs/>
            <w:kern w:val="0"/>
            <w:lang w:bidi="ar-SA"/>
            <w14:ligatures w14:val="none"/>
          </w:rPr>
          <w:delText>: Binary variables indicating if aircraft</w:delText>
        </w:r>
        <w:r w:rsidR="003E0263" w:rsidDel="0038120F">
          <w:rPr>
            <w:rFonts w:eastAsia="Times New Roman"/>
            <w:bCs/>
            <w:kern w:val="0"/>
            <w:lang w:bidi="ar-SA"/>
            <w14:ligatures w14:val="none"/>
          </w:rPr>
          <w:delText>-</w:delText>
        </w:r>
        <w:r w:rsidR="001C2937" w:rsidRPr="001C2937" w:rsidDel="0038120F">
          <w:rPr>
            <w:rFonts w:eastAsia="Times New Roman"/>
            <w:bCs/>
            <w:kern w:val="0"/>
            <w:lang w:bidi="ar-SA"/>
            <w14:ligatures w14:val="none"/>
          </w:rPr>
          <w:delText>i has reached the maximum days for A-check, B-check, C-check, or D-check, respectively.</w:delText>
        </w:r>
      </w:del>
    </w:p>
    <w:tbl>
      <w:tblPr>
        <w:tblStyle w:val="TableGrid"/>
        <w:tblW w:w="9438" w:type="dxa"/>
        <w:tblInd w:w="720" w:type="dxa"/>
        <w:tblLook w:val="04A0" w:firstRow="1" w:lastRow="0" w:firstColumn="1" w:lastColumn="0" w:noHBand="0" w:noVBand="1"/>
        <w:tblPrChange w:id="1183" w:author="arun kumar" w:date="2026-07-27T20:02:00Z" w16du:dateUtc="2026-07-27T12:02:00Z">
          <w:tblPr>
            <w:tblStyle w:val="TableGrid"/>
            <w:tblW w:w="0" w:type="auto"/>
            <w:tblInd w:w="720" w:type="dxa"/>
            <w:tblLook w:val="04A0" w:firstRow="1" w:lastRow="0" w:firstColumn="1" w:lastColumn="0" w:noHBand="0" w:noVBand="1"/>
          </w:tblPr>
        </w:tblPrChange>
      </w:tblPr>
      <w:tblGrid>
        <w:gridCol w:w="895"/>
        <w:gridCol w:w="8543"/>
        <w:tblGridChange w:id="1184">
          <w:tblGrid>
            <w:gridCol w:w="895"/>
            <w:gridCol w:w="3102"/>
            <w:gridCol w:w="4633"/>
            <w:gridCol w:w="808"/>
          </w:tblGrid>
        </w:tblGridChange>
      </w:tblGrid>
      <w:tr w:rsidR="0038120F" w14:paraId="364BF75E" w14:textId="77777777" w:rsidTr="00813605">
        <w:trPr>
          <w:trHeight w:val="1216"/>
          <w:ins w:id="1185" w:author="arun kumar" w:date="2026-07-27T19:28:00Z" w16du:dateUtc="2026-07-27T11:28:00Z"/>
          <w:trPrChange w:id="1186" w:author="arun kumar" w:date="2026-07-27T20:02:00Z" w16du:dateUtc="2026-07-27T12:02:00Z">
            <w:trPr>
              <w:gridAfter w:val="0"/>
            </w:trPr>
          </w:trPrChange>
        </w:trPr>
        <w:tc>
          <w:tcPr>
            <w:tcW w:w="895" w:type="dxa"/>
            <w:tcPrChange w:id="1187" w:author="arun kumar" w:date="2026-07-27T20:02:00Z" w16du:dateUtc="2026-07-27T12:02:00Z">
              <w:tcPr>
                <w:tcW w:w="4675" w:type="dxa"/>
                <w:gridSpan w:val="2"/>
              </w:tcPr>
            </w:tcPrChange>
          </w:tcPr>
          <w:p w14:paraId="6BB1B693" w14:textId="72E86933" w:rsidR="0038120F" w:rsidRDefault="00813605" w:rsidP="00260D10">
            <w:pPr>
              <w:spacing w:line="259" w:lineRule="auto"/>
              <w:jc w:val="left"/>
              <w:rPr>
                <w:ins w:id="1188" w:author="arun kumar" w:date="2026-07-27T19:28:00Z" w16du:dateUtc="2026-07-27T11:28:00Z"/>
                <w:rFonts w:eastAsia="Times New Roman"/>
                <w:bCs/>
                <w:kern w:val="0"/>
                <w:lang w:bidi="ar-SA"/>
                <w14:ligatures w14:val="none"/>
              </w:rPr>
            </w:pPr>
            <m:oMathPara>
              <m:oMath>
                <m:sSub>
                  <m:sSubPr>
                    <m:ctrlPr>
                      <w:ins w:id="1189" w:author="arun kumar" w:date="2026-07-27T19:56:00Z" w16du:dateUtc="2026-07-27T11:56:00Z">
                        <w:rPr>
                          <w:rFonts w:ascii="Cambria Math" w:hAnsi="Cambria Math" w:cstheme="minorBidi"/>
                        </w:rPr>
                      </w:ins>
                    </m:ctrlPr>
                  </m:sSubPr>
                  <m:e>
                    <m:r>
                      <w:ins w:id="1190" w:author="arun kumar" w:date="2026-07-27T19:56:00Z" w16du:dateUtc="2026-07-27T11:56:00Z">
                        <w:rPr>
                          <w:rFonts w:ascii="Cambria Math" w:hAnsi="Cambria Math" w:cstheme="minorBidi"/>
                        </w:rPr>
                        <m:t>x</m:t>
                      </w:ins>
                    </m:r>
                  </m:e>
                  <m:sub>
                    <m:r>
                      <w:ins w:id="1191" w:author="arun kumar" w:date="2026-07-27T19:56:00Z" w16du:dateUtc="2026-07-27T11:56:00Z">
                        <w:rPr>
                          <w:rFonts w:ascii="Cambria Math" w:hAnsi="Cambria Math" w:cstheme="minorBidi"/>
                        </w:rPr>
                        <m:t>ij</m:t>
                      </w:ins>
                    </m:r>
                  </m:sub>
                </m:sSub>
              </m:oMath>
            </m:oMathPara>
          </w:p>
        </w:tc>
        <w:tc>
          <w:tcPr>
            <w:tcW w:w="8543" w:type="dxa"/>
            <w:tcPrChange w:id="1192" w:author="arun kumar" w:date="2026-07-27T20:02:00Z" w16du:dateUtc="2026-07-27T12:02:00Z">
              <w:tcPr>
                <w:tcW w:w="4675" w:type="dxa"/>
              </w:tcPr>
            </w:tcPrChange>
          </w:tcPr>
          <w:p w14:paraId="66AEF4C6" w14:textId="36F45E12" w:rsidR="0038120F" w:rsidRPr="00813605" w:rsidRDefault="00813605" w:rsidP="00260D10">
            <w:pPr>
              <w:spacing w:line="259" w:lineRule="auto"/>
              <w:jc w:val="left"/>
              <w:rPr>
                <w:ins w:id="1193" w:author="arun kumar" w:date="2026-07-27T19:57:00Z" w16du:dateUtc="2026-07-27T11:57:00Z"/>
                <w:rFonts w:eastAsia="Times New Roman"/>
              </w:rPr>
            </w:pPr>
            <m:oMathPara>
              <m:oMath>
                <m:sSub>
                  <m:sSubPr>
                    <m:ctrlPr>
                      <w:ins w:id="1194" w:author="arun kumar" w:date="2026-07-27T19:56:00Z" w16du:dateUtc="2026-07-27T11:56:00Z">
                        <w:rPr>
                          <w:rFonts w:ascii="Cambria Math" w:hAnsi="Cambria Math" w:cstheme="minorBidi"/>
                        </w:rPr>
                      </w:ins>
                    </m:ctrlPr>
                  </m:sSubPr>
                  <m:e>
                    <m:r>
                      <w:ins w:id="1195" w:author="arun kumar" w:date="2026-07-27T19:56:00Z" w16du:dateUtc="2026-07-27T11:56:00Z">
                        <w:rPr>
                          <w:rFonts w:ascii="Cambria Math" w:hAnsi="Cambria Math" w:cstheme="minorBidi"/>
                        </w:rPr>
                        <m:t>x</m:t>
                      </w:ins>
                    </m:r>
                  </m:e>
                  <m:sub>
                    <m:r>
                      <w:ins w:id="1196" w:author="arun kumar" w:date="2026-07-27T19:56:00Z" w16du:dateUtc="2026-07-27T11:56:00Z">
                        <w:rPr>
                          <w:rFonts w:ascii="Cambria Math" w:hAnsi="Cambria Math" w:cstheme="minorBidi"/>
                        </w:rPr>
                        <m:t>ij</m:t>
                      </w:ins>
                    </m:r>
                  </m:sub>
                </m:sSub>
                <m:r>
                  <w:ins w:id="1197" w:author="arun kumar" w:date="2026-07-27T19:56:00Z" w16du:dateUtc="2026-07-27T11:56:00Z">
                    <m:rPr>
                      <m:sty m:val="p"/>
                    </m:rPr>
                    <w:rPr>
                      <w:rFonts w:ascii="Cambria Math" w:hAnsi="Cambria Math" w:cstheme="minorBidi"/>
                    </w:rPr>
                    <m:t>=</m:t>
                  </w:ins>
                </m:r>
                <m:d>
                  <m:dPr>
                    <m:begChr m:val="{"/>
                    <m:endChr m:val=""/>
                    <m:ctrlPr>
                      <w:ins w:id="1198" w:author="arun kumar" w:date="2026-07-27T19:56:00Z" w16du:dateUtc="2026-07-27T11:56:00Z">
                        <w:rPr>
                          <w:rFonts w:ascii="Cambria Math" w:hAnsi="Cambria Math" w:cstheme="minorBidi"/>
                        </w:rPr>
                      </w:ins>
                    </m:ctrlPr>
                  </m:dPr>
                  <m:e>
                    <m:m>
                      <m:mPr>
                        <m:plcHide m:val="1"/>
                        <m:mcs>
                          <m:mc>
                            <m:mcPr>
                              <m:count m:val="2"/>
                              <m:mcJc m:val="center"/>
                            </m:mcPr>
                          </m:mc>
                        </m:mcs>
                        <m:ctrlPr>
                          <w:ins w:id="1199" w:author="arun kumar" w:date="2026-07-27T19:56:00Z" w16du:dateUtc="2026-07-27T11:56:00Z">
                            <w:rPr>
                              <w:rFonts w:ascii="Cambria Math" w:hAnsi="Cambria Math" w:cstheme="minorBidi"/>
                            </w:rPr>
                          </w:ins>
                        </m:ctrlPr>
                      </m:mPr>
                      <m:mr>
                        <m:e>
                          <m:r>
                            <w:ins w:id="1200" w:author="arun kumar" w:date="2026-07-27T19:56:00Z" w16du:dateUtc="2026-07-27T11:56:00Z">
                              <m:rPr>
                                <m:sty m:val="p"/>
                              </m:rPr>
                              <w:rPr>
                                <w:rFonts w:ascii="Cambria Math" w:hAnsi="Cambria Math" w:cstheme="minorBidi"/>
                              </w:rPr>
                              <m:t>1,</m:t>
                            </w:ins>
                          </m:r>
                        </m:e>
                        <m:e>
                          <m:r>
                            <w:ins w:id="1201" w:author="arun kumar" w:date="2026-07-27T19:56:00Z" w16du:dateUtc="2026-07-27T11:56:00Z">
                              <m:rPr>
                                <m:nor/>
                              </m:rPr>
                              <w:rPr>
                                <w:rFonts w:asciiTheme="minorHAnsi" w:hAnsiTheme="minorHAnsi" w:cstheme="minorBidi"/>
                              </w:rPr>
                              <m:t>if flight </m:t>
                            </w:ins>
                          </m:r>
                          <m:r>
                            <w:ins w:id="1202" w:author="arun kumar" w:date="2026-07-27T19:56:00Z" w16du:dateUtc="2026-07-27T11:56:00Z">
                              <w:rPr>
                                <w:rFonts w:ascii="Cambria Math" w:hAnsi="Cambria Math" w:cstheme="minorBidi"/>
                              </w:rPr>
                              <m:t>i</m:t>
                            </w:ins>
                          </m:r>
                          <m:r>
                            <w:ins w:id="1203" w:author="arun kumar" w:date="2026-07-27T19:56:00Z" w16du:dateUtc="2026-07-27T11:56:00Z">
                              <m:rPr>
                                <m:nor/>
                              </m:rPr>
                              <w:rPr>
                                <w:rFonts w:asciiTheme="minorHAnsi" w:hAnsiTheme="minorHAnsi" w:cstheme="minorBidi"/>
                              </w:rPr>
                              <m:t> is assigned to aircraft </m:t>
                            </w:ins>
                          </m:r>
                          <m:r>
                            <w:ins w:id="1204" w:author="arun kumar" w:date="2026-07-27T19:56:00Z" w16du:dateUtc="2026-07-27T11:56:00Z">
                              <w:rPr>
                                <w:rFonts w:ascii="Cambria Math" w:hAnsi="Cambria Math" w:cstheme="minorBidi"/>
                              </w:rPr>
                              <m:t>j</m:t>
                            </w:ins>
                          </m:r>
                          <m:r>
                            <w:ins w:id="1205" w:author="arun kumar" w:date="2026-07-27T19:56:00Z" w16du:dateUtc="2026-07-27T11:56:00Z">
                              <m:rPr>
                                <m:sty m:val="p"/>
                              </m:rPr>
                              <w:rPr>
                                <w:rFonts w:ascii="Cambria Math" w:hAnsi="Cambria Math" w:cstheme="minorBidi"/>
                              </w:rPr>
                              <m:t>,</m:t>
                            </w:ins>
                          </m:r>
                        </m:e>
                      </m:mr>
                      <m:mr>
                        <m:e>
                          <m:r>
                            <w:ins w:id="1206" w:author="arun kumar" w:date="2026-07-27T19:56:00Z" w16du:dateUtc="2026-07-27T11:56:00Z">
                              <m:rPr>
                                <m:sty m:val="p"/>
                              </m:rPr>
                              <w:rPr>
                                <w:rFonts w:ascii="Cambria Math" w:hAnsi="Cambria Math" w:cstheme="minorBidi"/>
                              </w:rPr>
                              <m:t>0,</m:t>
                            </w:ins>
                          </m:r>
                        </m:e>
                        <m:e>
                          <m:r>
                            <w:ins w:id="1207" w:author="arun kumar" w:date="2026-07-27T19:56:00Z" w16du:dateUtc="2026-07-27T11:56:00Z">
                              <m:rPr>
                                <m:nor/>
                              </m:rPr>
                              <w:rPr>
                                <w:rFonts w:asciiTheme="minorHAnsi" w:hAnsiTheme="minorHAnsi" w:cstheme="minorBidi"/>
                              </w:rPr>
                              <m:t>otherwise</m:t>
                            </w:ins>
                          </m:r>
                          <m:r>
                            <w:ins w:id="1208" w:author="arun kumar" w:date="2026-07-27T19:56:00Z" w16du:dateUtc="2026-07-27T11:56:00Z">
                              <m:rPr>
                                <m:sty m:val="p"/>
                              </m:rPr>
                              <w:rPr>
                                <w:rFonts w:ascii="Cambria Math" w:hAnsi="Cambria Math" w:cstheme="minorBidi"/>
                              </w:rPr>
                              <m:t>,</m:t>
                            </w:ins>
                          </m:r>
                        </m:e>
                      </m:mr>
                    </m:m>
                  </m:e>
                </m:d>
                <m:r>
                  <w:ins w:id="1209" w:author="arun kumar" w:date="2026-07-27T19:56:00Z" w16du:dateUtc="2026-07-27T11:56:00Z">
                    <m:rPr>
                      <m:sty m:val="p"/>
                    </m:rPr>
                    <w:rPr>
                      <w:rFonts w:ascii="Cambria Math" w:hAnsi="Cambria Math" w:cstheme="minorBidi"/>
                    </w:rPr>
                    <m:t> ∀</m:t>
                  </w:ins>
                </m:r>
                <m:r>
                  <w:ins w:id="1210" w:author="arun kumar" w:date="2026-07-27T19:56:00Z" w16du:dateUtc="2026-07-27T11:56:00Z">
                    <w:rPr>
                      <w:rFonts w:ascii="Cambria Math" w:hAnsi="Cambria Math" w:cstheme="minorBidi"/>
                    </w:rPr>
                    <m:t>i</m:t>
                  </w:ins>
                </m:r>
                <m:r>
                  <w:ins w:id="1211" w:author="arun kumar" w:date="2026-07-27T19:56:00Z" w16du:dateUtc="2026-07-27T11:56:00Z">
                    <m:rPr>
                      <m:scr m:val="script"/>
                      <m:sty m:val="p"/>
                    </m:rPr>
                    <w:rPr>
                      <w:rFonts w:ascii="Cambria Math" w:hAnsi="Cambria Math" w:cstheme="minorBidi"/>
                    </w:rPr>
                    <m:t>∈F,</m:t>
                  </w:ins>
                </m:r>
                <m:r>
                  <w:ins w:id="1212" w:author="arun kumar" w:date="2026-07-27T19:56:00Z" w16du:dateUtc="2026-07-27T11:56:00Z">
                    <m:rPr>
                      <m:nor/>
                    </m:rPr>
                    <w:rPr>
                      <w:rFonts w:asciiTheme="minorHAnsi" w:hAnsiTheme="minorHAnsi" w:cstheme="minorBidi"/>
                    </w:rPr>
                    <m:t> </m:t>
                  </w:ins>
                </m:r>
                <m:r>
                  <w:ins w:id="1213" w:author="arun kumar" w:date="2026-07-27T19:56:00Z" w16du:dateUtc="2026-07-27T11:56:00Z">
                    <m:rPr>
                      <m:sty m:val="p"/>
                    </m:rPr>
                    <w:rPr>
                      <w:rFonts w:ascii="Cambria Math" w:hAnsi="Cambria Math" w:cstheme="minorBidi"/>
                    </w:rPr>
                    <m:t>∀</m:t>
                  </w:ins>
                </m:r>
                <m:r>
                  <w:ins w:id="1214" w:author="arun kumar" w:date="2026-07-27T19:56:00Z" w16du:dateUtc="2026-07-27T11:56:00Z">
                    <w:rPr>
                      <w:rFonts w:ascii="Cambria Math" w:hAnsi="Cambria Math" w:cstheme="minorBidi"/>
                    </w:rPr>
                    <m:t>j</m:t>
                  </w:ins>
                </m:r>
                <m:r>
                  <w:ins w:id="1215" w:author="arun kumar" w:date="2026-07-27T19:56:00Z" w16du:dateUtc="2026-07-27T11:56:00Z">
                    <m:rPr>
                      <m:scr m:val="script"/>
                      <m:sty m:val="p"/>
                    </m:rPr>
                    <w:rPr>
                      <w:rFonts w:ascii="Cambria Math" w:hAnsi="Cambria Math" w:cstheme="minorBidi"/>
                    </w:rPr>
                    <m:t>∈P.</m:t>
                  </w:ins>
                </m:r>
              </m:oMath>
            </m:oMathPara>
          </w:p>
          <w:p w14:paraId="1BB628E7" w14:textId="158CDE01" w:rsidR="00813605" w:rsidRPr="00813605" w:rsidRDefault="00813605" w:rsidP="00813605">
            <w:pPr>
              <w:pStyle w:val="Heading2"/>
              <w:numPr>
                <w:ilvl w:val="0"/>
                <w:numId w:val="0"/>
              </w:numPr>
              <w:spacing w:before="160" w:after="80"/>
              <w:rPr>
                <w:ins w:id="1216" w:author="arun kumar" w:date="2026-07-27T19:28:00Z" w16du:dateUtc="2026-07-27T11:28:00Z"/>
                <w:rFonts w:eastAsia="Times New Roman"/>
                <w:b w:val="0"/>
                <w:bCs w:val="0"/>
                <w:kern w:val="0"/>
                <w:lang w:bidi="ar-SA"/>
                <w14:ligatures w14:val="none"/>
                <w:rPrChange w:id="1217" w:author="arun kumar" w:date="2026-07-27T20:02:00Z" w16du:dateUtc="2026-07-27T12:02:00Z">
                  <w:rPr>
                    <w:ins w:id="1218" w:author="arun kumar" w:date="2026-07-27T19:28:00Z" w16du:dateUtc="2026-07-27T11:28:00Z"/>
                    <w:rFonts w:eastAsia="Times New Roman"/>
                    <w:b/>
                    <w:bCs/>
                    <w:kern w:val="0"/>
                    <w:lang w:bidi="ar-SA"/>
                    <w14:ligatures w14:val="none"/>
                  </w:rPr>
                </w:rPrChange>
              </w:rPr>
              <w:pPrChange w:id="1219" w:author="arun kumar" w:date="2026-07-27T19:57:00Z" w16du:dateUtc="2026-07-27T11:57:00Z">
                <w:pPr>
                  <w:spacing w:line="259" w:lineRule="auto"/>
                  <w:jc w:val="left"/>
                </w:pPr>
              </w:pPrChange>
            </w:pPr>
            <w:ins w:id="1220" w:author="arun kumar" w:date="2026-07-27T19:57:00Z" w16du:dateUtc="2026-07-27T11:57:00Z">
              <w:r w:rsidRPr="00813605">
                <w:rPr>
                  <w:rFonts w:asciiTheme="minorHAnsi" w:eastAsiaTheme="minorHAnsi" w:hAnsiTheme="minorHAnsi" w:cstheme="minorBidi"/>
                  <w:b w:val="0"/>
                  <w:bCs w:val="0"/>
                  <w:color w:val="auto"/>
                  <w:rPrChange w:id="1221" w:author="arun kumar" w:date="2026-07-27T20:02:00Z" w16du:dateUtc="2026-07-27T12:02:00Z">
                    <w:rPr>
                      <w:rFonts w:asciiTheme="minorHAnsi" w:hAnsiTheme="minorHAnsi" w:cstheme="minorBidi"/>
                    </w:rPr>
                  </w:rPrChange>
                </w:rPr>
                <w:t>binary flight-assignment decision variable:</w:t>
              </w:r>
              <w:r w:rsidRPr="00813605">
                <w:rPr>
                  <w:rFonts w:asciiTheme="minorHAnsi" w:eastAsiaTheme="minorHAnsi" w:hAnsiTheme="minorHAnsi" w:cstheme="minorBidi"/>
                  <w:b w:val="0"/>
                  <w:bCs w:val="0"/>
                  <w:color w:val="auto"/>
                  <w:rPrChange w:id="1222" w:author="arun kumar" w:date="2026-07-27T20:02:00Z" w16du:dateUtc="2026-07-27T12:02:00Z">
                    <w:rPr>
                      <w:rFonts w:asciiTheme="minorHAnsi" w:hAnsiTheme="minorHAnsi" w:cstheme="minorBidi"/>
                    </w:rPr>
                  </w:rPrChange>
                </w:rPr>
                <w:t xml:space="preserve"> </w:t>
              </w:r>
            </w:ins>
            <m:oMath>
              <m:sSub>
                <m:sSubPr>
                  <m:ctrlPr>
                    <w:ins w:id="1223" w:author="arun kumar" w:date="2026-07-27T19:57:00Z" w16du:dateUtc="2026-07-27T11:57:00Z">
                      <w:rPr>
                        <w:rFonts w:ascii="Cambria Math" w:eastAsiaTheme="minorHAnsi" w:hAnsi="Cambria Math" w:cstheme="minorBidi"/>
                        <w:b w:val="0"/>
                        <w:bCs w:val="0"/>
                        <w:color w:val="auto"/>
                        <w:rPrChange w:id="1224" w:author="arun kumar" w:date="2026-07-27T20:02:00Z" w16du:dateUtc="2026-07-27T12:02:00Z">
                          <w:rPr>
                            <w:rFonts w:ascii="Cambria Math" w:hAnsi="Cambria Math" w:cstheme="minorBidi"/>
                          </w:rPr>
                        </w:rPrChange>
                      </w:rPr>
                    </w:ins>
                  </m:ctrlPr>
                </m:sSubPr>
                <m:e>
                  <m:r>
                    <w:ins w:id="1225" w:author="arun kumar" w:date="2026-07-27T19:57:00Z" w16du:dateUtc="2026-07-27T11:57:00Z">
                      <w:rPr>
                        <w:rFonts w:ascii="Cambria Math" w:eastAsiaTheme="minorHAnsi" w:hAnsi="Cambria Math" w:cstheme="minorBidi"/>
                        <w:color w:val="auto"/>
                        <w:rPrChange w:id="1226" w:author="arun kumar" w:date="2026-07-27T20:02:00Z" w16du:dateUtc="2026-07-27T12:02:00Z">
                          <w:rPr>
                            <w:rFonts w:ascii="Cambria Math" w:hAnsi="Cambria Math" w:cstheme="minorBidi"/>
                          </w:rPr>
                        </w:rPrChange>
                      </w:rPr>
                      <m:t>x</m:t>
                    </w:ins>
                  </m:r>
                </m:e>
                <m:sub>
                  <m:r>
                    <w:ins w:id="1227" w:author="arun kumar" w:date="2026-07-27T19:57:00Z" w16du:dateUtc="2026-07-27T11:57:00Z">
                      <w:rPr>
                        <w:rFonts w:ascii="Cambria Math" w:eastAsiaTheme="minorHAnsi" w:hAnsi="Cambria Math" w:cstheme="minorBidi"/>
                        <w:color w:val="auto"/>
                        <w:rPrChange w:id="1228" w:author="arun kumar" w:date="2026-07-27T20:02:00Z" w16du:dateUtc="2026-07-27T12:02:00Z">
                          <w:rPr>
                            <w:rFonts w:ascii="Cambria Math" w:hAnsi="Cambria Math" w:cstheme="minorBidi"/>
                          </w:rPr>
                        </w:rPrChange>
                      </w:rPr>
                      <m:t>ij</m:t>
                    </w:ins>
                  </m:r>
                </m:sub>
              </m:sSub>
              <m:r>
                <w:ins w:id="1229" w:author="arun kumar" w:date="2026-07-27T19:57:00Z" w16du:dateUtc="2026-07-27T11:57:00Z">
                  <m:rPr>
                    <m:sty m:val="p"/>
                  </m:rPr>
                  <w:rPr>
                    <w:rFonts w:ascii="Cambria Math" w:eastAsiaTheme="minorHAnsi" w:hAnsi="Cambria Math" w:cstheme="minorBidi"/>
                    <w:color w:val="auto"/>
                    <w:rPrChange w:id="1230" w:author="arun kumar" w:date="2026-07-27T20:02:00Z" w16du:dateUtc="2026-07-27T12:02:00Z">
                      <w:rPr>
                        <w:rFonts w:ascii="Cambria Math" w:hAnsi="Cambria Math" w:cstheme="minorBidi"/>
                      </w:rPr>
                    </w:rPrChange>
                  </w:rPr>
                  <m:t>∈</m:t>
                </w:ins>
              </m:r>
              <m:d>
                <m:dPr>
                  <m:begChr m:val="{"/>
                  <m:sepChr m:val=","/>
                  <m:endChr m:val="}"/>
                  <m:ctrlPr>
                    <w:ins w:id="1231" w:author="arun kumar" w:date="2026-07-27T19:57:00Z" w16du:dateUtc="2026-07-27T11:57:00Z">
                      <w:rPr>
                        <w:rFonts w:ascii="Cambria Math" w:eastAsiaTheme="minorHAnsi" w:hAnsi="Cambria Math" w:cstheme="minorBidi"/>
                        <w:b w:val="0"/>
                        <w:bCs w:val="0"/>
                        <w:color w:val="auto"/>
                        <w:rPrChange w:id="1232" w:author="arun kumar" w:date="2026-07-27T20:02:00Z" w16du:dateUtc="2026-07-27T12:02:00Z">
                          <w:rPr>
                            <w:rFonts w:ascii="Cambria Math" w:hAnsi="Cambria Math" w:cstheme="minorBidi"/>
                          </w:rPr>
                        </w:rPrChange>
                      </w:rPr>
                    </w:ins>
                  </m:ctrlPr>
                </m:dPr>
                <m:e>
                  <m:r>
                    <w:ins w:id="1233" w:author="arun kumar" w:date="2026-07-27T19:57:00Z" w16du:dateUtc="2026-07-27T11:57:00Z">
                      <m:rPr>
                        <m:sty m:val="p"/>
                      </m:rPr>
                      <w:rPr>
                        <w:rFonts w:ascii="Cambria Math" w:eastAsiaTheme="minorHAnsi" w:hAnsi="Cambria Math" w:cstheme="minorBidi"/>
                        <w:color w:val="auto"/>
                        <w:rPrChange w:id="1234" w:author="arun kumar" w:date="2026-07-27T20:02:00Z" w16du:dateUtc="2026-07-27T12:02:00Z">
                          <w:rPr>
                            <w:rFonts w:ascii="Cambria Math" w:hAnsi="Cambria Math" w:cstheme="minorBidi"/>
                          </w:rPr>
                        </w:rPrChange>
                      </w:rPr>
                      <m:t>0</m:t>
                    </w:ins>
                  </m:r>
                </m:e>
                <m:e>
                  <m:r>
                    <w:ins w:id="1235" w:author="arun kumar" w:date="2026-07-27T19:57:00Z" w16du:dateUtc="2026-07-27T11:57:00Z">
                      <m:rPr>
                        <m:sty m:val="p"/>
                      </m:rPr>
                      <w:rPr>
                        <w:rFonts w:ascii="Cambria Math" w:eastAsiaTheme="minorHAnsi" w:hAnsi="Cambria Math" w:cstheme="minorBidi"/>
                        <w:color w:val="auto"/>
                        <w:rPrChange w:id="1236" w:author="arun kumar" w:date="2026-07-27T20:02:00Z" w16du:dateUtc="2026-07-27T12:02:00Z">
                          <w:rPr>
                            <w:rFonts w:ascii="Cambria Math" w:hAnsi="Cambria Math" w:cstheme="minorBidi"/>
                          </w:rPr>
                        </w:rPrChange>
                      </w:rPr>
                      <m:t>1</m:t>
                    </w:ins>
                  </m:r>
                </m:e>
              </m:d>
            </m:oMath>
          </w:p>
        </w:tc>
      </w:tr>
      <w:tr w:rsidR="0038120F" w14:paraId="38FBB3AE" w14:textId="77777777" w:rsidTr="00813605">
        <w:trPr>
          <w:trHeight w:val="1392"/>
          <w:ins w:id="1237" w:author="arun kumar" w:date="2026-07-27T19:28:00Z" w16du:dateUtc="2026-07-27T11:28:00Z"/>
          <w:trPrChange w:id="1238" w:author="arun kumar" w:date="2026-07-27T20:02:00Z" w16du:dateUtc="2026-07-27T12:02:00Z">
            <w:trPr>
              <w:gridAfter w:val="0"/>
            </w:trPr>
          </w:trPrChange>
        </w:trPr>
        <w:tc>
          <w:tcPr>
            <w:tcW w:w="895" w:type="dxa"/>
            <w:tcPrChange w:id="1239" w:author="arun kumar" w:date="2026-07-27T20:02:00Z" w16du:dateUtc="2026-07-27T12:02:00Z">
              <w:tcPr>
                <w:tcW w:w="4675" w:type="dxa"/>
                <w:gridSpan w:val="2"/>
              </w:tcPr>
            </w:tcPrChange>
          </w:tcPr>
          <w:p w14:paraId="1B5D95A3" w14:textId="3AB177DF" w:rsidR="0038120F" w:rsidRDefault="00813605" w:rsidP="00260D10">
            <w:pPr>
              <w:spacing w:line="259" w:lineRule="auto"/>
              <w:jc w:val="left"/>
              <w:rPr>
                <w:ins w:id="1240" w:author="arun kumar" w:date="2026-07-27T19:28:00Z" w16du:dateUtc="2026-07-27T11:28:00Z"/>
                <w:rFonts w:eastAsia="Times New Roman"/>
                <w:bCs/>
                <w:kern w:val="0"/>
                <w:lang w:bidi="ar-SA"/>
                <w14:ligatures w14:val="none"/>
              </w:rPr>
            </w:pPr>
            <m:oMathPara>
              <m:oMath>
                <m:sSub>
                  <m:sSubPr>
                    <m:ctrlPr>
                      <w:ins w:id="1241" w:author="arun kumar" w:date="2026-07-27T20:02:00Z" w16du:dateUtc="2026-07-27T12:02:00Z">
                        <w:rPr>
                          <w:rFonts w:ascii="Cambria Math" w:hAnsi="Cambria Math" w:cstheme="minorBidi"/>
                        </w:rPr>
                      </w:ins>
                    </m:ctrlPr>
                  </m:sSubPr>
                  <m:e>
                    <m:r>
                      <w:ins w:id="1242" w:author="arun kumar" w:date="2026-07-27T20:02:00Z" w16du:dateUtc="2026-07-27T12:02:00Z">
                        <w:rPr>
                          <w:rFonts w:ascii="Cambria Math" w:hAnsi="Cambria Math" w:cstheme="minorBidi"/>
                        </w:rPr>
                        <m:t>z</m:t>
                      </w:ins>
                    </m:r>
                  </m:e>
                  <m:sub>
                    <m:r>
                      <w:ins w:id="1243" w:author="arun kumar" w:date="2026-07-27T20:02:00Z" w16du:dateUtc="2026-07-27T12:02:00Z">
                        <w:rPr>
                          <w:rFonts w:ascii="Cambria Math" w:hAnsi="Cambria Math" w:cstheme="minorBidi"/>
                        </w:rPr>
                        <m:t>ijdc</m:t>
                      </w:ins>
                    </m:r>
                  </m:sub>
                </m:sSub>
              </m:oMath>
            </m:oMathPara>
          </w:p>
        </w:tc>
        <w:tc>
          <w:tcPr>
            <w:tcW w:w="8543" w:type="dxa"/>
            <w:tcPrChange w:id="1244" w:author="arun kumar" w:date="2026-07-27T20:02:00Z" w16du:dateUtc="2026-07-27T12:02:00Z">
              <w:tcPr>
                <w:tcW w:w="4675" w:type="dxa"/>
              </w:tcPr>
            </w:tcPrChange>
          </w:tcPr>
          <w:p w14:paraId="2A45A835" w14:textId="7CCE7F50" w:rsidR="00813605" w:rsidRPr="00813605" w:rsidRDefault="00813605" w:rsidP="00813605">
            <w:pPr>
              <w:pStyle w:val="Heading2"/>
              <w:numPr>
                <w:ilvl w:val="0"/>
                <w:numId w:val="0"/>
              </w:numPr>
              <w:ind w:left="567" w:hanging="567"/>
              <w:rPr>
                <w:ins w:id="1245" w:author="arun kumar" w:date="2026-07-27T20:01:00Z" w16du:dateUtc="2026-07-27T12:01:00Z"/>
                <w:rFonts w:asciiTheme="minorHAnsi" w:eastAsiaTheme="minorHAnsi" w:hAnsiTheme="minorHAnsi" w:cstheme="minorBidi"/>
                <w:b w:val="0"/>
                <w:bCs w:val="0"/>
                <w:color w:val="auto"/>
                <w:rPrChange w:id="1246" w:author="arun kumar" w:date="2026-07-27T20:02:00Z" w16du:dateUtc="2026-07-27T12:02:00Z">
                  <w:rPr>
                    <w:ins w:id="1247" w:author="arun kumar" w:date="2026-07-27T20:01:00Z" w16du:dateUtc="2026-07-27T12:01:00Z"/>
                    <w:rFonts w:asciiTheme="minorHAnsi" w:eastAsiaTheme="minorHAnsi" w:hAnsiTheme="minorHAnsi" w:cstheme="minorBidi"/>
                    <w:color w:val="auto"/>
                  </w:rPr>
                </w:rPrChange>
              </w:rPr>
              <w:pPrChange w:id="1248" w:author="arun kumar" w:date="2026-07-27T20:02:00Z" w16du:dateUtc="2026-07-27T12:02:00Z">
                <w:pPr>
                  <w:pStyle w:val="Heading2"/>
                </w:pPr>
              </w:pPrChange>
            </w:pPr>
            <m:oMathPara>
              <m:oMath>
                <m:sSub>
                  <m:sSubPr>
                    <m:ctrlPr>
                      <w:ins w:id="1249" w:author="arun kumar" w:date="2026-07-27T20:01:00Z" w16du:dateUtc="2026-07-27T12:01:00Z">
                        <w:rPr>
                          <w:rFonts w:ascii="Cambria Math" w:eastAsiaTheme="minorHAnsi" w:hAnsi="Cambria Math" w:cstheme="minorBidi"/>
                          <w:b w:val="0"/>
                          <w:bCs w:val="0"/>
                          <w:color w:val="auto"/>
                          <w:rPrChange w:id="1250" w:author="arun kumar" w:date="2026-07-27T20:02:00Z" w16du:dateUtc="2026-07-27T12:02:00Z">
                            <w:rPr>
                              <w:rFonts w:ascii="Cambria Math" w:eastAsiaTheme="minorHAnsi" w:hAnsi="Cambria Math" w:cstheme="minorBidi"/>
                              <w:color w:val="auto"/>
                            </w:rPr>
                          </w:rPrChange>
                        </w:rPr>
                      </w:ins>
                    </m:ctrlPr>
                  </m:sSubPr>
                  <m:e>
                    <m:r>
                      <w:ins w:id="1251" w:author="arun kumar" w:date="2026-07-27T20:01:00Z" w16du:dateUtc="2026-07-27T12:01:00Z">
                        <w:rPr>
                          <w:rFonts w:ascii="Cambria Math" w:eastAsiaTheme="minorHAnsi" w:hAnsi="Cambria Math" w:cstheme="minorBidi"/>
                          <w:color w:val="auto"/>
                        </w:rPr>
                        <m:t>z</m:t>
                      </w:ins>
                    </m:r>
                  </m:e>
                  <m:sub>
                    <m:r>
                      <w:ins w:id="1252" w:author="arun kumar" w:date="2026-07-27T20:01:00Z" w16du:dateUtc="2026-07-27T12:01:00Z">
                        <w:rPr>
                          <w:rFonts w:ascii="Cambria Math" w:eastAsiaTheme="minorHAnsi" w:hAnsi="Cambria Math" w:cstheme="minorBidi"/>
                          <w:color w:val="auto"/>
                        </w:rPr>
                        <m:t>ijdc</m:t>
                      </w:ins>
                    </m:r>
                  </m:sub>
                </m:sSub>
                <m:r>
                  <w:ins w:id="1253" w:author="arun kumar" w:date="2026-07-27T20:01:00Z" w16du:dateUtc="2026-07-27T12:01:00Z">
                    <m:rPr>
                      <m:sty m:val="p"/>
                    </m:rPr>
                    <w:rPr>
                      <w:rFonts w:ascii="Cambria Math" w:eastAsiaTheme="minorHAnsi" w:hAnsi="Cambria Math" w:cstheme="minorBidi"/>
                      <w:color w:val="auto"/>
                    </w:rPr>
                    <m:t>=</m:t>
                  </w:ins>
                </m:r>
                <m:d>
                  <m:dPr>
                    <m:begChr m:val="{"/>
                    <m:endChr m:val=""/>
                    <m:ctrlPr>
                      <w:ins w:id="1254" w:author="arun kumar" w:date="2026-07-27T20:01:00Z" w16du:dateUtc="2026-07-27T12:01:00Z">
                        <w:rPr>
                          <w:rFonts w:ascii="Cambria Math" w:eastAsiaTheme="minorHAnsi" w:hAnsi="Cambria Math" w:cstheme="minorBidi"/>
                          <w:b w:val="0"/>
                          <w:bCs w:val="0"/>
                          <w:color w:val="auto"/>
                          <w:rPrChange w:id="1255" w:author="arun kumar" w:date="2026-07-27T20:02:00Z" w16du:dateUtc="2026-07-27T12:02:00Z">
                            <w:rPr>
                              <w:rFonts w:ascii="Cambria Math" w:eastAsiaTheme="minorHAnsi" w:hAnsi="Cambria Math" w:cstheme="minorBidi"/>
                              <w:color w:val="auto"/>
                            </w:rPr>
                          </w:rPrChange>
                        </w:rPr>
                      </w:ins>
                    </m:ctrlPr>
                  </m:dPr>
                  <m:e>
                    <m:m>
                      <m:mPr>
                        <m:plcHide m:val="1"/>
                        <m:mcs>
                          <m:mc>
                            <m:mcPr>
                              <m:count m:val="2"/>
                              <m:mcJc m:val="center"/>
                            </m:mcPr>
                          </m:mc>
                        </m:mcs>
                        <m:ctrlPr>
                          <w:ins w:id="1256" w:author="arun kumar" w:date="2026-07-27T20:01:00Z" w16du:dateUtc="2026-07-27T12:01:00Z">
                            <w:rPr>
                              <w:rFonts w:ascii="Cambria Math" w:eastAsiaTheme="minorHAnsi" w:hAnsi="Cambria Math" w:cstheme="minorBidi"/>
                              <w:b w:val="0"/>
                              <w:bCs w:val="0"/>
                              <w:color w:val="auto"/>
                              <w:rPrChange w:id="1257" w:author="arun kumar" w:date="2026-07-27T20:02:00Z" w16du:dateUtc="2026-07-27T12:02:00Z">
                                <w:rPr>
                                  <w:rFonts w:ascii="Cambria Math" w:eastAsiaTheme="minorHAnsi" w:hAnsi="Cambria Math" w:cstheme="minorBidi"/>
                                  <w:color w:val="auto"/>
                                </w:rPr>
                              </w:rPrChange>
                            </w:rPr>
                          </w:ins>
                        </m:ctrlPr>
                      </m:mPr>
                      <m:mr>
                        <m:e>
                          <m:r>
                            <w:ins w:id="1258" w:author="arun kumar" w:date="2026-07-27T20:01:00Z" w16du:dateUtc="2026-07-27T12:01:00Z">
                              <m:rPr>
                                <m:sty m:val="p"/>
                              </m:rPr>
                              <w:rPr>
                                <w:rFonts w:ascii="Cambria Math" w:eastAsiaTheme="minorHAnsi" w:hAnsi="Cambria Math" w:cstheme="minorBidi"/>
                                <w:color w:val="auto"/>
                              </w:rPr>
                              <m:t>1,</m:t>
                            </w:ins>
                          </m:r>
                        </m:e>
                        <m:e>
                          <m:r>
                            <w:ins w:id="1259" w:author="arun kumar" w:date="2026-07-27T20:01:00Z" w16du:dateUtc="2026-07-27T12:01:00Z">
                              <m:rPr>
                                <m:nor/>
                              </m:rPr>
                              <w:rPr>
                                <w:rFonts w:asciiTheme="minorHAnsi" w:eastAsiaTheme="minorHAnsi" w:hAnsiTheme="minorHAnsi" w:cstheme="minorBidi"/>
                                <w:b w:val="0"/>
                                <w:bCs w:val="0"/>
                                <w:color w:val="auto"/>
                                <w:rPrChange w:id="1260" w:author="arun kumar" w:date="2026-07-27T20:02:00Z" w16du:dateUtc="2026-07-27T12:02:00Z">
                                  <w:rPr>
                                    <w:rFonts w:asciiTheme="minorHAnsi" w:eastAsiaTheme="minorHAnsi" w:hAnsiTheme="minorHAnsi" w:cstheme="minorBidi"/>
                                    <w:color w:val="auto"/>
                                  </w:rPr>
                                </w:rPrChange>
                              </w:rPr>
                              <m:t xml:space="preserve">if aircraft j initiates maintenance check-c on day-d after flight-i </m:t>
                            </w:ins>
                          </m:r>
                        </m:e>
                      </m:mr>
                      <m:mr>
                        <m:e>
                          <m:r>
                            <w:ins w:id="1261" w:author="arun kumar" w:date="2026-07-27T20:01:00Z" w16du:dateUtc="2026-07-27T12:01:00Z">
                              <m:rPr>
                                <m:sty m:val="p"/>
                              </m:rPr>
                              <w:rPr>
                                <w:rFonts w:ascii="Cambria Math" w:eastAsiaTheme="minorHAnsi" w:hAnsi="Cambria Math" w:cstheme="minorBidi"/>
                                <w:color w:val="auto"/>
                              </w:rPr>
                              <m:t>0,</m:t>
                            </w:ins>
                          </m:r>
                        </m:e>
                        <m:e>
                          <m:r>
                            <w:ins w:id="1262" w:author="arun kumar" w:date="2026-07-27T20:01:00Z" w16du:dateUtc="2026-07-27T12:01:00Z">
                              <m:rPr>
                                <m:nor/>
                              </m:rPr>
                              <w:rPr>
                                <w:rFonts w:asciiTheme="minorHAnsi" w:eastAsiaTheme="minorHAnsi" w:hAnsiTheme="minorHAnsi" w:cstheme="minorBidi"/>
                                <w:b w:val="0"/>
                                <w:bCs w:val="0"/>
                                <w:color w:val="auto"/>
                                <w:rPrChange w:id="1263" w:author="arun kumar" w:date="2026-07-27T20:02:00Z" w16du:dateUtc="2026-07-27T12:02:00Z">
                                  <w:rPr>
                                    <w:rFonts w:asciiTheme="minorHAnsi" w:eastAsiaTheme="minorHAnsi" w:hAnsiTheme="minorHAnsi" w:cstheme="minorBidi"/>
                                    <w:color w:val="auto"/>
                                  </w:rPr>
                                </w:rPrChange>
                              </w:rPr>
                              <m:t>otherwise</m:t>
                            </w:ins>
                          </m:r>
                          <m:r>
                            <w:ins w:id="1264" w:author="arun kumar" w:date="2026-07-27T20:01:00Z" w16du:dateUtc="2026-07-27T12:01:00Z">
                              <m:rPr>
                                <m:sty m:val="p"/>
                              </m:rPr>
                              <w:rPr>
                                <w:rFonts w:ascii="Cambria Math" w:eastAsiaTheme="minorHAnsi" w:hAnsi="Cambria Math" w:cstheme="minorBidi"/>
                                <w:color w:val="auto"/>
                              </w:rPr>
                              <m:t>,</m:t>
                            </w:ins>
                          </m:r>
                        </m:e>
                      </m:mr>
                    </m:m>
                  </m:e>
                </m:d>
              </m:oMath>
            </m:oMathPara>
          </w:p>
          <w:p w14:paraId="45131AF8" w14:textId="77777777" w:rsidR="0038120F" w:rsidRPr="00813605" w:rsidRDefault="00813605" w:rsidP="00260D10">
            <w:pPr>
              <w:spacing w:line="259" w:lineRule="auto"/>
              <w:jc w:val="left"/>
              <w:rPr>
                <w:ins w:id="1265" w:author="arun kumar" w:date="2026-07-27T20:02:00Z" w16du:dateUtc="2026-07-27T12:02:00Z"/>
                <w:rFonts w:eastAsia="Times New Roman"/>
              </w:rPr>
            </w:pPr>
            <m:oMathPara>
              <m:oMath>
                <m:r>
                  <w:ins w:id="1266" w:author="arun kumar" w:date="2026-07-27T20:02:00Z" w16du:dateUtc="2026-07-27T12:02:00Z">
                    <m:rPr>
                      <m:sty m:val="p"/>
                    </m:rPr>
                    <w:rPr>
                      <w:rFonts w:ascii="Cambria Math" w:hAnsi="Cambria Math" w:cstheme="minorBidi"/>
                    </w:rPr>
                    <m:t>∀</m:t>
                  </w:ins>
                </m:r>
                <m:r>
                  <w:ins w:id="1267" w:author="arun kumar" w:date="2026-07-27T20:02:00Z" w16du:dateUtc="2026-07-27T12:02:00Z">
                    <w:rPr>
                      <w:rFonts w:ascii="Cambria Math" w:hAnsi="Cambria Math" w:cstheme="minorBidi"/>
                    </w:rPr>
                    <m:t>i</m:t>
                  </w:ins>
                </m:r>
                <m:r>
                  <w:ins w:id="1268" w:author="arun kumar" w:date="2026-07-27T20:02:00Z" w16du:dateUtc="2026-07-27T12:02:00Z">
                    <m:rPr>
                      <m:sty m:val="p"/>
                    </m:rPr>
                    <w:rPr>
                      <w:rFonts w:ascii="Cambria Math" w:hAnsi="Cambria Math" w:cstheme="minorBidi"/>
                    </w:rPr>
                    <m:t>∈</m:t>
                  </w:ins>
                </m:r>
                <m:sSup>
                  <m:sSupPr>
                    <m:ctrlPr>
                      <w:ins w:id="1269" w:author="arun kumar" w:date="2026-07-27T20:02:00Z" w16du:dateUtc="2026-07-27T12:02:00Z">
                        <w:rPr>
                          <w:rFonts w:ascii="Cambria Math" w:hAnsi="Cambria Math" w:cstheme="minorBidi"/>
                        </w:rPr>
                      </w:ins>
                    </m:ctrlPr>
                  </m:sSupPr>
                  <m:e>
                    <m:r>
                      <w:ins w:id="1270" w:author="arun kumar" w:date="2026-07-27T20:02:00Z" w16du:dateUtc="2026-07-27T12:02:00Z">
                        <m:rPr>
                          <m:scr m:val="script"/>
                          <m:sty m:val="p"/>
                        </m:rPr>
                        <w:rPr>
                          <w:rFonts w:ascii="Cambria Math" w:hAnsi="Cambria Math" w:cstheme="minorBidi"/>
                        </w:rPr>
                        <m:t>F</m:t>
                      </w:ins>
                    </m:r>
                  </m:e>
                  <m:sup>
                    <m:r>
                      <w:ins w:id="1271" w:author="arun kumar" w:date="2026-07-27T20:02:00Z" w16du:dateUtc="2026-07-27T12:02:00Z">
                        <w:rPr>
                          <w:rFonts w:ascii="Cambria Math" w:hAnsi="Cambria Math" w:cstheme="minorBidi"/>
                        </w:rPr>
                        <m:t>M</m:t>
                      </w:ins>
                    </m:r>
                  </m:sup>
                </m:sSup>
                <m:r>
                  <w:ins w:id="1272" w:author="arun kumar" w:date="2026-07-27T20:02:00Z" w16du:dateUtc="2026-07-27T12:02:00Z">
                    <m:rPr>
                      <m:sty m:val="p"/>
                    </m:rPr>
                    <w:rPr>
                      <w:rFonts w:ascii="Cambria Math" w:hAnsi="Cambria Math" w:cstheme="minorBidi"/>
                    </w:rPr>
                    <m:t>,</m:t>
                  </w:ins>
                </m:r>
                <m:r>
                  <w:ins w:id="1273" w:author="arun kumar" w:date="2026-07-27T20:02:00Z" w16du:dateUtc="2026-07-27T12:02:00Z">
                    <m:rPr>
                      <m:nor/>
                    </m:rPr>
                    <w:rPr>
                      <w:rFonts w:ascii="Arial" w:hAnsi="Arial" w:cs="Arial"/>
                    </w:rPr>
                    <m:t>  </m:t>
                  </w:ins>
                </m:r>
                <m:r>
                  <w:ins w:id="1274" w:author="arun kumar" w:date="2026-07-27T20:02:00Z" w16du:dateUtc="2026-07-27T12:02:00Z">
                    <m:rPr>
                      <m:sty m:val="p"/>
                    </m:rPr>
                    <w:rPr>
                      <w:rFonts w:ascii="Cambria Math" w:hAnsi="Cambria Math" w:cstheme="minorBidi"/>
                    </w:rPr>
                    <m:t>∀</m:t>
                  </w:ins>
                </m:r>
                <m:r>
                  <w:ins w:id="1275" w:author="arun kumar" w:date="2026-07-27T20:02:00Z" w16du:dateUtc="2026-07-27T12:02:00Z">
                    <w:rPr>
                      <w:rFonts w:ascii="Cambria Math" w:hAnsi="Cambria Math" w:cstheme="minorBidi"/>
                    </w:rPr>
                    <m:t>j</m:t>
                  </w:ins>
                </m:r>
                <m:r>
                  <w:ins w:id="1276" w:author="arun kumar" w:date="2026-07-27T20:02:00Z" w16du:dateUtc="2026-07-27T12:02:00Z">
                    <m:rPr>
                      <m:scr m:val="script"/>
                      <m:sty m:val="p"/>
                    </m:rPr>
                    <w:rPr>
                      <w:rFonts w:ascii="Cambria Math" w:hAnsi="Cambria Math" w:cstheme="minorBidi"/>
                    </w:rPr>
                    <m:t>∈P,</m:t>
                  </w:ins>
                </m:r>
                <m:r>
                  <w:ins w:id="1277" w:author="arun kumar" w:date="2026-07-27T20:02:00Z" w16du:dateUtc="2026-07-27T12:02:00Z">
                    <m:rPr>
                      <m:nor/>
                    </m:rPr>
                    <w:rPr>
                      <w:rFonts w:ascii="Arial" w:hAnsi="Arial" w:cs="Arial"/>
                    </w:rPr>
                    <m:t>  </m:t>
                  </w:ins>
                </m:r>
                <m:r>
                  <w:ins w:id="1278" w:author="arun kumar" w:date="2026-07-27T20:02:00Z" w16du:dateUtc="2026-07-27T12:02:00Z">
                    <m:rPr>
                      <m:sty m:val="p"/>
                    </m:rPr>
                    <w:rPr>
                      <w:rFonts w:ascii="Cambria Math" w:hAnsi="Cambria Math" w:cstheme="minorBidi"/>
                    </w:rPr>
                    <m:t>∀</m:t>
                  </w:ins>
                </m:r>
                <m:r>
                  <w:ins w:id="1279" w:author="arun kumar" w:date="2026-07-27T20:02:00Z" w16du:dateUtc="2026-07-27T12:02:00Z">
                    <w:rPr>
                      <w:rFonts w:ascii="Cambria Math" w:hAnsi="Cambria Math" w:cstheme="minorBidi"/>
                    </w:rPr>
                    <m:t>d</m:t>
                  </w:ins>
                </m:r>
                <m:r>
                  <w:ins w:id="1280" w:author="arun kumar" w:date="2026-07-27T20:02:00Z" w16du:dateUtc="2026-07-27T12:02:00Z">
                    <m:rPr>
                      <m:scr m:val="script"/>
                      <m:sty m:val="p"/>
                    </m:rPr>
                    <w:rPr>
                      <w:rFonts w:ascii="Cambria Math" w:hAnsi="Cambria Math" w:cstheme="minorBidi"/>
                    </w:rPr>
                    <m:t>∈D,</m:t>
                  </w:ins>
                </m:r>
                <m:r>
                  <w:ins w:id="1281" w:author="arun kumar" w:date="2026-07-27T20:02:00Z" w16du:dateUtc="2026-07-27T12:02:00Z">
                    <m:rPr>
                      <m:nor/>
                    </m:rPr>
                    <w:rPr>
                      <w:rFonts w:ascii="Arial" w:hAnsi="Arial" w:cs="Arial"/>
                    </w:rPr>
                    <m:t>  </m:t>
                  </w:ins>
                </m:r>
                <m:r>
                  <w:ins w:id="1282" w:author="arun kumar" w:date="2026-07-27T20:02:00Z" w16du:dateUtc="2026-07-27T12:02:00Z">
                    <m:rPr>
                      <m:sty m:val="p"/>
                    </m:rPr>
                    <w:rPr>
                      <w:rFonts w:ascii="Cambria Math" w:hAnsi="Cambria Math" w:cstheme="minorBidi"/>
                    </w:rPr>
                    <m:t>∀</m:t>
                  </w:ins>
                </m:r>
                <m:r>
                  <w:ins w:id="1283" w:author="arun kumar" w:date="2026-07-27T20:02:00Z" w16du:dateUtc="2026-07-27T12:02:00Z">
                    <w:rPr>
                      <w:rFonts w:ascii="Cambria Math" w:hAnsi="Cambria Math" w:cstheme="minorBidi"/>
                    </w:rPr>
                    <m:t>c</m:t>
                  </w:ins>
                </m:r>
                <m:r>
                  <w:ins w:id="1284" w:author="arun kumar" w:date="2026-07-27T20:02:00Z" w16du:dateUtc="2026-07-27T12:02:00Z">
                    <m:rPr>
                      <m:scr m:val="script"/>
                      <m:sty m:val="p"/>
                    </m:rPr>
                    <w:rPr>
                      <w:rFonts w:ascii="Cambria Math" w:hAnsi="Cambria Math" w:cstheme="minorBidi"/>
                    </w:rPr>
                    <m:t>∈C.</m:t>
                  </w:ins>
                </m:r>
              </m:oMath>
            </m:oMathPara>
          </w:p>
          <w:p w14:paraId="1FDD0DCF" w14:textId="77777777" w:rsidR="00813605" w:rsidRPr="00813605" w:rsidRDefault="00813605" w:rsidP="00813605">
            <w:pPr>
              <w:pStyle w:val="Heading2"/>
              <w:numPr>
                <w:ilvl w:val="0"/>
                <w:numId w:val="0"/>
              </w:numPr>
              <w:rPr>
                <w:ins w:id="1285" w:author="arun kumar" w:date="2026-07-27T20:03:00Z" w16du:dateUtc="2026-07-27T12:03:00Z"/>
                <w:rFonts w:asciiTheme="minorHAnsi" w:eastAsiaTheme="minorHAnsi" w:hAnsiTheme="minorHAnsi" w:cstheme="minorBidi"/>
                <w:b w:val="0"/>
                <w:bCs w:val="0"/>
                <w:color w:val="auto"/>
                <w:rPrChange w:id="1286" w:author="arun kumar" w:date="2026-07-27T20:03:00Z" w16du:dateUtc="2026-07-27T12:03:00Z">
                  <w:rPr>
                    <w:ins w:id="1287" w:author="arun kumar" w:date="2026-07-27T20:03:00Z" w16du:dateUtc="2026-07-27T12:03:00Z"/>
                    <w:rFonts w:asciiTheme="minorHAnsi" w:eastAsiaTheme="minorHAnsi" w:hAnsiTheme="minorHAnsi" w:cstheme="minorBidi"/>
                    <w:color w:val="auto"/>
                  </w:rPr>
                </w:rPrChange>
              </w:rPr>
              <w:pPrChange w:id="1288" w:author="arun kumar" w:date="2026-07-27T20:03:00Z" w16du:dateUtc="2026-07-27T12:03:00Z">
                <w:pPr>
                  <w:pStyle w:val="Heading2"/>
                </w:pPr>
              </w:pPrChange>
            </w:pPr>
            <w:ins w:id="1289" w:author="arun kumar" w:date="2026-07-27T20:03:00Z" w16du:dateUtc="2026-07-27T12:03:00Z">
              <w:r w:rsidRPr="00813605">
                <w:rPr>
                  <w:rFonts w:asciiTheme="minorHAnsi" w:eastAsiaTheme="minorHAnsi" w:hAnsiTheme="minorHAnsi" w:cstheme="minorBidi"/>
                  <w:b w:val="0"/>
                  <w:bCs w:val="0"/>
                  <w:color w:val="auto"/>
                  <w:rPrChange w:id="1290" w:author="arun kumar" w:date="2026-07-27T20:03:00Z" w16du:dateUtc="2026-07-27T12:03:00Z">
                    <w:rPr>
                      <w:rFonts w:asciiTheme="minorHAnsi" w:eastAsiaTheme="minorHAnsi" w:hAnsiTheme="minorHAnsi" w:cstheme="minorBidi"/>
                      <w:color w:val="auto"/>
                    </w:rPr>
                  </w:rPrChange>
                </w:rPr>
                <w:t>where</w:t>
              </w:r>
            </w:ins>
          </w:p>
          <w:p w14:paraId="7E6783BB" w14:textId="77777777" w:rsidR="00813605" w:rsidRPr="00051A95" w:rsidRDefault="00813605" w:rsidP="00813605">
            <w:pPr>
              <w:pStyle w:val="BodyText"/>
              <w:numPr>
                <w:ilvl w:val="0"/>
                <w:numId w:val="31"/>
              </w:numPr>
              <w:rPr>
                <w:ins w:id="1291" w:author="arun kumar" w:date="2026-07-27T20:03:00Z" w16du:dateUtc="2026-07-27T12:03:00Z"/>
              </w:rPr>
            </w:pPr>
            <m:oMath>
              <m:sSup>
                <m:sSupPr>
                  <m:ctrlPr>
                    <w:ins w:id="1292" w:author="arun kumar" w:date="2026-07-27T20:03:00Z" w16du:dateUtc="2026-07-27T12:03:00Z">
                      <w:rPr>
                        <w:rFonts w:ascii="Cambria Math" w:hAnsi="Cambria Math"/>
                      </w:rPr>
                    </w:ins>
                  </m:ctrlPr>
                </m:sSupPr>
                <m:e>
                  <m:r>
                    <w:ins w:id="1293" w:author="arun kumar" w:date="2026-07-27T20:03:00Z" w16du:dateUtc="2026-07-27T12:03:00Z">
                      <m:rPr>
                        <m:scr m:val="script"/>
                        <m:sty m:val="p"/>
                      </m:rPr>
                      <w:rPr>
                        <w:rFonts w:ascii="Cambria Math" w:hAnsi="Cambria Math"/>
                      </w:rPr>
                      <m:t>F</m:t>
                    </w:ins>
                  </m:r>
                </m:e>
                <m:sup>
                  <m:r>
                    <w:ins w:id="1294" w:author="arun kumar" w:date="2026-07-27T20:03:00Z" w16du:dateUtc="2026-07-27T12:03:00Z">
                      <w:rPr>
                        <w:rFonts w:ascii="Cambria Math" w:hAnsi="Cambria Math"/>
                      </w:rPr>
                      <m:t>M</m:t>
                    </w:ins>
                  </m:r>
                </m:sup>
              </m:sSup>
            </m:oMath>
            <w:ins w:id="1295" w:author="arun kumar" w:date="2026-07-27T20:03:00Z" w16du:dateUtc="2026-07-27T12:03:00Z">
              <w:r w:rsidRPr="00051A95">
                <w:t xml:space="preserve">= set of flights arriving at maintenance-capable airports, </w:t>
              </w:r>
            </w:ins>
          </w:p>
          <w:p w14:paraId="64358C5A" w14:textId="77777777" w:rsidR="00813605" w:rsidRPr="00051A95" w:rsidRDefault="00813605" w:rsidP="00813605">
            <w:pPr>
              <w:pStyle w:val="BodyText"/>
              <w:numPr>
                <w:ilvl w:val="0"/>
                <w:numId w:val="31"/>
              </w:numPr>
              <w:rPr>
                <w:ins w:id="1296" w:author="arun kumar" w:date="2026-07-27T20:03:00Z" w16du:dateUtc="2026-07-27T12:03:00Z"/>
              </w:rPr>
            </w:pPr>
            <m:oMath>
              <m:r>
                <w:ins w:id="1297" w:author="arun kumar" w:date="2026-07-27T20:03:00Z" w16du:dateUtc="2026-07-27T12:03:00Z">
                  <m:rPr>
                    <m:scr m:val="script"/>
                    <m:sty m:val="p"/>
                  </m:rPr>
                  <w:rPr>
                    <w:rFonts w:ascii="Cambria Math" w:hAnsi="Cambria Math"/>
                  </w:rPr>
                  <m:t>P</m:t>
                </w:ins>
              </m:r>
            </m:oMath>
            <w:ins w:id="1298" w:author="arun kumar" w:date="2026-07-27T20:03:00Z" w16du:dateUtc="2026-07-27T12:03:00Z">
              <w:r w:rsidRPr="00051A95">
                <w:t xml:space="preserve">= set of aircraft, </w:t>
              </w:r>
            </w:ins>
          </w:p>
          <w:p w14:paraId="7556366D" w14:textId="77777777" w:rsidR="00813605" w:rsidRPr="00051A95" w:rsidRDefault="00813605" w:rsidP="00813605">
            <w:pPr>
              <w:pStyle w:val="BodyText"/>
              <w:numPr>
                <w:ilvl w:val="0"/>
                <w:numId w:val="31"/>
              </w:numPr>
              <w:rPr>
                <w:ins w:id="1299" w:author="arun kumar" w:date="2026-07-27T20:03:00Z" w16du:dateUtc="2026-07-27T12:03:00Z"/>
              </w:rPr>
            </w:pPr>
            <m:oMath>
              <m:r>
                <w:ins w:id="1300" w:author="arun kumar" w:date="2026-07-27T20:03:00Z" w16du:dateUtc="2026-07-27T12:03:00Z">
                  <m:rPr>
                    <m:scr m:val="script"/>
                    <m:sty m:val="p"/>
                  </m:rPr>
                  <w:rPr>
                    <w:rFonts w:ascii="Cambria Math" w:hAnsi="Cambria Math"/>
                  </w:rPr>
                  <m:t>D</m:t>
                </w:ins>
              </m:r>
            </m:oMath>
            <w:ins w:id="1301" w:author="arun kumar" w:date="2026-07-27T20:03:00Z" w16du:dateUtc="2026-07-27T12:03:00Z">
              <w:r w:rsidRPr="00051A95">
                <w:t xml:space="preserve">= set of planning days, </w:t>
              </w:r>
            </w:ins>
          </w:p>
          <w:p w14:paraId="70424270" w14:textId="789AE510" w:rsidR="00813605" w:rsidRPr="00813605" w:rsidRDefault="00813605" w:rsidP="00813605">
            <w:pPr>
              <w:pStyle w:val="BodyText"/>
              <w:numPr>
                <w:ilvl w:val="0"/>
                <w:numId w:val="31"/>
              </w:numPr>
              <w:rPr>
                <w:ins w:id="1302" w:author="arun kumar" w:date="2026-07-27T19:28:00Z" w16du:dateUtc="2026-07-27T11:28:00Z"/>
              </w:rPr>
              <w:pPrChange w:id="1303" w:author="arun kumar" w:date="2026-07-27T20:03:00Z" w16du:dateUtc="2026-07-27T12:03:00Z">
                <w:pPr>
                  <w:spacing w:line="259" w:lineRule="auto"/>
                  <w:jc w:val="left"/>
                </w:pPr>
              </w:pPrChange>
            </w:pPr>
            <m:oMath>
              <m:r>
                <w:ins w:id="1304" w:author="arun kumar" w:date="2026-07-27T20:03:00Z" w16du:dateUtc="2026-07-27T12:03:00Z">
                  <m:rPr>
                    <m:scr m:val="script"/>
                    <m:sty m:val="p"/>
                  </m:rPr>
                  <w:rPr>
                    <w:rFonts w:ascii="Cambria Math" w:hAnsi="Cambria Math"/>
                  </w:rPr>
                  <m:t>C=</m:t>
                </w:ins>
              </m:r>
              <m:d>
                <m:dPr>
                  <m:begChr m:val="{"/>
                  <m:sepChr m:val=","/>
                  <m:endChr m:val="}"/>
                  <m:ctrlPr>
                    <w:ins w:id="1305" w:author="arun kumar" w:date="2026-07-27T20:03:00Z" w16du:dateUtc="2026-07-27T12:03:00Z">
                      <w:rPr>
                        <w:rFonts w:ascii="Cambria Math" w:hAnsi="Cambria Math"/>
                      </w:rPr>
                    </w:ins>
                  </m:ctrlPr>
                </m:dPr>
                <m:e>
                  <m:r>
                    <w:ins w:id="1306" w:author="arun kumar" w:date="2026-07-27T20:03:00Z" w16du:dateUtc="2026-07-27T12:03:00Z">
                      <w:rPr>
                        <w:rFonts w:ascii="Cambria Math" w:hAnsi="Cambria Math"/>
                      </w:rPr>
                      <m:t>A</m:t>
                    </w:ins>
                  </m:r>
                </m:e>
                <m:e>
                  <m:r>
                    <w:ins w:id="1307" w:author="arun kumar" w:date="2026-07-27T20:03:00Z" w16du:dateUtc="2026-07-27T12:03:00Z">
                      <w:rPr>
                        <w:rFonts w:ascii="Cambria Math" w:hAnsi="Cambria Math"/>
                      </w:rPr>
                      <m:t>B</m:t>
                    </w:ins>
                  </m:r>
                </m:e>
                <m:e>
                  <m:r>
                    <w:ins w:id="1308" w:author="arun kumar" w:date="2026-07-27T20:03:00Z" w16du:dateUtc="2026-07-27T12:03:00Z">
                      <w:rPr>
                        <w:rFonts w:ascii="Cambria Math" w:hAnsi="Cambria Math"/>
                      </w:rPr>
                      <m:t>C</m:t>
                    </w:ins>
                  </m:r>
                </m:e>
                <m:e>
                  <m:r>
                    <w:ins w:id="1309" w:author="arun kumar" w:date="2026-07-27T20:03:00Z" w16du:dateUtc="2026-07-27T12:03:00Z">
                      <w:rPr>
                        <w:rFonts w:ascii="Cambria Math" w:hAnsi="Cambria Math"/>
                      </w:rPr>
                      <m:t>D</m:t>
                    </w:ins>
                  </m:r>
                </m:e>
              </m:d>
            </m:oMath>
            <w:ins w:id="1310" w:author="arun kumar" w:date="2026-07-27T20:03:00Z" w16du:dateUtc="2026-07-27T12:03:00Z">
              <w:r w:rsidRPr="00051A95">
                <w:t xml:space="preserve">= set of maintenance check types. </w:t>
              </w:r>
            </w:ins>
          </w:p>
        </w:tc>
      </w:tr>
      <w:tr w:rsidR="0038120F" w14:paraId="57C290E4" w14:textId="77777777" w:rsidTr="00813605">
        <w:trPr>
          <w:trHeight w:val="293"/>
          <w:ins w:id="1311" w:author="arun kumar" w:date="2026-07-27T19:28:00Z" w16du:dateUtc="2026-07-27T11:28:00Z"/>
          <w:trPrChange w:id="1312" w:author="arun kumar" w:date="2026-07-27T20:02:00Z" w16du:dateUtc="2026-07-27T12:02:00Z">
            <w:trPr>
              <w:gridAfter w:val="0"/>
            </w:trPr>
          </w:trPrChange>
        </w:trPr>
        <w:tc>
          <w:tcPr>
            <w:tcW w:w="895" w:type="dxa"/>
            <w:tcPrChange w:id="1313" w:author="arun kumar" w:date="2026-07-27T20:02:00Z" w16du:dateUtc="2026-07-27T12:02:00Z">
              <w:tcPr>
                <w:tcW w:w="4675" w:type="dxa"/>
                <w:gridSpan w:val="2"/>
              </w:tcPr>
            </w:tcPrChange>
          </w:tcPr>
          <w:p w14:paraId="2B28F0C1" w14:textId="01C1DFD3" w:rsidR="0038120F" w:rsidRDefault="00813605" w:rsidP="00260D10">
            <w:pPr>
              <w:spacing w:line="259" w:lineRule="auto"/>
              <w:jc w:val="left"/>
              <w:rPr>
                <w:ins w:id="1314" w:author="arun kumar" w:date="2026-07-27T19:28:00Z" w16du:dateUtc="2026-07-27T11:28:00Z"/>
                <w:rFonts w:eastAsia="Times New Roman"/>
                <w:bCs/>
                <w:kern w:val="0"/>
                <w:lang w:bidi="ar-SA"/>
                <w14:ligatures w14:val="none"/>
              </w:rPr>
            </w:pPr>
            <m:oMathPara>
              <m:oMath>
                <m:sSub>
                  <m:sSubPr>
                    <m:ctrlPr>
                      <w:ins w:id="1315" w:author="arun kumar" w:date="2026-07-27T20:04:00Z" w16du:dateUtc="2026-07-27T12:04:00Z">
                        <w:rPr>
                          <w:rFonts w:ascii="Cambria Math" w:hAnsi="Cambria Math" w:cstheme="minorBidi"/>
                        </w:rPr>
                      </w:ins>
                    </m:ctrlPr>
                  </m:sSubPr>
                  <m:e>
                    <m:r>
                      <w:ins w:id="1316" w:author="arun kumar" w:date="2026-07-27T20:04:00Z" w16du:dateUtc="2026-07-27T12:04:00Z">
                        <w:rPr>
                          <w:rFonts w:ascii="Cambria Math" w:hAnsi="Cambria Math" w:cstheme="minorBidi"/>
                        </w:rPr>
                        <m:t>y</m:t>
                      </w:ins>
                    </m:r>
                  </m:e>
                  <m:sub>
                    <m:r>
                      <w:ins w:id="1317" w:author="arun kumar" w:date="2026-07-27T20:04:00Z" w16du:dateUtc="2026-07-27T12:04:00Z">
                        <w:rPr>
                          <w:rFonts w:ascii="Cambria Math" w:hAnsi="Cambria Math" w:cstheme="minorBidi"/>
                        </w:rPr>
                        <m:t>jdc</m:t>
                      </w:ins>
                    </m:r>
                  </m:sub>
                </m:sSub>
              </m:oMath>
            </m:oMathPara>
          </w:p>
        </w:tc>
        <w:tc>
          <w:tcPr>
            <w:tcW w:w="8543" w:type="dxa"/>
            <w:tcPrChange w:id="1318" w:author="arun kumar" w:date="2026-07-27T20:02:00Z" w16du:dateUtc="2026-07-27T12:02:00Z">
              <w:tcPr>
                <w:tcW w:w="4675" w:type="dxa"/>
              </w:tcPr>
            </w:tcPrChange>
          </w:tcPr>
          <w:p w14:paraId="7062924A" w14:textId="4EF7173B" w:rsidR="0038120F" w:rsidRPr="00813605" w:rsidRDefault="00813605" w:rsidP="00260D10">
            <w:pPr>
              <w:spacing w:line="259" w:lineRule="auto"/>
              <w:jc w:val="left"/>
              <w:rPr>
                <w:ins w:id="1319" w:author="arun kumar" w:date="2026-07-27T20:04:00Z" w16du:dateUtc="2026-07-27T12:04:00Z"/>
                <w:rFonts w:asciiTheme="minorHAnsi" w:eastAsiaTheme="minorEastAsia" w:hAnsiTheme="minorHAnsi" w:cstheme="minorBidi"/>
              </w:rPr>
            </w:pPr>
            <m:oMathPara>
              <m:oMath>
                <m:sSub>
                  <m:sSubPr>
                    <m:ctrlPr>
                      <w:ins w:id="1320" w:author="arun kumar" w:date="2026-07-27T20:04:00Z" w16du:dateUtc="2026-07-27T12:04:00Z">
                        <w:rPr>
                          <w:rFonts w:ascii="Cambria Math" w:hAnsi="Cambria Math" w:cstheme="minorBidi"/>
                        </w:rPr>
                      </w:ins>
                    </m:ctrlPr>
                  </m:sSubPr>
                  <m:e>
                    <m:r>
                      <w:ins w:id="1321" w:author="arun kumar" w:date="2026-07-27T20:04:00Z" w16du:dateUtc="2026-07-27T12:04:00Z">
                        <w:rPr>
                          <w:rFonts w:ascii="Cambria Math" w:hAnsi="Cambria Math" w:cstheme="minorBidi"/>
                        </w:rPr>
                        <m:t>y</m:t>
                      </w:ins>
                    </m:r>
                  </m:e>
                  <m:sub>
                    <m:r>
                      <w:ins w:id="1322" w:author="arun kumar" w:date="2026-07-27T20:04:00Z" w16du:dateUtc="2026-07-27T12:04:00Z">
                        <w:rPr>
                          <w:rFonts w:ascii="Cambria Math" w:hAnsi="Cambria Math" w:cstheme="minorBidi"/>
                        </w:rPr>
                        <m:t>jdc</m:t>
                      </w:ins>
                    </m:r>
                  </m:sub>
                </m:sSub>
                <m:r>
                  <w:ins w:id="1323" w:author="arun kumar" w:date="2026-07-27T20:04:00Z" w16du:dateUtc="2026-07-27T12:04:00Z">
                    <m:rPr>
                      <m:sty m:val="p"/>
                    </m:rPr>
                    <w:rPr>
                      <w:rFonts w:ascii="Cambria Math" w:hAnsi="Cambria Math" w:cstheme="minorBidi"/>
                    </w:rPr>
                    <m:t>=</m:t>
                  </w:ins>
                </m:r>
                <m:d>
                  <m:dPr>
                    <m:begChr m:val="{"/>
                    <m:endChr m:val=""/>
                    <m:ctrlPr>
                      <w:ins w:id="1324" w:author="arun kumar" w:date="2026-07-27T20:04:00Z" w16du:dateUtc="2026-07-27T12:04:00Z">
                        <w:rPr>
                          <w:rFonts w:ascii="Cambria Math" w:hAnsi="Cambria Math" w:cstheme="minorBidi"/>
                        </w:rPr>
                      </w:ins>
                    </m:ctrlPr>
                  </m:dPr>
                  <m:e>
                    <m:m>
                      <m:mPr>
                        <m:plcHide m:val="1"/>
                        <m:mcs>
                          <m:mc>
                            <m:mcPr>
                              <m:count m:val="2"/>
                              <m:mcJc m:val="center"/>
                            </m:mcPr>
                          </m:mc>
                        </m:mcs>
                        <m:ctrlPr>
                          <w:ins w:id="1325" w:author="arun kumar" w:date="2026-07-27T20:04:00Z" w16du:dateUtc="2026-07-27T12:04:00Z">
                            <w:rPr>
                              <w:rFonts w:ascii="Cambria Math" w:hAnsi="Cambria Math" w:cstheme="minorBidi"/>
                            </w:rPr>
                          </w:ins>
                        </m:ctrlPr>
                      </m:mPr>
                      <m:mr>
                        <m:e>
                          <m:r>
                            <w:ins w:id="1326" w:author="arun kumar" w:date="2026-07-27T20:04:00Z" w16du:dateUtc="2026-07-27T12:04:00Z">
                              <m:rPr>
                                <m:sty m:val="p"/>
                              </m:rPr>
                              <w:rPr>
                                <w:rFonts w:ascii="Cambria Math" w:hAnsi="Cambria Math" w:cstheme="minorBidi"/>
                              </w:rPr>
                              <m:t>1,</m:t>
                            </w:ins>
                          </m:r>
                        </m:e>
                        <m:e>
                          <m:r>
                            <w:ins w:id="1327" w:author="arun kumar" w:date="2026-07-27T20:04:00Z" w16du:dateUtc="2026-07-27T12:04:00Z">
                              <m:rPr>
                                <m:nor/>
                              </m:rPr>
                              <w:rPr>
                                <w:rFonts w:asciiTheme="minorHAnsi" w:hAnsiTheme="minorHAnsi" w:cstheme="minorBidi"/>
                              </w:rPr>
                              <m:t>if aircraft </m:t>
                            </w:ins>
                          </m:r>
                          <m:r>
                            <w:ins w:id="1328" w:author="arun kumar" w:date="2026-07-27T20:04:00Z" w16du:dateUtc="2026-07-27T12:04:00Z">
                              <w:rPr>
                                <w:rFonts w:ascii="Cambria Math" w:hAnsi="Cambria Math" w:cstheme="minorBidi"/>
                              </w:rPr>
                              <m:t>j</m:t>
                            </w:ins>
                          </m:r>
                          <m:r>
                            <w:ins w:id="1329" w:author="arun kumar" w:date="2026-07-27T20:04:00Z" w16du:dateUtc="2026-07-27T12:04:00Z">
                              <m:rPr>
                                <m:nor/>
                              </m:rPr>
                              <w:rPr>
                                <w:rFonts w:asciiTheme="minorHAnsi" w:hAnsiTheme="minorHAnsi" w:cstheme="minorBidi"/>
                              </w:rPr>
                              <m:t> starts maintenance check </m:t>
                            </w:ins>
                          </m:r>
                          <m:r>
                            <w:ins w:id="1330" w:author="arun kumar" w:date="2026-07-27T20:04:00Z" w16du:dateUtc="2026-07-27T12:04:00Z">
                              <w:rPr>
                                <w:rFonts w:ascii="Cambria Math" w:hAnsi="Cambria Math" w:cstheme="minorBidi"/>
                              </w:rPr>
                              <m:t>c</m:t>
                            </w:ins>
                          </m:r>
                          <m:r>
                            <w:ins w:id="1331" w:author="arun kumar" w:date="2026-07-27T20:04:00Z" w16du:dateUtc="2026-07-27T12:04:00Z">
                              <m:rPr>
                                <m:nor/>
                              </m:rPr>
                              <w:rPr>
                                <w:rFonts w:asciiTheme="minorHAnsi" w:hAnsiTheme="minorHAnsi" w:cstheme="minorBidi"/>
                              </w:rPr>
                              <m:t> on day </m:t>
                            </w:ins>
                          </m:r>
                          <m:r>
                            <w:ins w:id="1332" w:author="arun kumar" w:date="2026-07-27T20:04:00Z" w16du:dateUtc="2026-07-27T12:04:00Z">
                              <w:rPr>
                                <w:rFonts w:ascii="Cambria Math" w:hAnsi="Cambria Math" w:cstheme="minorBidi"/>
                              </w:rPr>
                              <m:t>d</m:t>
                            </w:ins>
                          </m:r>
                          <m:r>
                            <w:ins w:id="1333" w:author="arun kumar" w:date="2026-07-27T20:04:00Z" w16du:dateUtc="2026-07-27T12:04:00Z">
                              <m:rPr>
                                <m:sty m:val="p"/>
                              </m:rPr>
                              <w:rPr>
                                <w:rFonts w:ascii="Cambria Math" w:hAnsi="Cambria Math" w:cstheme="minorBidi"/>
                              </w:rPr>
                              <m:t>,</m:t>
                            </w:ins>
                          </m:r>
                        </m:e>
                      </m:mr>
                      <m:mr>
                        <m:e>
                          <m:r>
                            <w:ins w:id="1334" w:author="arun kumar" w:date="2026-07-27T20:04:00Z" w16du:dateUtc="2026-07-27T12:04:00Z">
                              <m:rPr>
                                <m:sty m:val="p"/>
                              </m:rPr>
                              <w:rPr>
                                <w:rFonts w:ascii="Cambria Math" w:hAnsi="Cambria Math" w:cstheme="minorBidi"/>
                              </w:rPr>
                              <m:t>0,</m:t>
                            </w:ins>
                          </m:r>
                        </m:e>
                        <m:e>
                          <m:r>
                            <w:ins w:id="1335" w:author="arun kumar" w:date="2026-07-27T20:04:00Z" w16du:dateUtc="2026-07-27T12:04:00Z">
                              <m:rPr>
                                <m:nor/>
                              </m:rPr>
                              <w:rPr>
                                <w:rFonts w:asciiTheme="minorHAnsi" w:hAnsiTheme="minorHAnsi" w:cstheme="minorBidi"/>
                              </w:rPr>
                              <m:t>otherwise</m:t>
                            </w:ins>
                          </m:r>
                          <m:r>
                            <w:ins w:id="1336" w:author="arun kumar" w:date="2026-07-27T20:04:00Z" w16du:dateUtc="2026-07-27T12:04:00Z">
                              <m:rPr>
                                <m:sty m:val="p"/>
                              </m:rPr>
                              <w:rPr>
                                <w:rFonts w:ascii="Cambria Math" w:hAnsi="Cambria Math" w:cstheme="minorBidi"/>
                              </w:rPr>
                              <m:t>,</m:t>
                            </w:ins>
                          </m:r>
                        </m:e>
                      </m:mr>
                    </m:m>
                  </m:e>
                </m:d>
                <w:ins w:id="1337" w:author="arun kumar" w:date="2026-07-27T20:04:00Z" w16du:dateUtc="2026-07-27T12:04:00Z">
                  <m:r>
                    <w:rPr>
                      <w:rFonts w:asciiTheme="minorHAnsi" w:hAnsiTheme="minorHAnsi" w:cstheme="minorBidi"/>
                    </w:rPr>
                    <w:br/>
                  </m:r>
                </w:ins>
              </m:oMath>
              <m:oMath>
                <m:r>
                  <w:ins w:id="1338" w:author="arun kumar" w:date="2026-07-27T20:04:00Z" w16du:dateUtc="2026-07-27T12:04:00Z">
                    <m:rPr>
                      <m:sty m:val="p"/>
                    </m:rPr>
                    <w:rPr>
                      <w:rFonts w:ascii="Cambria Math" w:hAnsi="Cambria Math" w:cstheme="minorBidi"/>
                    </w:rPr>
                    <m:t>∀</m:t>
                  </w:ins>
                </m:r>
                <m:r>
                  <w:ins w:id="1339" w:author="arun kumar" w:date="2026-07-27T20:04:00Z" w16du:dateUtc="2026-07-27T12:04:00Z">
                    <w:rPr>
                      <w:rFonts w:ascii="Cambria Math" w:hAnsi="Cambria Math" w:cstheme="minorBidi"/>
                    </w:rPr>
                    <m:t>j</m:t>
                  </w:ins>
                </m:r>
                <m:r>
                  <w:ins w:id="1340" w:author="arun kumar" w:date="2026-07-27T20:04:00Z" w16du:dateUtc="2026-07-27T12:04:00Z">
                    <m:rPr>
                      <m:scr m:val="script"/>
                      <m:sty m:val="p"/>
                    </m:rPr>
                    <w:rPr>
                      <w:rFonts w:ascii="Cambria Math" w:hAnsi="Cambria Math" w:cstheme="minorBidi"/>
                    </w:rPr>
                    <m:t>∈P,</m:t>
                  </w:ins>
                </m:r>
                <m:r>
                  <w:ins w:id="1341" w:author="arun kumar" w:date="2026-07-27T20:04:00Z" w16du:dateUtc="2026-07-27T12:04:00Z">
                    <m:rPr>
                      <m:nor/>
                    </m:rPr>
                    <w:rPr>
                      <w:rFonts w:ascii="Arial" w:hAnsi="Arial" w:cs="Arial"/>
                    </w:rPr>
                    <m:t>  </m:t>
                  </w:ins>
                </m:r>
                <m:r>
                  <w:ins w:id="1342" w:author="arun kumar" w:date="2026-07-27T20:04:00Z" w16du:dateUtc="2026-07-27T12:04:00Z">
                    <m:rPr>
                      <m:sty m:val="p"/>
                    </m:rPr>
                    <w:rPr>
                      <w:rFonts w:ascii="Cambria Math" w:hAnsi="Cambria Math" w:cstheme="minorBidi"/>
                    </w:rPr>
                    <m:t>∀</m:t>
                  </w:ins>
                </m:r>
                <m:r>
                  <w:ins w:id="1343" w:author="arun kumar" w:date="2026-07-27T20:04:00Z" w16du:dateUtc="2026-07-27T12:04:00Z">
                    <w:rPr>
                      <w:rFonts w:ascii="Cambria Math" w:hAnsi="Cambria Math" w:cstheme="minorBidi"/>
                    </w:rPr>
                    <m:t>d</m:t>
                  </w:ins>
                </m:r>
                <m:r>
                  <w:ins w:id="1344" w:author="arun kumar" w:date="2026-07-27T20:04:00Z" w16du:dateUtc="2026-07-27T12:04:00Z">
                    <m:rPr>
                      <m:scr m:val="script"/>
                      <m:sty m:val="p"/>
                    </m:rPr>
                    <w:rPr>
                      <w:rFonts w:ascii="Cambria Math" w:hAnsi="Cambria Math" w:cstheme="minorBidi"/>
                    </w:rPr>
                    <m:t>∈D,</m:t>
                  </w:ins>
                </m:r>
                <m:r>
                  <w:ins w:id="1345" w:author="arun kumar" w:date="2026-07-27T20:04:00Z" w16du:dateUtc="2026-07-27T12:04:00Z">
                    <m:rPr>
                      <m:nor/>
                    </m:rPr>
                    <w:rPr>
                      <w:rFonts w:ascii="Arial" w:hAnsi="Arial" w:cs="Arial"/>
                    </w:rPr>
                    <m:t>  </m:t>
                  </w:ins>
                </m:r>
                <m:r>
                  <w:ins w:id="1346" w:author="arun kumar" w:date="2026-07-27T20:04:00Z" w16du:dateUtc="2026-07-27T12:04:00Z">
                    <m:rPr>
                      <m:sty m:val="p"/>
                    </m:rPr>
                    <w:rPr>
                      <w:rFonts w:ascii="Cambria Math" w:hAnsi="Cambria Math" w:cstheme="minorBidi"/>
                    </w:rPr>
                    <m:t>∀</m:t>
                  </w:ins>
                </m:r>
                <m:r>
                  <w:ins w:id="1347" w:author="arun kumar" w:date="2026-07-27T20:04:00Z" w16du:dateUtc="2026-07-27T12:04:00Z">
                    <w:rPr>
                      <w:rFonts w:ascii="Cambria Math" w:hAnsi="Cambria Math" w:cstheme="minorBidi"/>
                    </w:rPr>
                    <m:t>c</m:t>
                  </w:ins>
                </m:r>
                <m:r>
                  <w:ins w:id="1348" w:author="arun kumar" w:date="2026-07-27T20:04:00Z" w16du:dateUtc="2026-07-27T12:04:00Z">
                    <m:rPr>
                      <m:scr m:val="script"/>
                      <m:sty m:val="p"/>
                    </m:rPr>
                    <w:rPr>
                      <w:rFonts w:ascii="Cambria Math" w:hAnsi="Cambria Math" w:cstheme="minorBidi"/>
                    </w:rPr>
                    <m:t>∈C</m:t>
                  </w:ins>
                </m:r>
              </m:oMath>
            </m:oMathPara>
          </w:p>
          <w:p w14:paraId="631AB778" w14:textId="77777777" w:rsidR="00813605" w:rsidRPr="00813605" w:rsidRDefault="00813605" w:rsidP="00813605">
            <w:pPr>
              <w:pStyle w:val="Heading2"/>
              <w:numPr>
                <w:ilvl w:val="0"/>
                <w:numId w:val="0"/>
              </w:numPr>
              <w:spacing w:before="160" w:after="80"/>
              <w:ind w:left="567" w:hanging="567"/>
              <w:rPr>
                <w:ins w:id="1349" w:author="arun kumar" w:date="2026-07-27T20:04:00Z" w16du:dateUtc="2026-07-27T12:04:00Z"/>
                <w:rFonts w:asciiTheme="minorHAnsi" w:eastAsiaTheme="minorHAnsi" w:hAnsiTheme="minorHAnsi" w:cstheme="minorBidi"/>
                <w:b w:val="0"/>
                <w:bCs w:val="0"/>
                <w:color w:val="auto"/>
                <w:rPrChange w:id="1350" w:author="arun kumar" w:date="2026-07-27T20:04:00Z" w16du:dateUtc="2026-07-27T12:04:00Z">
                  <w:rPr>
                    <w:ins w:id="1351" w:author="arun kumar" w:date="2026-07-27T20:04:00Z" w16du:dateUtc="2026-07-27T12:04:00Z"/>
                    <w:rFonts w:asciiTheme="minorHAnsi" w:eastAsiaTheme="minorHAnsi" w:hAnsiTheme="minorHAnsi" w:cstheme="minorBidi"/>
                    <w:color w:val="auto"/>
                  </w:rPr>
                </w:rPrChange>
              </w:rPr>
              <w:pPrChange w:id="1352" w:author="arun kumar" w:date="2026-07-27T20:04:00Z" w16du:dateUtc="2026-07-27T12:04:00Z">
                <w:pPr>
                  <w:pStyle w:val="Heading2"/>
                  <w:spacing w:before="160" w:after="80"/>
                </w:pPr>
              </w:pPrChange>
            </w:pPr>
            <w:ins w:id="1353" w:author="arun kumar" w:date="2026-07-27T20:04:00Z" w16du:dateUtc="2026-07-27T12:04:00Z">
              <w:r w:rsidRPr="00813605">
                <w:rPr>
                  <w:rFonts w:asciiTheme="minorHAnsi" w:eastAsiaTheme="minorHAnsi" w:hAnsiTheme="minorHAnsi" w:cstheme="minorBidi"/>
                  <w:b w:val="0"/>
                  <w:bCs w:val="0"/>
                  <w:color w:val="auto"/>
                  <w:rPrChange w:id="1354" w:author="arun kumar" w:date="2026-07-27T20:04:00Z" w16du:dateUtc="2026-07-27T12:04:00Z">
                    <w:rPr>
                      <w:rFonts w:asciiTheme="minorHAnsi" w:eastAsiaTheme="minorHAnsi" w:hAnsiTheme="minorHAnsi" w:cstheme="minorBidi"/>
                      <w:color w:val="auto"/>
                    </w:rPr>
                  </w:rPrChange>
                </w:rPr>
                <w:t>where</w:t>
              </w:r>
            </w:ins>
          </w:p>
          <w:p w14:paraId="12FD6A5C" w14:textId="3F406AD8" w:rsidR="00813605" w:rsidRPr="00813605" w:rsidRDefault="00813605" w:rsidP="00813605">
            <w:pPr>
              <w:pStyle w:val="Heading2"/>
              <w:numPr>
                <w:ilvl w:val="0"/>
                <w:numId w:val="32"/>
              </w:numPr>
              <w:tabs>
                <w:tab w:val="clear" w:pos="720"/>
                <w:tab w:val="num" w:pos="360"/>
              </w:tabs>
              <w:spacing w:before="160" w:after="80"/>
              <w:ind w:left="567" w:hanging="567"/>
              <w:rPr>
                <w:ins w:id="1355" w:author="arun kumar" w:date="2026-07-27T20:04:00Z" w16du:dateUtc="2026-07-27T12:04:00Z"/>
                <w:rFonts w:asciiTheme="minorHAnsi" w:eastAsiaTheme="minorHAnsi" w:hAnsiTheme="minorHAnsi" w:cstheme="minorBidi"/>
                <w:b w:val="0"/>
                <w:bCs w:val="0"/>
                <w:color w:val="auto"/>
                <w:rPrChange w:id="1356" w:author="arun kumar" w:date="2026-07-27T20:04:00Z" w16du:dateUtc="2026-07-27T12:04:00Z">
                  <w:rPr>
                    <w:ins w:id="1357" w:author="arun kumar" w:date="2026-07-27T20:04:00Z" w16du:dateUtc="2026-07-27T12:04:00Z"/>
                    <w:rFonts w:asciiTheme="minorHAnsi" w:eastAsiaTheme="minorHAnsi" w:hAnsiTheme="minorHAnsi" w:cstheme="minorBidi"/>
                    <w:color w:val="auto"/>
                  </w:rPr>
                </w:rPrChange>
              </w:rPr>
            </w:pPr>
            <m:oMath>
              <m:r>
                <w:ins w:id="1358" w:author="arun kumar" w:date="2026-07-27T20:04:00Z" w16du:dateUtc="2026-07-27T12:04:00Z">
                  <m:rPr>
                    <m:scr m:val="script"/>
                    <m:sty m:val="p"/>
                  </m:rPr>
                  <w:rPr>
                    <w:rFonts w:ascii="Cambria Math" w:eastAsiaTheme="minorHAnsi" w:hAnsi="Cambria Math" w:cstheme="minorBidi"/>
                    <w:color w:val="auto"/>
                  </w:rPr>
                  <m:t>P</m:t>
                </w:ins>
              </m:r>
            </m:oMath>
            <w:ins w:id="1359" w:author="arun kumar" w:date="2026-07-27T20:04:00Z" w16du:dateUtc="2026-07-27T12:04:00Z">
              <w:r w:rsidRPr="00813605">
                <w:rPr>
                  <w:rFonts w:asciiTheme="minorHAnsi" w:eastAsiaTheme="minorHAnsi" w:hAnsiTheme="minorHAnsi" w:cstheme="minorBidi"/>
                  <w:b w:val="0"/>
                  <w:bCs w:val="0"/>
                  <w:color w:val="auto"/>
                  <w:rPrChange w:id="1360" w:author="arun kumar" w:date="2026-07-27T20:04:00Z" w16du:dateUtc="2026-07-27T12:04:00Z">
                    <w:rPr>
                      <w:rFonts w:asciiTheme="minorHAnsi" w:eastAsiaTheme="minorHAnsi" w:hAnsiTheme="minorHAnsi" w:cstheme="minorBidi"/>
                      <w:color w:val="auto"/>
                    </w:rPr>
                  </w:rPrChange>
                </w:rPr>
                <w:t xml:space="preserve">= set of aircraft, </w:t>
              </w:r>
            </w:ins>
          </w:p>
          <w:p w14:paraId="1EE61740" w14:textId="7D5DC95F" w:rsidR="00813605" w:rsidRPr="00813605" w:rsidRDefault="00813605" w:rsidP="00813605">
            <w:pPr>
              <w:pStyle w:val="Heading2"/>
              <w:numPr>
                <w:ilvl w:val="0"/>
                <w:numId w:val="32"/>
              </w:numPr>
              <w:tabs>
                <w:tab w:val="clear" w:pos="720"/>
                <w:tab w:val="num" w:pos="360"/>
              </w:tabs>
              <w:spacing w:before="160" w:after="80"/>
              <w:ind w:left="567" w:hanging="567"/>
              <w:rPr>
                <w:ins w:id="1361" w:author="arun kumar" w:date="2026-07-27T20:04:00Z" w16du:dateUtc="2026-07-27T12:04:00Z"/>
                <w:rFonts w:asciiTheme="minorHAnsi" w:eastAsiaTheme="minorHAnsi" w:hAnsiTheme="minorHAnsi" w:cstheme="minorBidi"/>
                <w:b w:val="0"/>
                <w:bCs w:val="0"/>
                <w:color w:val="auto"/>
                <w:rPrChange w:id="1362" w:author="arun kumar" w:date="2026-07-27T20:04:00Z" w16du:dateUtc="2026-07-27T12:04:00Z">
                  <w:rPr>
                    <w:ins w:id="1363" w:author="arun kumar" w:date="2026-07-27T20:04:00Z" w16du:dateUtc="2026-07-27T12:04:00Z"/>
                    <w:rFonts w:asciiTheme="minorHAnsi" w:eastAsiaTheme="minorHAnsi" w:hAnsiTheme="minorHAnsi" w:cstheme="minorBidi"/>
                    <w:color w:val="auto"/>
                  </w:rPr>
                </w:rPrChange>
              </w:rPr>
            </w:pPr>
            <m:oMath>
              <m:r>
                <w:ins w:id="1364" w:author="arun kumar" w:date="2026-07-27T20:04:00Z" w16du:dateUtc="2026-07-27T12:04:00Z">
                  <m:rPr>
                    <m:scr m:val="script"/>
                    <m:sty m:val="p"/>
                  </m:rPr>
                  <w:rPr>
                    <w:rFonts w:ascii="Cambria Math" w:eastAsiaTheme="minorHAnsi" w:hAnsi="Cambria Math" w:cstheme="minorBidi"/>
                    <w:color w:val="auto"/>
                  </w:rPr>
                  <m:t>D</m:t>
                </w:ins>
              </m:r>
            </m:oMath>
            <w:ins w:id="1365" w:author="arun kumar" w:date="2026-07-27T20:04:00Z" w16du:dateUtc="2026-07-27T12:04:00Z">
              <w:r w:rsidRPr="00813605">
                <w:rPr>
                  <w:rFonts w:asciiTheme="minorHAnsi" w:eastAsiaTheme="minorHAnsi" w:hAnsiTheme="minorHAnsi" w:cstheme="minorBidi"/>
                  <w:b w:val="0"/>
                  <w:bCs w:val="0"/>
                  <w:color w:val="auto"/>
                  <w:rPrChange w:id="1366" w:author="arun kumar" w:date="2026-07-27T20:04:00Z" w16du:dateUtc="2026-07-27T12:04:00Z">
                    <w:rPr>
                      <w:rFonts w:asciiTheme="minorHAnsi" w:eastAsiaTheme="minorHAnsi" w:hAnsiTheme="minorHAnsi" w:cstheme="minorBidi"/>
                      <w:color w:val="auto"/>
                    </w:rPr>
                  </w:rPrChange>
                </w:rPr>
                <w:t xml:space="preserve">= set of planning days, </w:t>
              </w:r>
            </w:ins>
          </w:p>
          <w:p w14:paraId="7C16C531" w14:textId="33FA2CC1" w:rsidR="00813605" w:rsidRPr="00813605" w:rsidRDefault="00813605" w:rsidP="00813605">
            <w:pPr>
              <w:pStyle w:val="Heading2"/>
              <w:numPr>
                <w:ilvl w:val="0"/>
                <w:numId w:val="32"/>
              </w:numPr>
              <w:tabs>
                <w:tab w:val="clear" w:pos="720"/>
                <w:tab w:val="num" w:pos="360"/>
              </w:tabs>
              <w:spacing w:before="160" w:after="80"/>
              <w:ind w:left="567" w:hanging="567"/>
              <w:rPr>
                <w:ins w:id="1367" w:author="arun kumar" w:date="2026-07-27T20:04:00Z" w16du:dateUtc="2026-07-27T12:04:00Z"/>
                <w:rFonts w:asciiTheme="minorHAnsi" w:eastAsiaTheme="minorHAnsi" w:hAnsiTheme="minorHAnsi" w:cstheme="minorBidi"/>
                <w:b w:val="0"/>
                <w:bCs w:val="0"/>
                <w:color w:val="auto"/>
                <w:rPrChange w:id="1368" w:author="arun kumar" w:date="2026-07-27T20:04:00Z" w16du:dateUtc="2026-07-27T12:04:00Z">
                  <w:rPr>
                    <w:ins w:id="1369" w:author="arun kumar" w:date="2026-07-27T20:04:00Z" w16du:dateUtc="2026-07-27T12:04:00Z"/>
                    <w:rFonts w:asciiTheme="minorHAnsi" w:eastAsiaTheme="minorHAnsi" w:hAnsiTheme="minorHAnsi" w:cstheme="minorBidi"/>
                    <w:color w:val="auto"/>
                  </w:rPr>
                </w:rPrChange>
              </w:rPr>
            </w:pPr>
            <m:oMath>
              <m:r>
                <w:ins w:id="1370" w:author="arun kumar" w:date="2026-07-27T20:04:00Z" w16du:dateUtc="2026-07-27T12:04:00Z">
                  <m:rPr>
                    <m:scr m:val="script"/>
                    <m:sty m:val="p"/>
                  </m:rPr>
                  <w:rPr>
                    <w:rFonts w:ascii="Cambria Math" w:eastAsiaTheme="minorHAnsi" w:hAnsi="Cambria Math" w:cstheme="minorBidi"/>
                    <w:color w:val="auto"/>
                  </w:rPr>
                  <m:t>C=</m:t>
                </w:ins>
              </m:r>
              <m:d>
                <m:dPr>
                  <m:begChr m:val="{"/>
                  <m:sepChr m:val=","/>
                  <m:endChr m:val="}"/>
                  <m:ctrlPr>
                    <w:ins w:id="1371" w:author="arun kumar" w:date="2026-07-27T20:04:00Z" w16du:dateUtc="2026-07-27T12:04:00Z">
                      <w:rPr>
                        <w:rFonts w:ascii="Cambria Math" w:eastAsiaTheme="minorHAnsi" w:hAnsi="Cambria Math" w:cstheme="minorBidi"/>
                        <w:b w:val="0"/>
                        <w:bCs w:val="0"/>
                        <w:color w:val="auto"/>
                        <w:rPrChange w:id="1372" w:author="arun kumar" w:date="2026-07-27T20:04:00Z" w16du:dateUtc="2026-07-27T12:04:00Z">
                          <w:rPr>
                            <w:rFonts w:ascii="Cambria Math" w:eastAsiaTheme="minorHAnsi" w:hAnsi="Cambria Math" w:cstheme="minorBidi"/>
                            <w:color w:val="auto"/>
                          </w:rPr>
                        </w:rPrChange>
                      </w:rPr>
                    </w:ins>
                  </m:ctrlPr>
                </m:dPr>
                <m:e>
                  <m:r>
                    <w:ins w:id="1373" w:author="arun kumar" w:date="2026-07-27T20:04:00Z" w16du:dateUtc="2026-07-27T12:04:00Z">
                      <w:rPr>
                        <w:rFonts w:ascii="Cambria Math" w:eastAsiaTheme="minorHAnsi" w:hAnsi="Cambria Math" w:cstheme="minorBidi"/>
                        <w:color w:val="auto"/>
                      </w:rPr>
                      <m:t>A</m:t>
                    </w:ins>
                  </m:r>
                </m:e>
                <m:e>
                  <m:r>
                    <w:ins w:id="1374" w:author="arun kumar" w:date="2026-07-27T20:04:00Z" w16du:dateUtc="2026-07-27T12:04:00Z">
                      <w:rPr>
                        <w:rFonts w:ascii="Cambria Math" w:eastAsiaTheme="minorHAnsi" w:hAnsi="Cambria Math" w:cstheme="minorBidi"/>
                        <w:color w:val="auto"/>
                      </w:rPr>
                      <m:t>B</m:t>
                    </w:ins>
                  </m:r>
                </m:e>
                <m:e>
                  <m:r>
                    <w:ins w:id="1375" w:author="arun kumar" w:date="2026-07-27T20:04:00Z" w16du:dateUtc="2026-07-27T12:04:00Z">
                      <w:rPr>
                        <w:rFonts w:ascii="Cambria Math" w:eastAsiaTheme="minorHAnsi" w:hAnsi="Cambria Math" w:cstheme="minorBidi"/>
                        <w:color w:val="auto"/>
                      </w:rPr>
                      <m:t>C</m:t>
                    </w:ins>
                  </m:r>
                </m:e>
                <m:e>
                  <m:r>
                    <w:ins w:id="1376" w:author="arun kumar" w:date="2026-07-27T20:04:00Z" w16du:dateUtc="2026-07-27T12:04:00Z">
                      <w:rPr>
                        <w:rFonts w:ascii="Cambria Math" w:eastAsiaTheme="minorHAnsi" w:hAnsi="Cambria Math" w:cstheme="minorBidi"/>
                        <w:color w:val="auto"/>
                      </w:rPr>
                      <m:t>D</m:t>
                    </w:ins>
                  </m:r>
                </m:e>
              </m:d>
            </m:oMath>
            <w:ins w:id="1377" w:author="arun kumar" w:date="2026-07-27T20:04:00Z" w16du:dateUtc="2026-07-27T12:04:00Z">
              <w:r w:rsidRPr="00813605">
                <w:rPr>
                  <w:rFonts w:asciiTheme="minorHAnsi" w:eastAsiaTheme="minorHAnsi" w:hAnsiTheme="minorHAnsi" w:cstheme="minorBidi"/>
                  <w:b w:val="0"/>
                  <w:bCs w:val="0"/>
                  <w:color w:val="auto"/>
                  <w:rPrChange w:id="1378" w:author="arun kumar" w:date="2026-07-27T20:04:00Z" w16du:dateUtc="2026-07-27T12:04:00Z">
                    <w:rPr>
                      <w:rFonts w:asciiTheme="minorHAnsi" w:eastAsiaTheme="minorHAnsi" w:hAnsiTheme="minorHAnsi" w:cstheme="minorBidi"/>
                      <w:color w:val="auto"/>
                    </w:rPr>
                  </w:rPrChange>
                </w:rPr>
                <w:t xml:space="preserve">= set of maintenance check types. </w:t>
              </w:r>
            </w:ins>
          </w:p>
          <w:p w14:paraId="1097EBEE" w14:textId="77777777" w:rsidR="00813605" w:rsidRPr="00813605" w:rsidRDefault="00813605" w:rsidP="00813605">
            <w:pPr>
              <w:pStyle w:val="Heading2"/>
              <w:numPr>
                <w:ilvl w:val="0"/>
                <w:numId w:val="0"/>
              </w:numPr>
              <w:spacing w:before="160" w:after="80"/>
              <w:rPr>
                <w:ins w:id="1379" w:author="arun kumar" w:date="2026-07-27T20:04:00Z" w16du:dateUtc="2026-07-27T12:04:00Z"/>
                <w:rFonts w:asciiTheme="minorHAnsi" w:eastAsiaTheme="minorHAnsi" w:hAnsiTheme="minorHAnsi" w:cstheme="minorBidi"/>
                <w:b w:val="0"/>
                <w:bCs w:val="0"/>
                <w:color w:val="auto"/>
                <w:rPrChange w:id="1380" w:author="arun kumar" w:date="2026-07-27T20:04:00Z" w16du:dateUtc="2026-07-27T12:04:00Z">
                  <w:rPr>
                    <w:ins w:id="1381" w:author="arun kumar" w:date="2026-07-27T20:04:00Z" w16du:dateUtc="2026-07-27T12:04:00Z"/>
                    <w:rFonts w:asciiTheme="minorHAnsi" w:eastAsiaTheme="minorHAnsi" w:hAnsiTheme="minorHAnsi" w:cstheme="minorBidi"/>
                    <w:color w:val="auto"/>
                  </w:rPr>
                </w:rPrChange>
              </w:rPr>
              <w:pPrChange w:id="1382" w:author="arun kumar" w:date="2026-07-27T20:04:00Z" w16du:dateUtc="2026-07-27T12:04:00Z">
                <w:pPr>
                  <w:pStyle w:val="Heading2"/>
                  <w:spacing w:before="160" w:after="80"/>
                </w:pPr>
              </w:pPrChange>
            </w:pPr>
            <w:ins w:id="1383" w:author="arun kumar" w:date="2026-07-27T20:04:00Z" w16du:dateUtc="2026-07-27T12:04:00Z">
              <w:r w:rsidRPr="00813605">
                <w:rPr>
                  <w:rFonts w:asciiTheme="minorHAnsi" w:eastAsiaTheme="minorHAnsi" w:hAnsiTheme="minorHAnsi" w:cstheme="minorBidi"/>
                  <w:b w:val="0"/>
                  <w:bCs w:val="0"/>
                  <w:color w:val="auto"/>
                  <w:rPrChange w:id="1384" w:author="arun kumar" w:date="2026-07-27T20:04:00Z" w16du:dateUtc="2026-07-27T12:04:00Z">
                    <w:rPr>
                      <w:rFonts w:asciiTheme="minorHAnsi" w:eastAsiaTheme="minorHAnsi" w:hAnsiTheme="minorHAnsi" w:cstheme="minorBidi"/>
                      <w:color w:val="auto"/>
                    </w:rPr>
                  </w:rPrChange>
                </w:rPr>
                <w:t>The binary restriction is</w:t>
              </w:r>
            </w:ins>
          </w:p>
          <w:p w14:paraId="5CA8EE15" w14:textId="38CFE229" w:rsidR="00813605" w:rsidRPr="00813605" w:rsidRDefault="00813605" w:rsidP="00813605">
            <w:pPr>
              <w:spacing w:line="259" w:lineRule="auto"/>
              <w:jc w:val="left"/>
              <w:rPr>
                <w:ins w:id="1385" w:author="arun kumar" w:date="2026-07-27T19:28:00Z" w16du:dateUtc="2026-07-27T11:28:00Z"/>
                <w:rFonts w:eastAsia="Times New Roman"/>
                <w:kern w:val="0"/>
                <w:lang w:bidi="ar-SA"/>
                <w14:ligatures w14:val="none"/>
              </w:rPr>
            </w:pPr>
            <m:oMathPara>
              <m:oMath>
                <m:sSub>
                  <m:sSubPr>
                    <m:ctrlPr>
                      <w:ins w:id="1386" w:author="arun kumar" w:date="2026-07-27T20:04:00Z" w16du:dateUtc="2026-07-27T12:04:00Z">
                        <w:rPr>
                          <w:rFonts w:ascii="Cambria Math" w:hAnsi="Cambria Math" w:cstheme="minorBidi"/>
                        </w:rPr>
                      </w:ins>
                    </m:ctrlPr>
                  </m:sSubPr>
                  <m:e>
                    <m:r>
                      <w:ins w:id="1387" w:author="arun kumar" w:date="2026-07-27T20:04:00Z" w16du:dateUtc="2026-07-27T12:04:00Z">
                        <w:rPr>
                          <w:rFonts w:ascii="Cambria Math" w:hAnsi="Cambria Math" w:cstheme="minorBidi"/>
                        </w:rPr>
                        <m:t>y</m:t>
                      </w:ins>
                    </m:r>
                  </m:e>
                  <m:sub>
                    <m:r>
                      <w:ins w:id="1388" w:author="arun kumar" w:date="2026-07-27T20:04:00Z" w16du:dateUtc="2026-07-27T12:04:00Z">
                        <w:rPr>
                          <w:rFonts w:ascii="Cambria Math" w:hAnsi="Cambria Math" w:cstheme="minorBidi"/>
                        </w:rPr>
                        <m:t>jdc</m:t>
                      </w:ins>
                    </m:r>
                  </m:sub>
                </m:sSub>
                <m:r>
                  <w:ins w:id="1389" w:author="arun kumar" w:date="2026-07-27T20:04:00Z" w16du:dateUtc="2026-07-27T12:04:00Z">
                    <m:rPr>
                      <m:sty m:val="p"/>
                    </m:rPr>
                    <w:rPr>
                      <w:rFonts w:ascii="Cambria Math" w:hAnsi="Cambria Math" w:cstheme="minorBidi"/>
                    </w:rPr>
                    <m:t>∈</m:t>
                  </w:ins>
                </m:r>
                <m:d>
                  <m:dPr>
                    <m:begChr m:val="{"/>
                    <m:sepChr m:val=","/>
                    <m:endChr m:val="}"/>
                    <m:ctrlPr>
                      <w:ins w:id="1390" w:author="arun kumar" w:date="2026-07-27T20:04:00Z" w16du:dateUtc="2026-07-27T12:04:00Z">
                        <w:rPr>
                          <w:rFonts w:ascii="Cambria Math" w:hAnsi="Cambria Math" w:cstheme="minorBidi"/>
                        </w:rPr>
                      </w:ins>
                    </m:ctrlPr>
                  </m:dPr>
                  <m:e>
                    <m:r>
                      <w:ins w:id="1391" w:author="arun kumar" w:date="2026-07-27T20:04:00Z" w16du:dateUtc="2026-07-27T12:04:00Z">
                        <m:rPr>
                          <m:sty m:val="p"/>
                        </m:rPr>
                        <w:rPr>
                          <w:rFonts w:ascii="Cambria Math" w:hAnsi="Cambria Math" w:cstheme="minorBidi"/>
                        </w:rPr>
                        <m:t>0</m:t>
                      </w:ins>
                    </m:r>
                  </m:e>
                  <m:e>
                    <m:r>
                      <w:ins w:id="1392" w:author="arun kumar" w:date="2026-07-27T20:04:00Z" w16du:dateUtc="2026-07-27T12:04:00Z">
                        <m:rPr>
                          <m:sty m:val="p"/>
                        </m:rPr>
                        <w:rPr>
                          <w:rFonts w:ascii="Cambria Math" w:hAnsi="Cambria Math" w:cstheme="minorBidi"/>
                        </w:rPr>
                        <m:t>1</m:t>
                      </w:ins>
                    </m:r>
                  </m:e>
                </m:d>
                <m:r>
                  <w:ins w:id="1393" w:author="arun kumar" w:date="2026-07-27T20:04:00Z" w16du:dateUtc="2026-07-27T12:04:00Z">
                    <m:rPr>
                      <m:sty m:val="p"/>
                    </m:rPr>
                    <w:rPr>
                      <w:rFonts w:ascii="Cambria Math" w:hAnsi="Cambria Math" w:cstheme="minorBidi"/>
                    </w:rPr>
                    <m:t>, ∀</m:t>
                  </w:ins>
                </m:r>
                <m:r>
                  <w:ins w:id="1394" w:author="arun kumar" w:date="2026-07-27T20:04:00Z" w16du:dateUtc="2026-07-27T12:04:00Z">
                    <w:rPr>
                      <w:rFonts w:ascii="Cambria Math" w:hAnsi="Cambria Math" w:cstheme="minorBidi"/>
                    </w:rPr>
                    <m:t>j</m:t>
                  </w:ins>
                </m:r>
                <m:r>
                  <w:ins w:id="1395" w:author="arun kumar" w:date="2026-07-27T20:04:00Z" w16du:dateUtc="2026-07-27T12:04:00Z">
                    <m:rPr>
                      <m:scr m:val="script"/>
                      <m:sty m:val="p"/>
                    </m:rPr>
                    <w:rPr>
                      <w:rFonts w:ascii="Cambria Math" w:hAnsi="Cambria Math" w:cstheme="minorBidi"/>
                    </w:rPr>
                    <m:t>∈P,</m:t>
                  </w:ins>
                </m:r>
                <m:r>
                  <w:ins w:id="1396" w:author="arun kumar" w:date="2026-07-27T20:04:00Z" w16du:dateUtc="2026-07-27T12:04:00Z">
                    <m:rPr>
                      <m:nor/>
                    </m:rPr>
                    <w:rPr>
                      <w:rFonts w:ascii="Arial" w:hAnsi="Arial" w:cs="Arial"/>
                    </w:rPr>
                    <m:t>  </m:t>
                  </w:ins>
                </m:r>
                <m:r>
                  <w:ins w:id="1397" w:author="arun kumar" w:date="2026-07-27T20:04:00Z" w16du:dateUtc="2026-07-27T12:04:00Z">
                    <m:rPr>
                      <m:sty m:val="p"/>
                    </m:rPr>
                    <w:rPr>
                      <w:rFonts w:ascii="Cambria Math" w:hAnsi="Cambria Math" w:cstheme="minorBidi"/>
                    </w:rPr>
                    <m:t>∀</m:t>
                  </w:ins>
                </m:r>
                <m:r>
                  <w:ins w:id="1398" w:author="arun kumar" w:date="2026-07-27T20:04:00Z" w16du:dateUtc="2026-07-27T12:04:00Z">
                    <w:rPr>
                      <w:rFonts w:ascii="Cambria Math" w:hAnsi="Cambria Math" w:cstheme="minorBidi"/>
                    </w:rPr>
                    <m:t>d</m:t>
                  </w:ins>
                </m:r>
                <m:r>
                  <w:ins w:id="1399" w:author="arun kumar" w:date="2026-07-27T20:04:00Z" w16du:dateUtc="2026-07-27T12:04:00Z">
                    <m:rPr>
                      <m:scr m:val="script"/>
                      <m:sty m:val="p"/>
                    </m:rPr>
                    <w:rPr>
                      <w:rFonts w:ascii="Cambria Math" w:hAnsi="Cambria Math" w:cstheme="minorBidi"/>
                    </w:rPr>
                    <m:t>∈D,</m:t>
                  </w:ins>
                </m:r>
                <m:r>
                  <w:ins w:id="1400" w:author="arun kumar" w:date="2026-07-27T20:04:00Z" w16du:dateUtc="2026-07-27T12:04:00Z">
                    <m:rPr>
                      <m:nor/>
                    </m:rPr>
                    <w:rPr>
                      <w:rFonts w:ascii="Arial" w:hAnsi="Arial" w:cs="Arial"/>
                    </w:rPr>
                    <m:t>  </m:t>
                  </w:ins>
                </m:r>
                <m:r>
                  <w:ins w:id="1401" w:author="arun kumar" w:date="2026-07-27T20:04:00Z" w16du:dateUtc="2026-07-27T12:04:00Z">
                    <m:rPr>
                      <m:sty m:val="p"/>
                    </m:rPr>
                    <w:rPr>
                      <w:rFonts w:ascii="Cambria Math" w:hAnsi="Cambria Math" w:cstheme="minorBidi"/>
                    </w:rPr>
                    <m:t>∀</m:t>
                  </w:ins>
                </m:r>
                <m:r>
                  <w:ins w:id="1402" w:author="arun kumar" w:date="2026-07-27T20:04:00Z" w16du:dateUtc="2026-07-27T12:04:00Z">
                    <w:rPr>
                      <w:rFonts w:ascii="Cambria Math" w:hAnsi="Cambria Math" w:cstheme="minorBidi"/>
                    </w:rPr>
                    <m:t>c</m:t>
                  </w:ins>
                </m:r>
                <m:r>
                  <w:ins w:id="1403" w:author="arun kumar" w:date="2026-07-27T20:04:00Z" w16du:dateUtc="2026-07-27T12:04:00Z">
                    <m:rPr>
                      <m:scr m:val="script"/>
                      <m:sty m:val="p"/>
                    </m:rPr>
                    <w:rPr>
                      <w:rFonts w:ascii="Cambria Math" w:hAnsi="Cambria Math" w:cstheme="minorBidi"/>
                    </w:rPr>
                    <m:t>∈C.</m:t>
                  </w:ins>
                </m:r>
              </m:oMath>
            </m:oMathPara>
          </w:p>
        </w:tc>
      </w:tr>
      <w:tr w:rsidR="0038120F" w14:paraId="21C1F129" w14:textId="77777777" w:rsidTr="00813605">
        <w:trPr>
          <w:trHeight w:val="278"/>
          <w:ins w:id="1404" w:author="arun kumar" w:date="2026-07-27T19:28:00Z" w16du:dateUtc="2026-07-27T11:28:00Z"/>
          <w:trPrChange w:id="1405" w:author="arun kumar" w:date="2026-07-27T20:02:00Z" w16du:dateUtc="2026-07-27T12:02:00Z">
            <w:trPr>
              <w:gridAfter w:val="0"/>
            </w:trPr>
          </w:trPrChange>
        </w:trPr>
        <w:tc>
          <w:tcPr>
            <w:tcW w:w="895" w:type="dxa"/>
            <w:tcPrChange w:id="1406" w:author="arun kumar" w:date="2026-07-27T20:02:00Z" w16du:dateUtc="2026-07-27T12:02:00Z">
              <w:tcPr>
                <w:tcW w:w="4675" w:type="dxa"/>
                <w:gridSpan w:val="2"/>
              </w:tcPr>
            </w:tcPrChange>
          </w:tcPr>
          <w:p w14:paraId="5E3D5EEE" w14:textId="5BD93F51" w:rsidR="0038120F" w:rsidRDefault="00BF1FB2" w:rsidP="00260D10">
            <w:pPr>
              <w:spacing w:line="259" w:lineRule="auto"/>
              <w:jc w:val="left"/>
              <w:rPr>
                <w:ins w:id="1407" w:author="arun kumar" w:date="2026-07-27T19:28:00Z" w16du:dateUtc="2026-07-27T11:28:00Z"/>
                <w:rFonts w:eastAsia="Times New Roman"/>
                <w:bCs/>
                <w:kern w:val="0"/>
                <w:lang w:bidi="ar-SA"/>
                <w14:ligatures w14:val="none"/>
              </w:rPr>
            </w:pPr>
            <m:oMathPara>
              <m:oMath>
                <m:sSub>
                  <m:sSubPr>
                    <m:ctrlPr>
                      <w:ins w:id="1408" w:author="arun kumar" w:date="2026-07-27T20:05:00Z" w16du:dateUtc="2026-07-27T12:05:00Z">
                        <w:rPr>
                          <w:rFonts w:ascii="Cambria Math" w:hAnsi="Cambria Math" w:cstheme="minorBidi"/>
                        </w:rPr>
                      </w:ins>
                    </m:ctrlPr>
                  </m:sSubPr>
                  <m:e>
                    <m:r>
                      <w:ins w:id="1409" w:author="arun kumar" w:date="2026-07-27T20:05:00Z" w16du:dateUtc="2026-07-27T12:05:00Z">
                        <w:rPr>
                          <w:rFonts w:ascii="Cambria Math" w:hAnsi="Cambria Math" w:cstheme="minorBidi"/>
                        </w:rPr>
                        <m:t>v</m:t>
                      </w:ins>
                    </m:r>
                  </m:e>
                  <m:sub>
                    <m:r>
                      <w:ins w:id="1410" w:author="arun kumar" w:date="2026-07-27T20:05:00Z" w16du:dateUtc="2026-07-27T12:05:00Z">
                        <w:rPr>
                          <w:rFonts w:ascii="Cambria Math" w:hAnsi="Cambria Math" w:cstheme="minorBidi"/>
                        </w:rPr>
                        <m:t>jdc</m:t>
                      </w:ins>
                    </m:r>
                  </m:sub>
                </m:sSub>
              </m:oMath>
            </m:oMathPara>
          </w:p>
        </w:tc>
        <w:tc>
          <w:tcPr>
            <w:tcW w:w="8543" w:type="dxa"/>
            <w:tcPrChange w:id="1411" w:author="arun kumar" w:date="2026-07-27T20:02:00Z" w16du:dateUtc="2026-07-27T12:02:00Z">
              <w:tcPr>
                <w:tcW w:w="4675" w:type="dxa"/>
              </w:tcPr>
            </w:tcPrChange>
          </w:tcPr>
          <w:p w14:paraId="2DB2BFF7" w14:textId="77777777" w:rsidR="0038120F" w:rsidRPr="00BF1FB2" w:rsidRDefault="00BF1FB2" w:rsidP="00260D10">
            <w:pPr>
              <w:spacing w:line="259" w:lineRule="auto"/>
              <w:jc w:val="left"/>
              <w:rPr>
                <w:ins w:id="1412" w:author="arun kumar" w:date="2026-07-27T20:05:00Z" w16du:dateUtc="2026-07-27T12:05:00Z"/>
                <w:rFonts w:asciiTheme="minorHAnsi" w:eastAsiaTheme="minorEastAsia" w:hAnsiTheme="minorHAnsi" w:cstheme="minorBidi"/>
              </w:rPr>
            </w:pPr>
            <m:oMathPara>
              <m:oMath>
                <m:sSub>
                  <m:sSubPr>
                    <m:ctrlPr>
                      <w:ins w:id="1413" w:author="arun kumar" w:date="2026-07-27T20:05:00Z" w16du:dateUtc="2026-07-27T12:05:00Z">
                        <w:rPr>
                          <w:rFonts w:ascii="Cambria Math" w:hAnsi="Cambria Math" w:cstheme="minorBidi"/>
                        </w:rPr>
                      </w:ins>
                    </m:ctrlPr>
                  </m:sSubPr>
                  <m:e>
                    <m:r>
                      <w:ins w:id="1414" w:author="arun kumar" w:date="2026-07-27T20:05:00Z" w16du:dateUtc="2026-07-27T12:05:00Z">
                        <w:rPr>
                          <w:rFonts w:ascii="Cambria Math" w:hAnsi="Cambria Math" w:cstheme="minorBidi"/>
                        </w:rPr>
                        <m:t>v</m:t>
                      </w:ins>
                    </m:r>
                  </m:e>
                  <m:sub>
                    <m:r>
                      <w:ins w:id="1415" w:author="arun kumar" w:date="2026-07-27T20:05:00Z" w16du:dateUtc="2026-07-27T12:05:00Z">
                        <w:rPr>
                          <w:rFonts w:ascii="Cambria Math" w:hAnsi="Cambria Math" w:cstheme="minorBidi"/>
                        </w:rPr>
                        <m:t>jdc</m:t>
                      </w:ins>
                    </m:r>
                  </m:sub>
                </m:sSub>
                <m:r>
                  <w:ins w:id="1416" w:author="arun kumar" w:date="2026-07-27T20:05:00Z" w16du:dateUtc="2026-07-27T12:05:00Z">
                    <m:rPr>
                      <m:sty m:val="p"/>
                    </m:rPr>
                    <w:rPr>
                      <w:rFonts w:ascii="Cambria Math" w:hAnsi="Cambria Math" w:cstheme="minorBidi"/>
                    </w:rPr>
                    <m:t>=</m:t>
                  </w:ins>
                </m:r>
                <m:d>
                  <m:dPr>
                    <m:begChr m:val="{"/>
                    <m:endChr m:val=""/>
                    <m:ctrlPr>
                      <w:ins w:id="1417" w:author="arun kumar" w:date="2026-07-27T20:05:00Z" w16du:dateUtc="2026-07-27T12:05:00Z">
                        <w:rPr>
                          <w:rFonts w:ascii="Cambria Math" w:hAnsi="Cambria Math" w:cstheme="minorBidi"/>
                        </w:rPr>
                      </w:ins>
                    </m:ctrlPr>
                  </m:dPr>
                  <m:e>
                    <m:m>
                      <m:mPr>
                        <m:plcHide m:val="1"/>
                        <m:mcs>
                          <m:mc>
                            <m:mcPr>
                              <m:count m:val="2"/>
                              <m:mcJc m:val="center"/>
                            </m:mcPr>
                          </m:mc>
                        </m:mcs>
                        <m:ctrlPr>
                          <w:ins w:id="1418" w:author="arun kumar" w:date="2026-07-27T20:05:00Z" w16du:dateUtc="2026-07-27T12:05:00Z">
                            <w:rPr>
                              <w:rFonts w:ascii="Cambria Math" w:hAnsi="Cambria Math" w:cstheme="minorBidi"/>
                            </w:rPr>
                          </w:ins>
                        </m:ctrlPr>
                      </m:mPr>
                      <m:mr>
                        <m:e>
                          <m:r>
                            <w:ins w:id="1419" w:author="arun kumar" w:date="2026-07-27T20:05:00Z" w16du:dateUtc="2026-07-27T12:05:00Z">
                              <m:rPr>
                                <m:sty m:val="p"/>
                              </m:rPr>
                              <w:rPr>
                                <w:rFonts w:ascii="Cambria Math" w:hAnsi="Cambria Math" w:cstheme="minorBidi"/>
                              </w:rPr>
                              <m:t>1,</m:t>
                            </w:ins>
                          </m:r>
                        </m:e>
                        <m:e>
                          <m:r>
                            <w:ins w:id="1420" w:author="arun kumar" w:date="2026-07-27T20:05:00Z" w16du:dateUtc="2026-07-27T12:05:00Z">
                              <m:rPr>
                                <m:nor/>
                              </m:rPr>
                              <w:rPr>
                                <w:rFonts w:asciiTheme="minorHAnsi" w:hAnsiTheme="minorHAnsi" w:cstheme="minorBidi"/>
                              </w:rPr>
                              <m:t>if the maintenance requirement for check </m:t>
                            </w:ins>
                          </m:r>
                          <m:r>
                            <w:ins w:id="1421" w:author="arun kumar" w:date="2026-07-27T20:05:00Z" w16du:dateUtc="2026-07-27T12:05:00Z">
                              <w:rPr>
                                <w:rFonts w:ascii="Cambria Math" w:hAnsi="Cambria Math" w:cstheme="minorBidi"/>
                              </w:rPr>
                              <m:t>c</m:t>
                            </w:ins>
                          </m:r>
                          <m:r>
                            <w:ins w:id="1422" w:author="arun kumar" w:date="2026-07-27T20:05:00Z" w16du:dateUtc="2026-07-27T12:05:00Z">
                              <m:rPr>
                                <m:nor/>
                              </m:rPr>
                              <w:rPr>
                                <w:rFonts w:asciiTheme="minorHAnsi" w:hAnsiTheme="minorHAnsi" w:cstheme="minorBidi"/>
                              </w:rPr>
                              <m:t> is satisfied</m:t>
                            </w:ins>
                          </m:r>
                        </m:e>
                      </m:mr>
                      <m:mr>
                        <m:e/>
                        <m:e>
                          <m:r>
                            <w:ins w:id="1423" w:author="arun kumar" w:date="2026-07-27T20:05:00Z" w16du:dateUtc="2026-07-27T12:05:00Z">
                              <m:rPr>
                                <m:nor/>
                              </m:rPr>
                              <w:rPr>
                                <w:rFonts w:asciiTheme="minorHAnsi" w:hAnsiTheme="minorHAnsi" w:cstheme="minorBidi"/>
                              </w:rPr>
                              <m:t>for aircraft </m:t>
                            </w:ins>
                          </m:r>
                          <m:r>
                            <w:ins w:id="1424" w:author="arun kumar" w:date="2026-07-27T20:05:00Z" w16du:dateUtc="2026-07-27T12:05:00Z">
                              <w:rPr>
                                <w:rFonts w:ascii="Cambria Math" w:hAnsi="Cambria Math" w:cstheme="minorBidi"/>
                              </w:rPr>
                              <m:t>j</m:t>
                            </w:ins>
                          </m:r>
                          <m:r>
                            <w:ins w:id="1425" w:author="arun kumar" w:date="2026-07-27T20:05:00Z" w16du:dateUtc="2026-07-27T12:05:00Z">
                              <m:rPr>
                                <m:nor/>
                              </m:rPr>
                              <w:rPr>
                                <w:rFonts w:asciiTheme="minorHAnsi" w:hAnsiTheme="minorHAnsi" w:cstheme="minorBidi"/>
                              </w:rPr>
                              <m:t> on day </m:t>
                            </w:ins>
                          </m:r>
                          <m:r>
                            <w:ins w:id="1426" w:author="arun kumar" w:date="2026-07-27T20:05:00Z" w16du:dateUtc="2026-07-27T12:05:00Z">
                              <w:rPr>
                                <w:rFonts w:ascii="Cambria Math" w:hAnsi="Cambria Math" w:cstheme="minorBidi"/>
                              </w:rPr>
                              <m:t>d</m:t>
                            </w:ins>
                          </m:r>
                          <m:r>
                            <w:ins w:id="1427" w:author="arun kumar" w:date="2026-07-27T20:05:00Z" w16du:dateUtc="2026-07-27T12:05:00Z">
                              <m:rPr>
                                <m:sty m:val="p"/>
                              </m:rPr>
                              <w:rPr>
                                <w:rFonts w:ascii="Cambria Math" w:hAnsi="Cambria Math" w:cstheme="minorBidi"/>
                              </w:rPr>
                              <m:t>,</m:t>
                            </w:ins>
                          </m:r>
                        </m:e>
                      </m:mr>
                      <m:mr>
                        <m:e/>
                        <m:e>
                          <m:r>
                            <w:ins w:id="1428" w:author="arun kumar" w:date="2026-07-27T20:05:00Z" w16du:dateUtc="2026-07-27T12:05:00Z">
                              <m:rPr>
                                <m:nor/>
                              </m:rPr>
                              <w:rPr>
                                <w:rFonts w:asciiTheme="minorHAnsi" w:hAnsiTheme="minorHAnsi" w:cstheme="minorBidi"/>
                              </w:rPr>
                              <m:t>either by performing check </m:t>
                            </w:ins>
                          </m:r>
                          <m:r>
                            <w:ins w:id="1429" w:author="arun kumar" w:date="2026-07-27T20:05:00Z" w16du:dateUtc="2026-07-27T12:05:00Z">
                              <w:rPr>
                                <w:rFonts w:ascii="Cambria Math" w:hAnsi="Cambria Math" w:cstheme="minorBidi"/>
                              </w:rPr>
                              <m:t>c</m:t>
                            </w:ins>
                          </m:r>
                          <m:r>
                            <w:ins w:id="1430" w:author="arun kumar" w:date="2026-07-27T20:05:00Z" w16du:dateUtc="2026-07-27T12:05:00Z">
                              <m:rPr>
                                <m:nor/>
                              </m:rPr>
                              <w:rPr>
                                <w:rFonts w:asciiTheme="minorHAnsi" w:hAnsiTheme="minorHAnsi" w:cstheme="minorBidi"/>
                              </w:rPr>
                              <m:t> or a higher-level check</m:t>
                            </w:ins>
                          </m:r>
                          <m:r>
                            <w:ins w:id="1431" w:author="arun kumar" w:date="2026-07-27T20:05:00Z" w16du:dateUtc="2026-07-27T12:05:00Z">
                              <m:rPr>
                                <m:sty m:val="p"/>
                              </m:rPr>
                              <w:rPr>
                                <w:rFonts w:ascii="Cambria Math" w:hAnsi="Cambria Math" w:cstheme="minorBidi"/>
                              </w:rPr>
                              <m:t>,</m:t>
                            </w:ins>
                          </m:r>
                        </m:e>
                      </m:mr>
                      <m:mr>
                        <m:e>
                          <m:r>
                            <w:ins w:id="1432" w:author="arun kumar" w:date="2026-07-27T20:05:00Z" w16du:dateUtc="2026-07-27T12:05:00Z">
                              <m:rPr>
                                <m:sty m:val="p"/>
                              </m:rPr>
                              <w:rPr>
                                <w:rFonts w:ascii="Cambria Math" w:hAnsi="Cambria Math" w:cstheme="minorBidi"/>
                              </w:rPr>
                              <m:t>0,</m:t>
                            </w:ins>
                          </m:r>
                        </m:e>
                        <m:e>
                          <m:r>
                            <w:ins w:id="1433" w:author="arun kumar" w:date="2026-07-27T20:05:00Z" w16du:dateUtc="2026-07-27T12:05:00Z">
                              <m:rPr>
                                <m:nor/>
                              </m:rPr>
                              <w:rPr>
                                <w:rFonts w:asciiTheme="minorHAnsi" w:hAnsiTheme="minorHAnsi" w:cstheme="minorBidi"/>
                              </w:rPr>
                              <m:t>otherwise</m:t>
                            </w:ins>
                          </m:r>
                          <m:r>
                            <w:ins w:id="1434" w:author="arun kumar" w:date="2026-07-27T20:05:00Z" w16du:dateUtc="2026-07-27T12:05:00Z">
                              <m:rPr>
                                <m:sty m:val="p"/>
                              </m:rPr>
                              <w:rPr>
                                <w:rFonts w:ascii="Cambria Math" w:hAnsi="Cambria Math" w:cstheme="minorBidi"/>
                              </w:rPr>
                              <m:t>,</m:t>
                            </w:ins>
                          </m:r>
                        </m:e>
                      </m:mr>
                    </m:m>
                  </m:e>
                </m:d>
                <w:ins w:id="1435" w:author="arun kumar" w:date="2026-07-27T20:05:00Z" w16du:dateUtc="2026-07-27T12:05:00Z">
                  <m:r>
                    <w:rPr>
                      <w:rFonts w:asciiTheme="minorHAnsi" w:hAnsiTheme="minorHAnsi" w:cstheme="minorBidi"/>
                    </w:rPr>
                    <w:br/>
                  </m:r>
                </w:ins>
              </m:oMath>
              <m:oMath>
                <m:r>
                  <w:ins w:id="1436" w:author="arun kumar" w:date="2026-07-27T20:05:00Z" w16du:dateUtc="2026-07-27T12:05:00Z">
                    <m:rPr>
                      <m:sty m:val="p"/>
                    </m:rPr>
                    <w:rPr>
                      <w:rFonts w:ascii="Cambria Math" w:hAnsi="Cambria Math" w:cstheme="minorBidi"/>
                    </w:rPr>
                    <m:t>∀</m:t>
                  </w:ins>
                </m:r>
                <m:r>
                  <w:ins w:id="1437" w:author="arun kumar" w:date="2026-07-27T20:05:00Z" w16du:dateUtc="2026-07-27T12:05:00Z">
                    <w:rPr>
                      <w:rFonts w:ascii="Cambria Math" w:hAnsi="Cambria Math" w:cstheme="minorBidi"/>
                    </w:rPr>
                    <m:t>j</m:t>
                  </w:ins>
                </m:r>
                <m:r>
                  <w:ins w:id="1438" w:author="arun kumar" w:date="2026-07-27T20:05:00Z" w16du:dateUtc="2026-07-27T12:05:00Z">
                    <m:rPr>
                      <m:scr m:val="script"/>
                      <m:sty m:val="p"/>
                    </m:rPr>
                    <w:rPr>
                      <w:rFonts w:ascii="Cambria Math" w:hAnsi="Cambria Math" w:cstheme="minorBidi"/>
                    </w:rPr>
                    <m:t>∈P,</m:t>
                  </w:ins>
                </m:r>
                <m:r>
                  <w:ins w:id="1439" w:author="arun kumar" w:date="2026-07-27T20:05:00Z" w16du:dateUtc="2026-07-27T12:05:00Z">
                    <m:rPr>
                      <m:nor/>
                    </m:rPr>
                    <w:rPr>
                      <w:rFonts w:ascii="Arial" w:hAnsi="Arial" w:cs="Arial"/>
                    </w:rPr>
                    <m:t>  </m:t>
                  </w:ins>
                </m:r>
                <m:r>
                  <w:ins w:id="1440" w:author="arun kumar" w:date="2026-07-27T20:05:00Z" w16du:dateUtc="2026-07-27T12:05:00Z">
                    <m:rPr>
                      <m:sty m:val="p"/>
                    </m:rPr>
                    <w:rPr>
                      <w:rFonts w:ascii="Cambria Math" w:hAnsi="Cambria Math" w:cstheme="minorBidi"/>
                    </w:rPr>
                    <m:t>∀</m:t>
                  </w:ins>
                </m:r>
                <m:r>
                  <w:ins w:id="1441" w:author="arun kumar" w:date="2026-07-27T20:05:00Z" w16du:dateUtc="2026-07-27T12:05:00Z">
                    <w:rPr>
                      <w:rFonts w:ascii="Cambria Math" w:hAnsi="Cambria Math" w:cstheme="minorBidi"/>
                    </w:rPr>
                    <m:t>d</m:t>
                  </w:ins>
                </m:r>
                <m:r>
                  <w:ins w:id="1442" w:author="arun kumar" w:date="2026-07-27T20:05:00Z" w16du:dateUtc="2026-07-27T12:05:00Z">
                    <m:rPr>
                      <m:scr m:val="script"/>
                      <m:sty m:val="p"/>
                    </m:rPr>
                    <w:rPr>
                      <w:rFonts w:ascii="Cambria Math" w:hAnsi="Cambria Math" w:cstheme="minorBidi"/>
                    </w:rPr>
                    <m:t>∈D,</m:t>
                  </w:ins>
                </m:r>
                <m:r>
                  <w:ins w:id="1443" w:author="arun kumar" w:date="2026-07-27T20:05:00Z" w16du:dateUtc="2026-07-27T12:05:00Z">
                    <m:rPr>
                      <m:nor/>
                    </m:rPr>
                    <w:rPr>
                      <w:rFonts w:ascii="Arial" w:hAnsi="Arial" w:cs="Arial"/>
                    </w:rPr>
                    <m:t>  </m:t>
                  </w:ins>
                </m:r>
                <m:r>
                  <w:ins w:id="1444" w:author="arun kumar" w:date="2026-07-27T20:05:00Z" w16du:dateUtc="2026-07-27T12:05:00Z">
                    <m:rPr>
                      <m:sty m:val="p"/>
                    </m:rPr>
                    <w:rPr>
                      <w:rFonts w:ascii="Cambria Math" w:hAnsi="Cambria Math" w:cstheme="minorBidi"/>
                    </w:rPr>
                    <m:t>∀</m:t>
                  </w:ins>
                </m:r>
                <m:r>
                  <w:ins w:id="1445" w:author="arun kumar" w:date="2026-07-27T20:05:00Z" w16du:dateUtc="2026-07-27T12:05:00Z">
                    <w:rPr>
                      <w:rFonts w:ascii="Cambria Math" w:hAnsi="Cambria Math" w:cstheme="minorBidi"/>
                    </w:rPr>
                    <m:t>c</m:t>
                  </w:ins>
                </m:r>
                <m:r>
                  <w:ins w:id="1446" w:author="arun kumar" w:date="2026-07-27T20:05:00Z" w16du:dateUtc="2026-07-27T12:05:00Z">
                    <m:rPr>
                      <m:scr m:val="script"/>
                      <m:sty m:val="p"/>
                    </m:rPr>
                    <w:rPr>
                      <w:rFonts w:ascii="Cambria Math" w:hAnsi="Cambria Math" w:cstheme="minorBidi"/>
                    </w:rPr>
                    <m:t>∈C.</m:t>
                  </w:ins>
                </m:r>
              </m:oMath>
            </m:oMathPara>
          </w:p>
          <w:p w14:paraId="2EAB90EC" w14:textId="77777777" w:rsidR="00BF1FB2" w:rsidRDefault="00BF1FB2" w:rsidP="00BF1FB2">
            <w:pPr>
              <w:pStyle w:val="Heading2"/>
              <w:numPr>
                <w:ilvl w:val="0"/>
                <w:numId w:val="0"/>
              </w:numPr>
              <w:spacing w:before="160" w:after="80"/>
              <w:ind w:left="567"/>
              <w:rPr>
                <w:ins w:id="1447" w:author="arun kumar" w:date="2026-07-27T20:06:00Z" w16du:dateUtc="2026-07-27T12:06:00Z"/>
                <w:rFonts w:asciiTheme="minorHAnsi" w:eastAsiaTheme="minorHAnsi" w:hAnsiTheme="minorHAnsi" w:cstheme="minorBidi"/>
                <w:color w:val="auto"/>
              </w:rPr>
            </w:pPr>
            <m:oMathPara>
              <m:oMath>
                <m:sSub>
                  <m:sSubPr>
                    <m:ctrlPr>
                      <w:ins w:id="1448" w:author="arun kumar" w:date="2026-07-27T20:05:00Z" w16du:dateUtc="2026-07-27T12:05:00Z">
                        <w:rPr>
                          <w:rFonts w:ascii="Cambria Math" w:eastAsiaTheme="minorHAnsi" w:hAnsi="Cambria Math" w:cstheme="minorBidi"/>
                          <w:color w:val="auto"/>
                        </w:rPr>
                      </w:ins>
                    </m:ctrlPr>
                  </m:sSubPr>
                  <m:e>
                    <m:r>
                      <w:ins w:id="1449" w:author="arun kumar" w:date="2026-07-27T20:05:00Z" w16du:dateUtc="2026-07-27T12:05:00Z">
                        <m:rPr>
                          <m:sty m:val="bi"/>
                        </m:rPr>
                        <w:rPr>
                          <w:rFonts w:ascii="Cambria Math" w:eastAsiaTheme="minorHAnsi" w:hAnsi="Cambria Math" w:cstheme="minorBidi"/>
                          <w:color w:val="auto"/>
                        </w:rPr>
                        <m:t>v</m:t>
                      </w:ins>
                    </m:r>
                  </m:e>
                  <m:sub>
                    <m:r>
                      <w:ins w:id="1450" w:author="arun kumar" w:date="2026-07-27T20:05:00Z" w16du:dateUtc="2026-07-27T12:05:00Z">
                        <m:rPr>
                          <m:sty m:val="bi"/>
                        </m:rPr>
                        <w:rPr>
                          <w:rFonts w:ascii="Cambria Math" w:eastAsiaTheme="minorHAnsi" w:hAnsi="Cambria Math" w:cstheme="minorBidi"/>
                          <w:color w:val="auto"/>
                        </w:rPr>
                        <m:t>jdc</m:t>
                      </w:ins>
                    </m:r>
                  </m:sub>
                </m:sSub>
                <m:r>
                  <w:ins w:id="1451" w:author="arun kumar" w:date="2026-07-27T20:05:00Z" w16du:dateUtc="2026-07-27T12:05:00Z">
                    <m:rPr>
                      <m:sty m:val="b"/>
                    </m:rPr>
                    <w:rPr>
                      <w:rFonts w:ascii="Cambria Math" w:eastAsiaTheme="minorHAnsi" w:hAnsi="Cambria Math" w:cstheme="minorBidi"/>
                      <w:color w:val="auto"/>
                    </w:rPr>
                    <m:t>∈</m:t>
                  </w:ins>
                </m:r>
                <m:d>
                  <m:dPr>
                    <m:begChr m:val="{"/>
                    <m:sepChr m:val=","/>
                    <m:endChr m:val="}"/>
                    <m:ctrlPr>
                      <w:ins w:id="1452" w:author="arun kumar" w:date="2026-07-27T20:05:00Z" w16du:dateUtc="2026-07-27T12:05:00Z">
                        <w:rPr>
                          <w:rFonts w:ascii="Cambria Math" w:eastAsiaTheme="minorHAnsi" w:hAnsi="Cambria Math" w:cstheme="minorBidi"/>
                          <w:color w:val="auto"/>
                        </w:rPr>
                      </w:ins>
                    </m:ctrlPr>
                  </m:dPr>
                  <m:e>
                    <m:r>
                      <w:ins w:id="1453" w:author="arun kumar" w:date="2026-07-27T20:05:00Z" w16du:dateUtc="2026-07-27T12:05:00Z">
                        <m:rPr>
                          <m:sty m:val="b"/>
                        </m:rPr>
                        <w:rPr>
                          <w:rFonts w:ascii="Cambria Math" w:eastAsiaTheme="minorHAnsi" w:hAnsi="Cambria Math" w:cstheme="minorBidi"/>
                          <w:color w:val="auto"/>
                        </w:rPr>
                        <m:t>0</m:t>
                      </w:ins>
                    </m:r>
                  </m:e>
                  <m:e>
                    <m:r>
                      <w:ins w:id="1454" w:author="arun kumar" w:date="2026-07-27T20:05:00Z" w16du:dateUtc="2026-07-27T12:05:00Z">
                        <m:rPr>
                          <m:sty m:val="b"/>
                        </m:rPr>
                        <w:rPr>
                          <w:rFonts w:ascii="Cambria Math" w:eastAsiaTheme="minorHAnsi" w:hAnsi="Cambria Math" w:cstheme="minorBidi"/>
                          <w:color w:val="auto"/>
                        </w:rPr>
                        <m:t>1</m:t>
                      </w:ins>
                    </m:r>
                  </m:e>
                </m:d>
                <m:r>
                  <w:ins w:id="1455" w:author="arun kumar" w:date="2026-07-27T20:05:00Z" w16du:dateUtc="2026-07-27T12:05:00Z">
                    <m:rPr>
                      <m:sty m:val="b"/>
                    </m:rPr>
                    <w:rPr>
                      <w:rFonts w:ascii="Cambria Math" w:eastAsiaTheme="minorHAnsi" w:hAnsi="Cambria Math" w:cstheme="minorBidi"/>
                      <w:color w:val="auto"/>
                    </w:rPr>
                    <m:t>, ∀</m:t>
                  </w:ins>
                </m:r>
                <m:r>
                  <w:ins w:id="1456" w:author="arun kumar" w:date="2026-07-27T20:05:00Z" w16du:dateUtc="2026-07-27T12:05:00Z">
                    <m:rPr>
                      <m:sty m:val="bi"/>
                    </m:rPr>
                    <w:rPr>
                      <w:rFonts w:ascii="Cambria Math" w:eastAsiaTheme="minorHAnsi" w:hAnsi="Cambria Math" w:cstheme="minorBidi"/>
                      <w:color w:val="auto"/>
                    </w:rPr>
                    <m:t>j</m:t>
                  </w:ins>
                </m:r>
                <m:r>
                  <w:ins w:id="1457" w:author="arun kumar" w:date="2026-07-27T20:05:00Z" w16du:dateUtc="2026-07-27T12:05:00Z">
                    <m:rPr>
                      <m:scr m:val="script"/>
                      <m:sty m:val="b"/>
                    </m:rPr>
                    <w:rPr>
                      <w:rFonts w:ascii="Cambria Math" w:eastAsiaTheme="minorHAnsi" w:hAnsi="Cambria Math" w:cstheme="minorBidi"/>
                      <w:color w:val="auto"/>
                    </w:rPr>
                    <m:t>∈P,</m:t>
                  </w:ins>
                </m:r>
                <m:r>
                  <w:ins w:id="1458" w:author="arun kumar" w:date="2026-07-27T20:05:00Z" w16du:dateUtc="2026-07-27T12:05:00Z">
                    <m:rPr>
                      <m:nor/>
                    </m:rPr>
                    <w:rPr>
                      <w:rFonts w:ascii="Arial" w:eastAsiaTheme="minorHAnsi" w:hAnsi="Arial" w:cs="Arial"/>
                      <w:color w:val="auto"/>
                    </w:rPr>
                    <m:t>  </m:t>
                  </w:ins>
                </m:r>
                <m:r>
                  <w:ins w:id="1459" w:author="arun kumar" w:date="2026-07-27T20:05:00Z" w16du:dateUtc="2026-07-27T12:05:00Z">
                    <m:rPr>
                      <m:sty m:val="b"/>
                    </m:rPr>
                    <w:rPr>
                      <w:rFonts w:ascii="Cambria Math" w:eastAsiaTheme="minorHAnsi" w:hAnsi="Cambria Math" w:cstheme="minorBidi"/>
                      <w:color w:val="auto"/>
                    </w:rPr>
                    <m:t>∀</m:t>
                  </w:ins>
                </m:r>
                <m:r>
                  <w:ins w:id="1460" w:author="arun kumar" w:date="2026-07-27T20:05:00Z" w16du:dateUtc="2026-07-27T12:05:00Z">
                    <m:rPr>
                      <m:sty m:val="bi"/>
                    </m:rPr>
                    <w:rPr>
                      <w:rFonts w:ascii="Cambria Math" w:eastAsiaTheme="minorHAnsi" w:hAnsi="Cambria Math" w:cstheme="minorBidi"/>
                      <w:color w:val="auto"/>
                    </w:rPr>
                    <m:t>d</m:t>
                  </w:ins>
                </m:r>
                <m:r>
                  <w:ins w:id="1461" w:author="arun kumar" w:date="2026-07-27T20:05:00Z" w16du:dateUtc="2026-07-27T12:05:00Z">
                    <m:rPr>
                      <m:scr m:val="script"/>
                      <m:sty m:val="b"/>
                    </m:rPr>
                    <w:rPr>
                      <w:rFonts w:ascii="Cambria Math" w:eastAsiaTheme="minorHAnsi" w:hAnsi="Cambria Math" w:cstheme="minorBidi"/>
                      <w:color w:val="auto"/>
                    </w:rPr>
                    <m:t>∈D,</m:t>
                  </w:ins>
                </m:r>
                <m:r>
                  <w:ins w:id="1462" w:author="arun kumar" w:date="2026-07-27T20:05:00Z" w16du:dateUtc="2026-07-27T12:05:00Z">
                    <m:rPr>
                      <m:nor/>
                    </m:rPr>
                    <w:rPr>
                      <w:rFonts w:ascii="Arial" w:eastAsiaTheme="minorHAnsi" w:hAnsi="Arial" w:cs="Arial"/>
                      <w:color w:val="auto"/>
                    </w:rPr>
                    <m:t>  </m:t>
                  </w:ins>
                </m:r>
                <m:r>
                  <w:ins w:id="1463" w:author="arun kumar" w:date="2026-07-27T20:05:00Z" w16du:dateUtc="2026-07-27T12:05:00Z">
                    <m:rPr>
                      <m:sty m:val="b"/>
                    </m:rPr>
                    <w:rPr>
                      <w:rFonts w:ascii="Cambria Math" w:eastAsiaTheme="minorHAnsi" w:hAnsi="Cambria Math" w:cstheme="minorBidi"/>
                      <w:color w:val="auto"/>
                    </w:rPr>
                    <m:t>∀</m:t>
                  </w:ins>
                </m:r>
                <m:r>
                  <w:ins w:id="1464" w:author="arun kumar" w:date="2026-07-27T20:05:00Z" w16du:dateUtc="2026-07-27T12:05:00Z">
                    <m:rPr>
                      <m:sty m:val="bi"/>
                    </m:rPr>
                    <w:rPr>
                      <w:rFonts w:ascii="Cambria Math" w:eastAsiaTheme="minorHAnsi" w:hAnsi="Cambria Math" w:cstheme="minorBidi"/>
                      <w:color w:val="auto"/>
                    </w:rPr>
                    <m:t>c</m:t>
                  </w:ins>
                </m:r>
                <m:r>
                  <w:ins w:id="1465" w:author="arun kumar" w:date="2026-07-27T20:05:00Z" w16du:dateUtc="2026-07-27T12:05:00Z">
                    <m:rPr>
                      <m:scr m:val="script"/>
                      <m:sty m:val="b"/>
                    </m:rPr>
                    <w:rPr>
                      <w:rFonts w:ascii="Cambria Math" w:eastAsiaTheme="minorHAnsi" w:hAnsi="Cambria Math" w:cstheme="minorBidi"/>
                      <w:color w:val="auto"/>
                    </w:rPr>
                    <m:t>∈C.</m:t>
                  </w:ins>
                </m:r>
                <w:ins w:id="1466" w:author="arun kumar" w:date="2026-07-27T20:05:00Z" w16du:dateUtc="2026-07-27T12:05:00Z">
                  <m:r>
                    <w:rPr>
                      <w:rFonts w:asciiTheme="minorHAnsi" w:eastAsiaTheme="minorHAnsi" w:hAnsiTheme="minorHAnsi" w:cstheme="minorBidi"/>
                      <w:color w:val="auto"/>
                    </w:rPr>
                    <w:br/>
                  </m:r>
                </w:ins>
                <m:sSub>
                  <m:sSubPr>
                    <m:ctrlPr>
                      <w:ins w:id="1467" w:author="arun kumar" w:date="2026-07-27T20:05:00Z" w16du:dateUtc="2026-07-27T12:05:00Z">
                        <w:rPr>
                          <w:rFonts w:ascii="Cambria Math" w:eastAsiaTheme="minorHAnsi" w:hAnsi="Cambria Math" w:cstheme="minorBidi"/>
                          <w:color w:val="auto"/>
                        </w:rPr>
                      </w:ins>
                    </m:ctrlPr>
                  </m:sSubPr>
                  <m:e>
                    <m:r>
                      <w:ins w:id="1468" w:author="arun kumar" w:date="2026-07-27T20:05:00Z" w16du:dateUtc="2026-07-27T12:05:00Z">
                        <m:rPr>
                          <m:sty m:val="bi"/>
                        </m:rPr>
                        <w:rPr>
                          <w:rFonts w:ascii="Cambria Math" w:eastAsiaTheme="minorHAnsi" w:hAnsi="Cambria Math" w:cstheme="minorBidi"/>
                          <w:color w:val="auto"/>
                        </w:rPr>
                        <m:t>v</m:t>
                      </w:ins>
                    </m:r>
                  </m:e>
                  <m:sub>
                    <m:r>
                      <w:ins w:id="1469" w:author="arun kumar" w:date="2026-07-27T20:05:00Z" w16du:dateUtc="2026-07-27T12:05:00Z">
                        <m:rPr>
                          <m:sty m:val="bi"/>
                        </m:rPr>
                        <w:rPr>
                          <w:rFonts w:ascii="Cambria Math" w:eastAsiaTheme="minorHAnsi" w:hAnsi="Cambria Math" w:cstheme="minorBidi"/>
                          <w:color w:val="auto"/>
                        </w:rPr>
                        <m:t>jdc</m:t>
                      </w:ins>
                    </m:r>
                  </m:sub>
                </m:sSub>
              </m:oMath>
            </m:oMathPara>
            <w:ins w:id="1470" w:author="arun kumar" w:date="2026-07-27T20:05:00Z" w16du:dateUtc="2026-07-27T12:05:00Z">
              <w:r w:rsidRPr="00873EB5">
                <w:rPr>
                  <w:rFonts w:asciiTheme="minorHAnsi" w:eastAsiaTheme="minorHAnsi" w:hAnsiTheme="minorHAnsi" w:cstheme="minorBidi"/>
                  <w:color w:val="auto"/>
                </w:rPr>
                <w:t>is related to the maintenance-start variables as</w:t>
              </w:r>
            </w:ins>
            <w:ins w:id="1471" w:author="arun kumar" w:date="2026-07-27T20:06:00Z" w16du:dateUtc="2026-07-27T12:06:00Z">
              <w:r>
                <w:rPr>
                  <w:rFonts w:asciiTheme="minorHAnsi" w:eastAsiaTheme="minorHAnsi" w:hAnsiTheme="minorHAnsi" w:cstheme="minorBidi"/>
                  <w:color w:val="auto"/>
                </w:rPr>
                <w:t xml:space="preserve"> </w:t>
              </w:r>
            </w:ins>
          </w:p>
          <w:p w14:paraId="736FC413" w14:textId="46D2A5C8" w:rsidR="00BF1FB2" w:rsidRPr="00BF1FB2" w:rsidRDefault="00BF1FB2" w:rsidP="00BF1FB2">
            <w:pPr>
              <w:pStyle w:val="Heading2"/>
              <w:numPr>
                <w:ilvl w:val="0"/>
                <w:numId w:val="0"/>
              </w:numPr>
              <w:spacing w:before="160" w:after="80"/>
              <w:ind w:left="567"/>
              <w:rPr>
                <w:ins w:id="1472" w:author="arun kumar" w:date="2026-07-27T19:28:00Z" w16du:dateUtc="2026-07-27T11:28:00Z"/>
                <w:rFonts w:asciiTheme="minorHAnsi" w:eastAsiaTheme="minorHAnsi" w:hAnsiTheme="minorHAnsi" w:cstheme="minorBidi"/>
                <w:color w:val="auto"/>
                <w:rPrChange w:id="1473" w:author="arun kumar" w:date="2026-07-27T20:06:00Z" w16du:dateUtc="2026-07-27T12:06:00Z">
                  <w:rPr>
                    <w:ins w:id="1474" w:author="arun kumar" w:date="2026-07-27T19:28:00Z" w16du:dateUtc="2026-07-27T11:28:00Z"/>
                    <w:rFonts w:eastAsia="Times New Roman"/>
                    <w:bCs/>
                    <w:kern w:val="0"/>
                    <w:lang w:bidi="ar-SA"/>
                    <w14:ligatures w14:val="none"/>
                  </w:rPr>
                </w:rPrChange>
              </w:rPr>
              <w:pPrChange w:id="1475" w:author="arun kumar" w:date="2026-07-27T20:06:00Z" w16du:dateUtc="2026-07-27T12:06:00Z">
                <w:pPr>
                  <w:spacing w:line="259" w:lineRule="auto"/>
                  <w:jc w:val="left"/>
                </w:pPr>
              </w:pPrChange>
            </w:pPr>
            <m:oMathPara>
              <m:oMath>
                <m:sSub>
                  <m:sSubPr>
                    <m:ctrlPr>
                      <w:ins w:id="1476" w:author="arun kumar" w:date="2026-07-27T20:05:00Z" w16du:dateUtc="2026-07-27T12:05:00Z">
                        <w:rPr>
                          <w:rFonts w:ascii="Cambria Math" w:eastAsiaTheme="minorHAnsi" w:hAnsi="Cambria Math" w:cstheme="minorBidi"/>
                          <w:color w:val="auto"/>
                        </w:rPr>
                      </w:ins>
                    </m:ctrlPr>
                  </m:sSubPr>
                  <m:e>
                    <m:r>
                      <w:ins w:id="1477" w:author="arun kumar" w:date="2026-07-27T20:05:00Z" w16du:dateUtc="2026-07-27T12:05:00Z">
                        <m:rPr>
                          <m:sty m:val="bi"/>
                        </m:rPr>
                        <w:rPr>
                          <w:rFonts w:ascii="Cambria Math" w:eastAsiaTheme="minorHAnsi" w:hAnsi="Cambria Math" w:cstheme="minorBidi"/>
                          <w:color w:val="auto"/>
                        </w:rPr>
                        <m:t>v</m:t>
                      </w:ins>
                    </m:r>
                  </m:e>
                  <m:sub>
                    <m:r>
                      <w:ins w:id="1478" w:author="arun kumar" w:date="2026-07-27T20:05:00Z" w16du:dateUtc="2026-07-27T12:05:00Z">
                        <m:rPr>
                          <m:sty m:val="bi"/>
                        </m:rPr>
                        <w:rPr>
                          <w:rFonts w:ascii="Cambria Math" w:eastAsiaTheme="minorHAnsi" w:hAnsi="Cambria Math" w:cstheme="minorBidi"/>
                          <w:color w:val="auto"/>
                        </w:rPr>
                        <m:t>jdA</m:t>
                      </w:ins>
                    </m:r>
                  </m:sub>
                </m:sSub>
                <m:r>
                  <w:ins w:id="1479" w:author="arun kumar" w:date="2026-07-27T20:05:00Z" w16du:dateUtc="2026-07-27T12:05:00Z">
                    <m:rPr>
                      <m:sty m:val="b"/>
                    </m:rPr>
                    <w:rPr>
                      <w:rFonts w:ascii="Cambria Math" w:eastAsiaTheme="minorHAnsi" w:hAnsi="Cambria Math" w:cstheme="minorBidi"/>
                      <w:color w:val="auto"/>
                    </w:rPr>
                    <m:t>=</m:t>
                  </w:ins>
                </m:r>
                <m:sSub>
                  <m:sSubPr>
                    <m:ctrlPr>
                      <w:ins w:id="1480" w:author="arun kumar" w:date="2026-07-27T20:05:00Z" w16du:dateUtc="2026-07-27T12:05:00Z">
                        <w:rPr>
                          <w:rFonts w:ascii="Cambria Math" w:eastAsiaTheme="minorHAnsi" w:hAnsi="Cambria Math" w:cstheme="minorBidi"/>
                          <w:color w:val="auto"/>
                        </w:rPr>
                      </w:ins>
                    </m:ctrlPr>
                  </m:sSubPr>
                  <m:e>
                    <m:r>
                      <w:ins w:id="1481" w:author="arun kumar" w:date="2026-07-27T20:05:00Z" w16du:dateUtc="2026-07-27T12:05:00Z">
                        <m:rPr>
                          <m:sty m:val="bi"/>
                        </m:rPr>
                        <w:rPr>
                          <w:rFonts w:ascii="Cambria Math" w:eastAsiaTheme="minorHAnsi" w:hAnsi="Cambria Math" w:cstheme="minorBidi"/>
                          <w:color w:val="auto"/>
                        </w:rPr>
                        <m:t>y</m:t>
                      </w:ins>
                    </m:r>
                  </m:e>
                  <m:sub>
                    <m:r>
                      <w:ins w:id="1482" w:author="arun kumar" w:date="2026-07-27T20:05:00Z" w16du:dateUtc="2026-07-27T12:05:00Z">
                        <m:rPr>
                          <m:sty m:val="bi"/>
                        </m:rPr>
                        <w:rPr>
                          <w:rFonts w:ascii="Cambria Math" w:eastAsiaTheme="minorHAnsi" w:hAnsi="Cambria Math" w:cstheme="minorBidi"/>
                          <w:color w:val="auto"/>
                        </w:rPr>
                        <m:t>jdA</m:t>
                      </w:ins>
                    </m:r>
                  </m:sub>
                </m:sSub>
                <m:r>
                  <w:ins w:id="1483" w:author="arun kumar" w:date="2026-07-27T20:05:00Z" w16du:dateUtc="2026-07-27T12:05:00Z">
                    <m:rPr>
                      <m:sty m:val="b"/>
                    </m:rPr>
                    <w:rPr>
                      <w:rFonts w:ascii="Cambria Math" w:eastAsiaTheme="minorHAnsi" w:hAnsi="Cambria Math" w:cstheme="minorBidi"/>
                      <w:color w:val="auto"/>
                    </w:rPr>
                    <m:t>+</m:t>
                  </w:ins>
                </m:r>
                <m:sSub>
                  <m:sSubPr>
                    <m:ctrlPr>
                      <w:ins w:id="1484" w:author="arun kumar" w:date="2026-07-27T20:05:00Z" w16du:dateUtc="2026-07-27T12:05:00Z">
                        <w:rPr>
                          <w:rFonts w:ascii="Cambria Math" w:eastAsiaTheme="minorHAnsi" w:hAnsi="Cambria Math" w:cstheme="minorBidi"/>
                          <w:color w:val="auto"/>
                        </w:rPr>
                      </w:ins>
                    </m:ctrlPr>
                  </m:sSubPr>
                  <m:e>
                    <m:r>
                      <w:ins w:id="1485" w:author="arun kumar" w:date="2026-07-27T20:05:00Z" w16du:dateUtc="2026-07-27T12:05:00Z">
                        <m:rPr>
                          <m:sty m:val="bi"/>
                        </m:rPr>
                        <w:rPr>
                          <w:rFonts w:ascii="Cambria Math" w:eastAsiaTheme="minorHAnsi" w:hAnsi="Cambria Math" w:cstheme="minorBidi"/>
                          <w:color w:val="auto"/>
                        </w:rPr>
                        <m:t>y</m:t>
                      </w:ins>
                    </m:r>
                  </m:e>
                  <m:sub>
                    <m:r>
                      <w:ins w:id="1486" w:author="arun kumar" w:date="2026-07-27T20:05:00Z" w16du:dateUtc="2026-07-27T12:05:00Z">
                        <m:rPr>
                          <m:sty m:val="bi"/>
                        </m:rPr>
                        <w:rPr>
                          <w:rFonts w:ascii="Cambria Math" w:eastAsiaTheme="minorHAnsi" w:hAnsi="Cambria Math" w:cstheme="minorBidi"/>
                          <w:color w:val="auto"/>
                        </w:rPr>
                        <m:t>jdB</m:t>
                      </w:ins>
                    </m:r>
                  </m:sub>
                </m:sSub>
                <m:r>
                  <w:ins w:id="1487" w:author="arun kumar" w:date="2026-07-27T20:05:00Z" w16du:dateUtc="2026-07-27T12:05:00Z">
                    <m:rPr>
                      <m:sty m:val="b"/>
                    </m:rPr>
                    <w:rPr>
                      <w:rFonts w:ascii="Cambria Math" w:eastAsiaTheme="minorHAnsi" w:hAnsi="Cambria Math" w:cstheme="minorBidi"/>
                      <w:color w:val="auto"/>
                    </w:rPr>
                    <m:t>+</m:t>
                  </w:ins>
                </m:r>
                <m:sSub>
                  <m:sSubPr>
                    <m:ctrlPr>
                      <w:ins w:id="1488" w:author="arun kumar" w:date="2026-07-27T20:05:00Z" w16du:dateUtc="2026-07-27T12:05:00Z">
                        <w:rPr>
                          <w:rFonts w:ascii="Cambria Math" w:eastAsiaTheme="minorHAnsi" w:hAnsi="Cambria Math" w:cstheme="minorBidi"/>
                          <w:color w:val="auto"/>
                        </w:rPr>
                      </w:ins>
                    </m:ctrlPr>
                  </m:sSubPr>
                  <m:e>
                    <m:r>
                      <w:ins w:id="1489" w:author="arun kumar" w:date="2026-07-27T20:05:00Z" w16du:dateUtc="2026-07-27T12:05:00Z">
                        <m:rPr>
                          <m:sty m:val="bi"/>
                        </m:rPr>
                        <w:rPr>
                          <w:rFonts w:ascii="Cambria Math" w:eastAsiaTheme="minorHAnsi" w:hAnsi="Cambria Math" w:cstheme="minorBidi"/>
                          <w:color w:val="auto"/>
                        </w:rPr>
                        <m:t>y</m:t>
                      </w:ins>
                    </m:r>
                  </m:e>
                  <m:sub>
                    <m:r>
                      <w:ins w:id="1490" w:author="arun kumar" w:date="2026-07-27T20:05:00Z" w16du:dateUtc="2026-07-27T12:05:00Z">
                        <m:rPr>
                          <m:sty m:val="bi"/>
                        </m:rPr>
                        <w:rPr>
                          <w:rFonts w:ascii="Cambria Math" w:eastAsiaTheme="minorHAnsi" w:hAnsi="Cambria Math" w:cstheme="minorBidi"/>
                          <w:color w:val="auto"/>
                        </w:rPr>
                        <m:t>jdC</m:t>
                      </w:ins>
                    </m:r>
                  </m:sub>
                </m:sSub>
                <m:r>
                  <w:ins w:id="1491" w:author="arun kumar" w:date="2026-07-27T20:05:00Z" w16du:dateUtc="2026-07-27T12:05:00Z">
                    <m:rPr>
                      <m:sty m:val="b"/>
                    </m:rPr>
                    <w:rPr>
                      <w:rFonts w:ascii="Cambria Math" w:eastAsiaTheme="minorHAnsi" w:hAnsi="Cambria Math" w:cstheme="minorBidi"/>
                      <w:color w:val="auto"/>
                    </w:rPr>
                    <m:t>+</m:t>
                  </w:ins>
                </m:r>
                <m:sSub>
                  <m:sSubPr>
                    <m:ctrlPr>
                      <w:ins w:id="1492" w:author="arun kumar" w:date="2026-07-27T20:05:00Z" w16du:dateUtc="2026-07-27T12:05:00Z">
                        <w:rPr>
                          <w:rFonts w:ascii="Cambria Math" w:eastAsiaTheme="minorHAnsi" w:hAnsi="Cambria Math" w:cstheme="minorBidi"/>
                          <w:color w:val="auto"/>
                        </w:rPr>
                      </w:ins>
                    </m:ctrlPr>
                  </m:sSubPr>
                  <m:e>
                    <m:r>
                      <w:ins w:id="1493" w:author="arun kumar" w:date="2026-07-27T20:05:00Z" w16du:dateUtc="2026-07-27T12:05:00Z">
                        <m:rPr>
                          <m:sty m:val="bi"/>
                        </m:rPr>
                        <w:rPr>
                          <w:rFonts w:ascii="Cambria Math" w:eastAsiaTheme="minorHAnsi" w:hAnsi="Cambria Math" w:cstheme="minorBidi"/>
                          <w:color w:val="auto"/>
                        </w:rPr>
                        <m:t>y</m:t>
                      </w:ins>
                    </m:r>
                  </m:e>
                  <m:sub>
                    <m:r>
                      <w:ins w:id="1494" w:author="arun kumar" w:date="2026-07-27T20:05:00Z" w16du:dateUtc="2026-07-27T12:05:00Z">
                        <m:rPr>
                          <m:sty m:val="bi"/>
                        </m:rPr>
                        <w:rPr>
                          <w:rFonts w:ascii="Cambria Math" w:eastAsiaTheme="minorHAnsi" w:hAnsi="Cambria Math" w:cstheme="minorBidi"/>
                          <w:color w:val="auto"/>
                        </w:rPr>
                        <m:t>jdD</m:t>
                      </w:ins>
                    </m:r>
                  </m:sub>
                </m:sSub>
                <m:r>
                  <w:ins w:id="1495" w:author="arun kumar" w:date="2026-07-27T20:05:00Z" w16du:dateUtc="2026-07-27T12:05:00Z">
                    <m:rPr>
                      <m:sty m:val="b"/>
                    </m:rPr>
                    <w:rPr>
                      <w:rFonts w:ascii="Cambria Math" w:eastAsiaTheme="minorHAnsi" w:hAnsi="Cambria Math" w:cstheme="minorBidi"/>
                      <w:color w:val="auto"/>
                    </w:rPr>
                    <m:t>,</m:t>
                  </w:ins>
                </m:r>
                <w:ins w:id="1496" w:author="arun kumar" w:date="2026-07-27T20:05:00Z" w16du:dateUtc="2026-07-27T12:05:00Z">
                  <m:r>
                    <w:rPr>
                      <w:rFonts w:asciiTheme="minorHAnsi" w:eastAsiaTheme="minorHAnsi" w:hAnsiTheme="minorHAnsi" w:cstheme="minorBidi"/>
                      <w:color w:val="auto"/>
                    </w:rPr>
                    <w:br/>
                  </m:r>
                </w:ins>
              </m:oMath>
              <m:oMath>
                <m:sSub>
                  <m:sSubPr>
                    <m:ctrlPr>
                      <w:ins w:id="1497" w:author="arun kumar" w:date="2026-07-27T20:05:00Z" w16du:dateUtc="2026-07-27T12:05:00Z">
                        <w:rPr>
                          <w:rFonts w:ascii="Cambria Math" w:eastAsiaTheme="minorHAnsi" w:hAnsi="Cambria Math" w:cstheme="minorBidi"/>
                          <w:color w:val="auto"/>
                        </w:rPr>
                      </w:ins>
                    </m:ctrlPr>
                  </m:sSubPr>
                  <m:e>
                    <m:r>
                      <w:ins w:id="1498" w:author="arun kumar" w:date="2026-07-27T20:05:00Z" w16du:dateUtc="2026-07-27T12:05:00Z">
                        <m:rPr>
                          <m:sty m:val="bi"/>
                        </m:rPr>
                        <w:rPr>
                          <w:rFonts w:ascii="Cambria Math" w:eastAsiaTheme="minorHAnsi" w:hAnsi="Cambria Math" w:cstheme="minorBidi"/>
                          <w:color w:val="auto"/>
                        </w:rPr>
                        <m:t>v</m:t>
                      </w:ins>
                    </m:r>
                  </m:e>
                  <m:sub>
                    <m:r>
                      <w:ins w:id="1499" w:author="arun kumar" w:date="2026-07-27T20:05:00Z" w16du:dateUtc="2026-07-27T12:05:00Z">
                        <m:rPr>
                          <m:sty m:val="bi"/>
                        </m:rPr>
                        <w:rPr>
                          <w:rFonts w:ascii="Cambria Math" w:eastAsiaTheme="minorHAnsi" w:hAnsi="Cambria Math" w:cstheme="minorBidi"/>
                          <w:color w:val="auto"/>
                        </w:rPr>
                        <m:t>jdB</m:t>
                      </w:ins>
                    </m:r>
                  </m:sub>
                </m:sSub>
                <m:r>
                  <w:ins w:id="1500" w:author="arun kumar" w:date="2026-07-27T20:05:00Z" w16du:dateUtc="2026-07-27T12:05:00Z">
                    <m:rPr>
                      <m:sty m:val="b"/>
                    </m:rPr>
                    <w:rPr>
                      <w:rFonts w:ascii="Cambria Math" w:eastAsiaTheme="minorHAnsi" w:hAnsi="Cambria Math" w:cstheme="minorBidi"/>
                      <w:color w:val="auto"/>
                    </w:rPr>
                    <m:t>=</m:t>
                  </w:ins>
                </m:r>
                <m:sSub>
                  <m:sSubPr>
                    <m:ctrlPr>
                      <w:ins w:id="1501" w:author="arun kumar" w:date="2026-07-27T20:05:00Z" w16du:dateUtc="2026-07-27T12:05:00Z">
                        <w:rPr>
                          <w:rFonts w:ascii="Cambria Math" w:eastAsiaTheme="minorHAnsi" w:hAnsi="Cambria Math" w:cstheme="minorBidi"/>
                          <w:color w:val="auto"/>
                        </w:rPr>
                      </w:ins>
                    </m:ctrlPr>
                  </m:sSubPr>
                  <m:e>
                    <m:r>
                      <w:ins w:id="1502" w:author="arun kumar" w:date="2026-07-27T20:05:00Z" w16du:dateUtc="2026-07-27T12:05:00Z">
                        <m:rPr>
                          <m:sty m:val="bi"/>
                        </m:rPr>
                        <w:rPr>
                          <w:rFonts w:ascii="Cambria Math" w:eastAsiaTheme="minorHAnsi" w:hAnsi="Cambria Math" w:cstheme="minorBidi"/>
                          <w:color w:val="auto"/>
                        </w:rPr>
                        <m:t>y</m:t>
                      </w:ins>
                    </m:r>
                  </m:e>
                  <m:sub>
                    <m:r>
                      <w:ins w:id="1503" w:author="arun kumar" w:date="2026-07-27T20:05:00Z" w16du:dateUtc="2026-07-27T12:05:00Z">
                        <m:rPr>
                          <m:sty m:val="bi"/>
                        </m:rPr>
                        <w:rPr>
                          <w:rFonts w:ascii="Cambria Math" w:eastAsiaTheme="minorHAnsi" w:hAnsi="Cambria Math" w:cstheme="minorBidi"/>
                          <w:color w:val="auto"/>
                        </w:rPr>
                        <m:t>jdB</m:t>
                      </w:ins>
                    </m:r>
                  </m:sub>
                </m:sSub>
                <m:r>
                  <w:ins w:id="1504" w:author="arun kumar" w:date="2026-07-27T20:05:00Z" w16du:dateUtc="2026-07-27T12:05:00Z">
                    <m:rPr>
                      <m:sty m:val="b"/>
                    </m:rPr>
                    <w:rPr>
                      <w:rFonts w:ascii="Cambria Math" w:eastAsiaTheme="minorHAnsi" w:hAnsi="Cambria Math" w:cstheme="minorBidi"/>
                      <w:color w:val="auto"/>
                    </w:rPr>
                    <m:t>+</m:t>
                  </w:ins>
                </m:r>
                <m:sSub>
                  <m:sSubPr>
                    <m:ctrlPr>
                      <w:ins w:id="1505" w:author="arun kumar" w:date="2026-07-27T20:05:00Z" w16du:dateUtc="2026-07-27T12:05:00Z">
                        <w:rPr>
                          <w:rFonts w:ascii="Cambria Math" w:eastAsiaTheme="minorHAnsi" w:hAnsi="Cambria Math" w:cstheme="minorBidi"/>
                          <w:color w:val="auto"/>
                        </w:rPr>
                      </w:ins>
                    </m:ctrlPr>
                  </m:sSubPr>
                  <m:e>
                    <m:r>
                      <w:ins w:id="1506" w:author="arun kumar" w:date="2026-07-27T20:05:00Z" w16du:dateUtc="2026-07-27T12:05:00Z">
                        <m:rPr>
                          <m:sty m:val="bi"/>
                        </m:rPr>
                        <w:rPr>
                          <w:rFonts w:ascii="Cambria Math" w:eastAsiaTheme="minorHAnsi" w:hAnsi="Cambria Math" w:cstheme="minorBidi"/>
                          <w:color w:val="auto"/>
                        </w:rPr>
                        <m:t>y</m:t>
                      </w:ins>
                    </m:r>
                  </m:e>
                  <m:sub>
                    <m:r>
                      <w:ins w:id="1507" w:author="arun kumar" w:date="2026-07-27T20:05:00Z" w16du:dateUtc="2026-07-27T12:05:00Z">
                        <m:rPr>
                          <m:sty m:val="bi"/>
                        </m:rPr>
                        <w:rPr>
                          <w:rFonts w:ascii="Cambria Math" w:eastAsiaTheme="minorHAnsi" w:hAnsi="Cambria Math" w:cstheme="minorBidi"/>
                          <w:color w:val="auto"/>
                        </w:rPr>
                        <m:t>jdC</m:t>
                      </w:ins>
                    </m:r>
                  </m:sub>
                </m:sSub>
                <m:r>
                  <w:ins w:id="1508" w:author="arun kumar" w:date="2026-07-27T20:05:00Z" w16du:dateUtc="2026-07-27T12:05:00Z">
                    <m:rPr>
                      <m:sty m:val="b"/>
                    </m:rPr>
                    <w:rPr>
                      <w:rFonts w:ascii="Cambria Math" w:eastAsiaTheme="minorHAnsi" w:hAnsi="Cambria Math" w:cstheme="minorBidi"/>
                      <w:color w:val="auto"/>
                    </w:rPr>
                    <m:t>+</m:t>
                  </w:ins>
                </m:r>
                <m:sSub>
                  <m:sSubPr>
                    <m:ctrlPr>
                      <w:ins w:id="1509" w:author="arun kumar" w:date="2026-07-27T20:05:00Z" w16du:dateUtc="2026-07-27T12:05:00Z">
                        <w:rPr>
                          <w:rFonts w:ascii="Cambria Math" w:eastAsiaTheme="minorHAnsi" w:hAnsi="Cambria Math" w:cstheme="minorBidi"/>
                          <w:color w:val="auto"/>
                        </w:rPr>
                      </w:ins>
                    </m:ctrlPr>
                  </m:sSubPr>
                  <m:e>
                    <m:r>
                      <w:ins w:id="1510" w:author="arun kumar" w:date="2026-07-27T20:05:00Z" w16du:dateUtc="2026-07-27T12:05:00Z">
                        <m:rPr>
                          <m:sty m:val="bi"/>
                        </m:rPr>
                        <w:rPr>
                          <w:rFonts w:ascii="Cambria Math" w:eastAsiaTheme="minorHAnsi" w:hAnsi="Cambria Math" w:cstheme="minorBidi"/>
                          <w:color w:val="auto"/>
                        </w:rPr>
                        <m:t>y</m:t>
                      </w:ins>
                    </m:r>
                  </m:e>
                  <m:sub>
                    <m:r>
                      <w:ins w:id="1511" w:author="arun kumar" w:date="2026-07-27T20:05:00Z" w16du:dateUtc="2026-07-27T12:05:00Z">
                        <m:rPr>
                          <m:sty m:val="bi"/>
                        </m:rPr>
                        <w:rPr>
                          <w:rFonts w:ascii="Cambria Math" w:eastAsiaTheme="minorHAnsi" w:hAnsi="Cambria Math" w:cstheme="minorBidi"/>
                          <w:color w:val="auto"/>
                        </w:rPr>
                        <m:t>jdD</m:t>
                      </w:ins>
                    </m:r>
                  </m:sub>
                </m:sSub>
                <m:r>
                  <w:ins w:id="1512" w:author="arun kumar" w:date="2026-07-27T20:05:00Z" w16du:dateUtc="2026-07-27T12:05:00Z">
                    <m:rPr>
                      <m:sty m:val="b"/>
                    </m:rPr>
                    <w:rPr>
                      <w:rFonts w:ascii="Cambria Math" w:eastAsiaTheme="minorHAnsi" w:hAnsi="Cambria Math" w:cstheme="minorBidi"/>
                      <w:color w:val="auto"/>
                    </w:rPr>
                    <m:t>,</m:t>
                  </w:ins>
                </m:r>
                <w:ins w:id="1513" w:author="arun kumar" w:date="2026-07-27T20:05:00Z" w16du:dateUtc="2026-07-27T12:05:00Z">
                  <m:r>
                    <w:rPr>
                      <w:rFonts w:asciiTheme="minorHAnsi" w:eastAsiaTheme="minorHAnsi" w:hAnsiTheme="minorHAnsi" w:cstheme="minorBidi"/>
                      <w:color w:val="auto"/>
                    </w:rPr>
                    <w:br/>
                  </m:r>
                </w:ins>
              </m:oMath>
              <m:oMath>
                <m:sSub>
                  <m:sSubPr>
                    <m:ctrlPr>
                      <w:ins w:id="1514" w:author="arun kumar" w:date="2026-07-27T20:05:00Z" w16du:dateUtc="2026-07-27T12:05:00Z">
                        <w:rPr>
                          <w:rFonts w:ascii="Cambria Math" w:eastAsiaTheme="minorHAnsi" w:hAnsi="Cambria Math" w:cstheme="minorBidi"/>
                          <w:color w:val="auto"/>
                        </w:rPr>
                      </w:ins>
                    </m:ctrlPr>
                  </m:sSubPr>
                  <m:e>
                    <m:r>
                      <w:ins w:id="1515" w:author="arun kumar" w:date="2026-07-27T20:05:00Z" w16du:dateUtc="2026-07-27T12:05:00Z">
                        <m:rPr>
                          <m:sty m:val="bi"/>
                        </m:rPr>
                        <w:rPr>
                          <w:rFonts w:ascii="Cambria Math" w:eastAsiaTheme="minorHAnsi" w:hAnsi="Cambria Math" w:cstheme="minorBidi"/>
                          <w:color w:val="auto"/>
                        </w:rPr>
                        <m:t>v</m:t>
                      </w:ins>
                    </m:r>
                  </m:e>
                  <m:sub>
                    <m:r>
                      <w:ins w:id="1516" w:author="arun kumar" w:date="2026-07-27T20:05:00Z" w16du:dateUtc="2026-07-27T12:05:00Z">
                        <m:rPr>
                          <m:sty m:val="bi"/>
                        </m:rPr>
                        <w:rPr>
                          <w:rFonts w:ascii="Cambria Math" w:eastAsiaTheme="minorHAnsi" w:hAnsi="Cambria Math" w:cstheme="minorBidi"/>
                          <w:color w:val="auto"/>
                        </w:rPr>
                        <m:t>jdC</m:t>
                      </w:ins>
                    </m:r>
                  </m:sub>
                </m:sSub>
                <m:r>
                  <w:ins w:id="1517" w:author="arun kumar" w:date="2026-07-27T20:05:00Z" w16du:dateUtc="2026-07-27T12:05:00Z">
                    <m:rPr>
                      <m:sty m:val="b"/>
                    </m:rPr>
                    <w:rPr>
                      <w:rFonts w:ascii="Cambria Math" w:eastAsiaTheme="minorHAnsi" w:hAnsi="Cambria Math" w:cstheme="minorBidi"/>
                      <w:color w:val="auto"/>
                    </w:rPr>
                    <m:t>=</m:t>
                  </w:ins>
                </m:r>
                <m:sSub>
                  <m:sSubPr>
                    <m:ctrlPr>
                      <w:ins w:id="1518" w:author="arun kumar" w:date="2026-07-27T20:05:00Z" w16du:dateUtc="2026-07-27T12:05:00Z">
                        <w:rPr>
                          <w:rFonts w:ascii="Cambria Math" w:eastAsiaTheme="minorHAnsi" w:hAnsi="Cambria Math" w:cstheme="minorBidi"/>
                          <w:color w:val="auto"/>
                        </w:rPr>
                      </w:ins>
                    </m:ctrlPr>
                  </m:sSubPr>
                  <m:e>
                    <m:r>
                      <w:ins w:id="1519" w:author="arun kumar" w:date="2026-07-27T20:05:00Z" w16du:dateUtc="2026-07-27T12:05:00Z">
                        <m:rPr>
                          <m:sty m:val="bi"/>
                        </m:rPr>
                        <w:rPr>
                          <w:rFonts w:ascii="Cambria Math" w:eastAsiaTheme="minorHAnsi" w:hAnsi="Cambria Math" w:cstheme="minorBidi"/>
                          <w:color w:val="auto"/>
                        </w:rPr>
                        <m:t>y</m:t>
                      </w:ins>
                    </m:r>
                  </m:e>
                  <m:sub>
                    <m:r>
                      <w:ins w:id="1520" w:author="arun kumar" w:date="2026-07-27T20:05:00Z" w16du:dateUtc="2026-07-27T12:05:00Z">
                        <m:rPr>
                          <m:sty m:val="bi"/>
                        </m:rPr>
                        <w:rPr>
                          <w:rFonts w:ascii="Cambria Math" w:eastAsiaTheme="minorHAnsi" w:hAnsi="Cambria Math" w:cstheme="minorBidi"/>
                          <w:color w:val="auto"/>
                        </w:rPr>
                        <m:t>jdC</m:t>
                      </w:ins>
                    </m:r>
                  </m:sub>
                </m:sSub>
                <m:r>
                  <w:ins w:id="1521" w:author="arun kumar" w:date="2026-07-27T20:05:00Z" w16du:dateUtc="2026-07-27T12:05:00Z">
                    <m:rPr>
                      <m:sty m:val="b"/>
                    </m:rPr>
                    <w:rPr>
                      <w:rFonts w:ascii="Cambria Math" w:eastAsiaTheme="minorHAnsi" w:hAnsi="Cambria Math" w:cstheme="minorBidi"/>
                      <w:color w:val="auto"/>
                    </w:rPr>
                    <m:t>+</m:t>
                  </w:ins>
                </m:r>
                <m:sSub>
                  <m:sSubPr>
                    <m:ctrlPr>
                      <w:ins w:id="1522" w:author="arun kumar" w:date="2026-07-27T20:05:00Z" w16du:dateUtc="2026-07-27T12:05:00Z">
                        <w:rPr>
                          <w:rFonts w:ascii="Cambria Math" w:eastAsiaTheme="minorHAnsi" w:hAnsi="Cambria Math" w:cstheme="minorBidi"/>
                          <w:color w:val="auto"/>
                        </w:rPr>
                      </w:ins>
                    </m:ctrlPr>
                  </m:sSubPr>
                  <m:e>
                    <m:r>
                      <w:ins w:id="1523" w:author="arun kumar" w:date="2026-07-27T20:05:00Z" w16du:dateUtc="2026-07-27T12:05:00Z">
                        <m:rPr>
                          <m:sty m:val="bi"/>
                        </m:rPr>
                        <w:rPr>
                          <w:rFonts w:ascii="Cambria Math" w:eastAsiaTheme="minorHAnsi" w:hAnsi="Cambria Math" w:cstheme="minorBidi"/>
                          <w:color w:val="auto"/>
                        </w:rPr>
                        <m:t>y</m:t>
                      </w:ins>
                    </m:r>
                  </m:e>
                  <m:sub>
                    <m:r>
                      <w:ins w:id="1524" w:author="arun kumar" w:date="2026-07-27T20:05:00Z" w16du:dateUtc="2026-07-27T12:05:00Z">
                        <m:rPr>
                          <m:sty m:val="bi"/>
                        </m:rPr>
                        <w:rPr>
                          <w:rFonts w:ascii="Cambria Math" w:eastAsiaTheme="minorHAnsi" w:hAnsi="Cambria Math" w:cstheme="minorBidi"/>
                          <w:color w:val="auto"/>
                        </w:rPr>
                        <m:t>jdD</m:t>
                      </w:ins>
                    </m:r>
                  </m:sub>
                </m:sSub>
                <m:r>
                  <w:ins w:id="1525" w:author="arun kumar" w:date="2026-07-27T20:05:00Z" w16du:dateUtc="2026-07-27T12:05:00Z">
                    <m:rPr>
                      <m:sty m:val="b"/>
                    </m:rPr>
                    <w:rPr>
                      <w:rFonts w:ascii="Cambria Math" w:eastAsiaTheme="minorHAnsi" w:hAnsi="Cambria Math" w:cstheme="minorBidi"/>
                      <w:color w:val="auto"/>
                    </w:rPr>
                    <m:t>,</m:t>
                  </w:ins>
                </m:r>
                <w:ins w:id="1526" w:author="arun kumar" w:date="2026-07-27T20:05:00Z" w16du:dateUtc="2026-07-27T12:05:00Z">
                  <m:r>
                    <w:rPr>
                      <w:rFonts w:asciiTheme="minorHAnsi" w:eastAsiaTheme="minorHAnsi" w:hAnsiTheme="minorHAnsi" w:cstheme="minorBidi"/>
                      <w:color w:val="auto"/>
                    </w:rPr>
                    <w:br/>
                  </m:r>
                </w:ins>
              </m:oMath>
              <m:oMath>
                <m:sSub>
                  <m:sSubPr>
                    <m:ctrlPr>
                      <w:ins w:id="1527" w:author="arun kumar" w:date="2026-07-27T20:05:00Z" w16du:dateUtc="2026-07-27T12:05:00Z">
                        <w:rPr>
                          <w:rFonts w:ascii="Cambria Math" w:eastAsiaTheme="minorHAnsi" w:hAnsi="Cambria Math" w:cstheme="minorBidi"/>
                          <w:color w:val="auto"/>
                        </w:rPr>
                      </w:ins>
                    </m:ctrlPr>
                  </m:sSubPr>
                  <m:e>
                    <m:r>
                      <w:ins w:id="1528" w:author="arun kumar" w:date="2026-07-27T20:05:00Z" w16du:dateUtc="2026-07-27T12:05:00Z">
                        <m:rPr>
                          <m:sty m:val="bi"/>
                        </m:rPr>
                        <w:rPr>
                          <w:rFonts w:ascii="Cambria Math" w:eastAsiaTheme="minorHAnsi" w:hAnsi="Cambria Math" w:cstheme="minorBidi"/>
                          <w:color w:val="auto"/>
                        </w:rPr>
                        <m:t>v</m:t>
                      </w:ins>
                    </m:r>
                  </m:e>
                  <m:sub>
                    <m:r>
                      <w:ins w:id="1529" w:author="arun kumar" w:date="2026-07-27T20:05:00Z" w16du:dateUtc="2026-07-27T12:05:00Z">
                        <m:rPr>
                          <m:sty m:val="bi"/>
                        </m:rPr>
                        <w:rPr>
                          <w:rFonts w:ascii="Cambria Math" w:eastAsiaTheme="minorHAnsi" w:hAnsi="Cambria Math" w:cstheme="minorBidi"/>
                          <w:color w:val="auto"/>
                        </w:rPr>
                        <m:t>jdD</m:t>
                      </w:ins>
                    </m:r>
                  </m:sub>
                </m:sSub>
                <m:r>
                  <w:ins w:id="1530" w:author="arun kumar" w:date="2026-07-27T20:05:00Z" w16du:dateUtc="2026-07-27T12:05:00Z">
                    <m:rPr>
                      <m:sty m:val="b"/>
                    </m:rPr>
                    <w:rPr>
                      <w:rFonts w:ascii="Cambria Math" w:eastAsiaTheme="minorHAnsi" w:hAnsi="Cambria Math" w:cstheme="minorBidi"/>
                      <w:color w:val="auto"/>
                    </w:rPr>
                    <m:t>=</m:t>
                  </w:ins>
                </m:r>
                <m:sSub>
                  <m:sSubPr>
                    <m:ctrlPr>
                      <w:ins w:id="1531" w:author="arun kumar" w:date="2026-07-27T20:05:00Z" w16du:dateUtc="2026-07-27T12:05:00Z">
                        <w:rPr>
                          <w:rFonts w:ascii="Cambria Math" w:eastAsiaTheme="minorHAnsi" w:hAnsi="Cambria Math" w:cstheme="minorBidi"/>
                          <w:color w:val="auto"/>
                        </w:rPr>
                      </w:ins>
                    </m:ctrlPr>
                  </m:sSubPr>
                  <m:e>
                    <m:r>
                      <w:ins w:id="1532" w:author="arun kumar" w:date="2026-07-27T20:05:00Z" w16du:dateUtc="2026-07-27T12:05:00Z">
                        <m:rPr>
                          <m:sty m:val="bi"/>
                        </m:rPr>
                        <w:rPr>
                          <w:rFonts w:ascii="Cambria Math" w:eastAsiaTheme="minorHAnsi" w:hAnsi="Cambria Math" w:cstheme="minorBidi"/>
                          <w:color w:val="auto"/>
                        </w:rPr>
                        <m:t>y</m:t>
                      </w:ins>
                    </m:r>
                  </m:e>
                  <m:sub>
                    <m:r>
                      <w:ins w:id="1533" w:author="arun kumar" w:date="2026-07-27T20:05:00Z" w16du:dateUtc="2026-07-27T12:05:00Z">
                        <m:rPr>
                          <m:sty m:val="bi"/>
                        </m:rPr>
                        <w:rPr>
                          <w:rFonts w:ascii="Cambria Math" w:eastAsiaTheme="minorHAnsi" w:hAnsi="Cambria Math" w:cstheme="minorBidi"/>
                          <w:color w:val="auto"/>
                        </w:rPr>
                        <m:t>jdD</m:t>
                      </w:ins>
                    </m:r>
                  </m:sub>
                </m:sSub>
              </m:oMath>
            </m:oMathPara>
          </w:p>
        </w:tc>
      </w:tr>
      <w:tr w:rsidR="0038120F" w14:paraId="38D18D47" w14:textId="77777777" w:rsidTr="00813605">
        <w:trPr>
          <w:trHeight w:val="293"/>
          <w:ins w:id="1534" w:author="arun kumar" w:date="2026-07-27T19:28:00Z" w16du:dateUtc="2026-07-27T11:28:00Z"/>
          <w:trPrChange w:id="1535" w:author="arun kumar" w:date="2026-07-27T20:02:00Z" w16du:dateUtc="2026-07-27T12:02:00Z">
            <w:trPr>
              <w:gridAfter w:val="0"/>
            </w:trPr>
          </w:trPrChange>
        </w:trPr>
        <w:tc>
          <w:tcPr>
            <w:tcW w:w="895" w:type="dxa"/>
            <w:tcPrChange w:id="1536" w:author="arun kumar" w:date="2026-07-27T20:02:00Z" w16du:dateUtc="2026-07-27T12:02:00Z">
              <w:tcPr>
                <w:tcW w:w="4675" w:type="dxa"/>
                <w:gridSpan w:val="2"/>
              </w:tcPr>
            </w:tcPrChange>
          </w:tcPr>
          <w:p w14:paraId="284D66DF" w14:textId="24CDA0BE" w:rsidR="0038120F" w:rsidRDefault="00BF1FB2" w:rsidP="00260D10">
            <w:pPr>
              <w:spacing w:line="259" w:lineRule="auto"/>
              <w:jc w:val="left"/>
              <w:rPr>
                <w:ins w:id="1537" w:author="arun kumar" w:date="2026-07-27T19:28:00Z" w16du:dateUtc="2026-07-27T11:28:00Z"/>
                <w:rFonts w:eastAsia="Times New Roman"/>
                <w:bCs/>
                <w:kern w:val="0"/>
                <w:lang w:bidi="ar-SA"/>
                <w14:ligatures w14:val="none"/>
              </w:rPr>
            </w:pPr>
            <m:oMathPara>
              <m:oMath>
                <m:sSub>
                  <m:sSubPr>
                    <m:ctrlPr>
                      <w:ins w:id="1538" w:author="arun kumar" w:date="2026-07-27T20:07:00Z" w16du:dateUtc="2026-07-27T12:07:00Z">
                        <w:rPr>
                          <w:rFonts w:ascii="Cambria Math" w:hAnsi="Cambria Math" w:cstheme="minorBidi"/>
                        </w:rPr>
                      </w:ins>
                    </m:ctrlPr>
                  </m:sSubPr>
                  <m:e>
                    <m:r>
                      <w:ins w:id="1539" w:author="arun kumar" w:date="2026-07-27T20:07:00Z" w16du:dateUtc="2026-07-27T12:07:00Z">
                        <w:rPr>
                          <w:rFonts w:ascii="Cambria Math" w:hAnsi="Cambria Math" w:cstheme="minorBidi"/>
                        </w:rPr>
                        <m:t>w</m:t>
                      </w:ins>
                    </m:r>
                  </m:e>
                  <m:sub>
                    <m:r>
                      <w:ins w:id="1540" w:author="arun kumar" w:date="2026-07-27T20:07:00Z" w16du:dateUtc="2026-07-27T12:07:00Z">
                        <w:rPr>
                          <w:rFonts w:ascii="Cambria Math" w:hAnsi="Cambria Math" w:cstheme="minorBidi"/>
                        </w:rPr>
                        <m:t>jkdc</m:t>
                      </w:ins>
                    </m:r>
                  </m:sub>
                </m:sSub>
              </m:oMath>
            </m:oMathPara>
          </w:p>
        </w:tc>
        <w:tc>
          <w:tcPr>
            <w:tcW w:w="8543" w:type="dxa"/>
            <w:tcPrChange w:id="1541" w:author="arun kumar" w:date="2026-07-27T20:02:00Z" w16du:dateUtc="2026-07-27T12:02:00Z">
              <w:tcPr>
                <w:tcW w:w="4675" w:type="dxa"/>
              </w:tcPr>
            </w:tcPrChange>
          </w:tcPr>
          <w:p w14:paraId="1634F547" w14:textId="58C461FF" w:rsidR="00BF1FB2" w:rsidRPr="00500961" w:rsidRDefault="00BF1FB2" w:rsidP="00BF1FB2">
            <w:pPr>
              <w:pStyle w:val="Heading2"/>
              <w:numPr>
                <w:ilvl w:val="0"/>
                <w:numId w:val="0"/>
              </w:numPr>
              <w:spacing w:before="160" w:after="80"/>
              <w:rPr>
                <w:ins w:id="1542" w:author="arun kumar" w:date="2026-07-27T20:07:00Z" w16du:dateUtc="2026-07-27T12:07:00Z"/>
                <w:rFonts w:asciiTheme="minorHAnsi" w:eastAsiaTheme="minorHAnsi" w:hAnsiTheme="minorHAnsi" w:cstheme="minorBidi"/>
                <w:b w:val="0"/>
                <w:bCs w:val="0"/>
                <w:color w:val="auto"/>
                <w:rPrChange w:id="1543" w:author="arun kumar" w:date="2026-07-28T07:15:00Z" w16du:dateUtc="2026-07-27T23:15:00Z">
                  <w:rPr>
                    <w:ins w:id="1544" w:author="arun kumar" w:date="2026-07-27T20:07:00Z" w16du:dateUtc="2026-07-27T12:07:00Z"/>
                    <w:rFonts w:asciiTheme="minorHAnsi" w:eastAsiaTheme="minorHAnsi" w:hAnsiTheme="minorHAnsi" w:cstheme="minorBidi"/>
                    <w:color w:val="auto"/>
                  </w:rPr>
                </w:rPrChange>
              </w:rPr>
              <w:pPrChange w:id="1545" w:author="arun kumar" w:date="2026-07-27T20:07:00Z" w16du:dateUtc="2026-07-27T12:07:00Z">
                <w:pPr>
                  <w:pStyle w:val="Heading2"/>
                  <w:spacing w:before="160" w:after="80"/>
                </w:pPr>
              </w:pPrChange>
            </w:pPr>
            <m:oMathPara>
              <m:oMath>
                <m:sSub>
                  <m:sSubPr>
                    <m:ctrlPr>
                      <w:ins w:id="1546" w:author="arun kumar" w:date="2026-07-27T20:07:00Z" w16du:dateUtc="2026-07-27T12:07:00Z">
                        <w:rPr>
                          <w:rFonts w:ascii="Cambria Math" w:eastAsiaTheme="minorHAnsi" w:hAnsi="Cambria Math" w:cstheme="minorBidi"/>
                          <w:b w:val="0"/>
                          <w:bCs w:val="0"/>
                          <w:color w:val="auto"/>
                          <w:rPrChange w:id="1547" w:author="arun kumar" w:date="2026-07-28T07:15:00Z" w16du:dateUtc="2026-07-27T23:15:00Z">
                            <w:rPr>
                              <w:rFonts w:ascii="Cambria Math" w:eastAsiaTheme="minorHAnsi" w:hAnsi="Cambria Math" w:cstheme="minorBidi"/>
                              <w:color w:val="auto"/>
                            </w:rPr>
                          </w:rPrChange>
                        </w:rPr>
                      </w:ins>
                    </m:ctrlPr>
                  </m:sSubPr>
                  <m:e>
                    <m:r>
                      <w:ins w:id="1548" w:author="arun kumar" w:date="2026-07-27T20:07:00Z" w16du:dateUtc="2026-07-27T12:07:00Z">
                        <w:rPr>
                          <w:rFonts w:ascii="Cambria Math" w:eastAsiaTheme="minorHAnsi" w:hAnsi="Cambria Math" w:cstheme="minorBidi"/>
                          <w:color w:val="auto"/>
                        </w:rPr>
                        <m:t>w</m:t>
                      </w:ins>
                    </m:r>
                  </m:e>
                  <m:sub>
                    <m:r>
                      <w:ins w:id="1549" w:author="arun kumar" w:date="2026-07-27T20:07:00Z" w16du:dateUtc="2026-07-27T12:07:00Z">
                        <w:rPr>
                          <w:rFonts w:ascii="Cambria Math" w:eastAsiaTheme="minorHAnsi" w:hAnsi="Cambria Math" w:cstheme="minorBidi"/>
                          <w:color w:val="auto"/>
                        </w:rPr>
                        <m:t>jkdc</m:t>
                      </w:ins>
                    </m:r>
                  </m:sub>
                </m:sSub>
                <m:r>
                  <w:ins w:id="1550" w:author="arun kumar" w:date="2026-07-27T20:07:00Z" w16du:dateUtc="2026-07-27T12:07:00Z">
                    <m:rPr>
                      <m:sty m:val="p"/>
                    </m:rPr>
                    <w:rPr>
                      <w:rFonts w:ascii="Cambria Math" w:eastAsiaTheme="minorHAnsi" w:hAnsi="Cambria Math" w:cstheme="minorBidi"/>
                      <w:color w:val="auto"/>
                    </w:rPr>
                    <m:t>=</m:t>
                  </w:ins>
                </m:r>
                <m:d>
                  <m:dPr>
                    <m:begChr m:val="{"/>
                    <m:endChr m:val=""/>
                    <m:ctrlPr>
                      <w:ins w:id="1551" w:author="arun kumar" w:date="2026-07-27T20:07:00Z" w16du:dateUtc="2026-07-27T12:07:00Z">
                        <w:rPr>
                          <w:rFonts w:ascii="Cambria Math" w:eastAsiaTheme="minorHAnsi" w:hAnsi="Cambria Math" w:cstheme="minorBidi"/>
                          <w:b w:val="0"/>
                          <w:bCs w:val="0"/>
                          <w:color w:val="auto"/>
                          <w:rPrChange w:id="1552" w:author="arun kumar" w:date="2026-07-28T07:15:00Z" w16du:dateUtc="2026-07-27T23:15:00Z">
                            <w:rPr>
                              <w:rFonts w:ascii="Cambria Math" w:eastAsiaTheme="minorHAnsi" w:hAnsi="Cambria Math" w:cstheme="minorBidi"/>
                              <w:color w:val="auto"/>
                            </w:rPr>
                          </w:rPrChange>
                        </w:rPr>
                      </w:ins>
                    </m:ctrlPr>
                  </m:dPr>
                  <m:e>
                    <m:m>
                      <m:mPr>
                        <m:plcHide m:val="1"/>
                        <m:mcs>
                          <m:mc>
                            <m:mcPr>
                              <m:count m:val="2"/>
                              <m:mcJc m:val="center"/>
                            </m:mcPr>
                          </m:mc>
                        </m:mcs>
                        <m:ctrlPr>
                          <w:ins w:id="1553" w:author="arun kumar" w:date="2026-07-27T20:07:00Z" w16du:dateUtc="2026-07-27T12:07:00Z">
                            <w:rPr>
                              <w:rFonts w:ascii="Cambria Math" w:eastAsiaTheme="minorHAnsi" w:hAnsi="Cambria Math" w:cstheme="minorBidi"/>
                              <w:b w:val="0"/>
                              <w:bCs w:val="0"/>
                              <w:color w:val="auto"/>
                              <w:rPrChange w:id="1554" w:author="arun kumar" w:date="2026-07-28T07:15:00Z" w16du:dateUtc="2026-07-27T23:15:00Z">
                                <w:rPr>
                                  <w:rFonts w:ascii="Cambria Math" w:eastAsiaTheme="minorHAnsi" w:hAnsi="Cambria Math" w:cstheme="minorBidi"/>
                                  <w:color w:val="auto"/>
                                </w:rPr>
                              </w:rPrChange>
                            </w:rPr>
                          </w:ins>
                        </m:ctrlPr>
                      </m:mPr>
                      <m:mr>
                        <m:e>
                          <m:r>
                            <w:ins w:id="1555" w:author="arun kumar" w:date="2026-07-27T20:07:00Z" w16du:dateUtc="2026-07-27T12:07:00Z">
                              <m:rPr>
                                <m:sty m:val="p"/>
                              </m:rPr>
                              <w:rPr>
                                <w:rFonts w:ascii="Cambria Math" w:eastAsiaTheme="minorHAnsi" w:hAnsi="Cambria Math" w:cstheme="minorBidi"/>
                                <w:color w:val="auto"/>
                              </w:rPr>
                              <m:t>1,</m:t>
                            </w:ins>
                          </m:r>
                        </m:e>
                        <m:e>
                          <m:r>
                            <w:ins w:id="1556" w:author="arun kumar" w:date="2026-07-27T20:07:00Z" w16du:dateUtc="2026-07-27T12:07:00Z">
                              <m:rPr>
                                <m:nor/>
                              </m:rPr>
                              <w:rPr>
                                <w:rFonts w:asciiTheme="minorHAnsi" w:eastAsiaTheme="minorHAnsi" w:hAnsiTheme="minorHAnsi" w:cstheme="minorBidi"/>
                                <w:b w:val="0"/>
                                <w:bCs w:val="0"/>
                                <w:color w:val="auto"/>
                                <w:rPrChange w:id="1557" w:author="arun kumar" w:date="2026-07-28T07:15:00Z" w16du:dateUtc="2026-07-27T23:15:00Z">
                                  <w:rPr>
                                    <w:rFonts w:asciiTheme="minorHAnsi" w:eastAsiaTheme="minorHAnsi" w:hAnsiTheme="minorHAnsi" w:cstheme="minorBidi"/>
                                    <w:color w:val="auto"/>
                                  </w:rPr>
                                </w:rPrChange>
                              </w:rPr>
                              <m:t>if aircraft </m:t>
                            </w:ins>
                          </m:r>
                          <m:r>
                            <w:ins w:id="1558" w:author="arun kumar" w:date="2026-07-27T20:07:00Z" w16du:dateUtc="2026-07-27T12:07:00Z">
                              <w:rPr>
                                <w:rFonts w:ascii="Cambria Math" w:eastAsiaTheme="minorHAnsi" w:hAnsi="Cambria Math" w:cstheme="minorBidi"/>
                                <w:color w:val="auto"/>
                              </w:rPr>
                              <m:t>j</m:t>
                            </w:ins>
                          </m:r>
                          <m:r>
                            <w:ins w:id="1559" w:author="arun kumar" w:date="2026-07-27T20:07:00Z" w16du:dateUtc="2026-07-27T12:07:00Z">
                              <m:rPr>
                                <m:nor/>
                              </m:rPr>
                              <w:rPr>
                                <w:rFonts w:asciiTheme="minorHAnsi" w:eastAsiaTheme="minorHAnsi" w:hAnsiTheme="minorHAnsi" w:cstheme="minorBidi"/>
                                <w:b w:val="0"/>
                                <w:bCs w:val="0"/>
                                <w:color w:val="auto"/>
                                <w:rPrChange w:id="1560" w:author="arun kumar" w:date="2026-07-28T07:15:00Z" w16du:dateUtc="2026-07-27T23:15:00Z">
                                  <w:rPr>
                                    <w:rFonts w:asciiTheme="minorHAnsi" w:eastAsiaTheme="minorHAnsi" w:hAnsiTheme="minorHAnsi" w:cstheme="minorBidi"/>
                                    <w:color w:val="auto"/>
                                  </w:rPr>
                                </w:rPrChange>
                              </w:rPr>
                              <m:t> occupies maintenance capacity at</m:t>
                            </w:ins>
                          </m:r>
                        </m:e>
                      </m:mr>
                      <m:mr>
                        <m:e/>
                        <m:e>
                          <m:r>
                            <w:ins w:id="1561" w:author="arun kumar" w:date="2026-07-27T20:07:00Z" w16du:dateUtc="2026-07-27T12:07:00Z">
                              <m:rPr>
                                <m:nor/>
                              </m:rPr>
                              <w:rPr>
                                <w:rFonts w:asciiTheme="minorHAnsi" w:eastAsiaTheme="minorHAnsi" w:hAnsiTheme="minorHAnsi" w:cstheme="minorBidi"/>
                                <w:b w:val="0"/>
                                <w:bCs w:val="0"/>
                                <w:color w:val="auto"/>
                                <w:rPrChange w:id="1562" w:author="arun kumar" w:date="2026-07-28T07:15:00Z" w16du:dateUtc="2026-07-27T23:15:00Z">
                                  <w:rPr>
                                    <w:rFonts w:asciiTheme="minorHAnsi" w:eastAsiaTheme="minorHAnsi" w:hAnsiTheme="minorHAnsi" w:cstheme="minorBidi"/>
                                    <w:color w:val="auto"/>
                                  </w:rPr>
                                </w:rPrChange>
                              </w:rPr>
                              <m:t>maintenance airport </m:t>
                            </w:ins>
                          </m:r>
                          <m:r>
                            <w:ins w:id="1563" w:author="arun kumar" w:date="2026-07-27T20:07:00Z" w16du:dateUtc="2026-07-27T12:07:00Z">
                              <w:rPr>
                                <w:rFonts w:ascii="Cambria Math" w:eastAsiaTheme="minorHAnsi" w:hAnsi="Cambria Math" w:cstheme="minorBidi"/>
                                <w:color w:val="auto"/>
                              </w:rPr>
                              <m:t>k</m:t>
                            </w:ins>
                          </m:r>
                          <m:r>
                            <w:ins w:id="1564" w:author="arun kumar" w:date="2026-07-27T20:07:00Z" w16du:dateUtc="2026-07-27T12:07:00Z">
                              <m:rPr>
                                <m:nor/>
                              </m:rPr>
                              <w:rPr>
                                <w:rFonts w:asciiTheme="minorHAnsi" w:eastAsiaTheme="minorHAnsi" w:hAnsiTheme="minorHAnsi" w:cstheme="minorBidi"/>
                                <w:b w:val="0"/>
                                <w:bCs w:val="0"/>
                                <w:color w:val="auto"/>
                                <w:rPrChange w:id="1565" w:author="arun kumar" w:date="2026-07-28T07:15:00Z" w16du:dateUtc="2026-07-27T23:15:00Z">
                                  <w:rPr>
                                    <w:rFonts w:asciiTheme="minorHAnsi" w:eastAsiaTheme="minorHAnsi" w:hAnsiTheme="minorHAnsi" w:cstheme="minorBidi"/>
                                    <w:color w:val="auto"/>
                                  </w:rPr>
                                </w:rPrChange>
                              </w:rPr>
                              <m:t> on day </m:t>
                            </w:ins>
                          </m:r>
                          <m:r>
                            <w:ins w:id="1566" w:author="arun kumar" w:date="2026-07-27T20:07:00Z" w16du:dateUtc="2026-07-27T12:07:00Z">
                              <w:rPr>
                                <w:rFonts w:ascii="Cambria Math" w:eastAsiaTheme="minorHAnsi" w:hAnsi="Cambria Math" w:cstheme="minorBidi"/>
                                <w:color w:val="auto"/>
                              </w:rPr>
                              <m:t>d</m:t>
                            </w:ins>
                          </m:r>
                          <m:r>
                            <w:ins w:id="1567" w:author="arun kumar" w:date="2026-07-27T20:07:00Z" w16du:dateUtc="2026-07-27T12:07:00Z">
                              <m:rPr>
                                <m:nor/>
                              </m:rPr>
                              <w:rPr>
                                <w:rFonts w:asciiTheme="minorHAnsi" w:eastAsiaTheme="minorHAnsi" w:hAnsiTheme="minorHAnsi" w:cstheme="minorBidi"/>
                                <w:b w:val="0"/>
                                <w:bCs w:val="0"/>
                                <w:color w:val="auto"/>
                                <w:rPrChange w:id="1568" w:author="arun kumar" w:date="2026-07-28T07:15:00Z" w16du:dateUtc="2026-07-27T23:15:00Z">
                                  <w:rPr>
                                    <w:rFonts w:asciiTheme="minorHAnsi" w:eastAsiaTheme="minorHAnsi" w:hAnsiTheme="minorHAnsi" w:cstheme="minorBidi"/>
                                    <w:color w:val="auto"/>
                                  </w:rPr>
                                </w:rPrChange>
                              </w:rPr>
                              <m:t> while undergoing</m:t>
                            </w:ins>
                          </m:r>
                        </m:e>
                      </m:mr>
                      <m:mr>
                        <m:e/>
                        <m:e>
                          <m:r>
                            <w:ins w:id="1569" w:author="arun kumar" w:date="2026-07-27T20:07:00Z" w16du:dateUtc="2026-07-27T12:07:00Z">
                              <m:rPr>
                                <m:nor/>
                              </m:rPr>
                              <w:rPr>
                                <w:rFonts w:asciiTheme="minorHAnsi" w:eastAsiaTheme="minorHAnsi" w:hAnsiTheme="minorHAnsi" w:cstheme="minorBidi"/>
                                <w:b w:val="0"/>
                                <w:bCs w:val="0"/>
                                <w:color w:val="auto"/>
                                <w:rPrChange w:id="1570" w:author="arun kumar" w:date="2026-07-28T07:15:00Z" w16du:dateUtc="2026-07-27T23:15:00Z">
                                  <w:rPr>
                                    <w:rFonts w:asciiTheme="minorHAnsi" w:eastAsiaTheme="minorHAnsi" w:hAnsiTheme="minorHAnsi" w:cstheme="minorBidi"/>
                                    <w:color w:val="auto"/>
                                  </w:rPr>
                                </w:rPrChange>
                              </w:rPr>
                              <m:t>maintenance check </m:t>
                            </w:ins>
                          </m:r>
                          <m:r>
                            <w:ins w:id="1571" w:author="arun kumar" w:date="2026-07-27T20:07:00Z" w16du:dateUtc="2026-07-27T12:07:00Z">
                              <w:rPr>
                                <w:rFonts w:ascii="Cambria Math" w:eastAsiaTheme="minorHAnsi" w:hAnsi="Cambria Math" w:cstheme="minorBidi"/>
                                <w:color w:val="auto"/>
                              </w:rPr>
                              <m:t>c</m:t>
                            </w:ins>
                          </m:r>
                          <m:r>
                            <w:ins w:id="1572" w:author="arun kumar" w:date="2026-07-27T20:07:00Z" w16du:dateUtc="2026-07-27T12:07:00Z">
                              <m:rPr>
                                <m:sty m:val="p"/>
                              </m:rPr>
                              <w:rPr>
                                <w:rFonts w:ascii="Cambria Math" w:eastAsiaTheme="minorHAnsi" w:hAnsi="Cambria Math" w:cstheme="minorBidi"/>
                                <w:color w:val="auto"/>
                              </w:rPr>
                              <m:t>,</m:t>
                            </w:ins>
                          </m:r>
                        </m:e>
                      </m:mr>
                      <m:mr>
                        <m:e>
                          <m:r>
                            <w:ins w:id="1573" w:author="arun kumar" w:date="2026-07-27T20:07:00Z" w16du:dateUtc="2026-07-27T12:07:00Z">
                              <m:rPr>
                                <m:sty m:val="p"/>
                              </m:rPr>
                              <w:rPr>
                                <w:rFonts w:ascii="Cambria Math" w:eastAsiaTheme="minorHAnsi" w:hAnsi="Cambria Math" w:cstheme="minorBidi"/>
                                <w:color w:val="auto"/>
                              </w:rPr>
                              <m:t>0,</m:t>
                            </w:ins>
                          </m:r>
                        </m:e>
                        <m:e>
                          <m:r>
                            <w:ins w:id="1574" w:author="arun kumar" w:date="2026-07-27T20:07:00Z" w16du:dateUtc="2026-07-27T12:07:00Z">
                              <m:rPr>
                                <m:nor/>
                              </m:rPr>
                              <w:rPr>
                                <w:rFonts w:asciiTheme="minorHAnsi" w:eastAsiaTheme="minorHAnsi" w:hAnsiTheme="minorHAnsi" w:cstheme="minorBidi"/>
                                <w:b w:val="0"/>
                                <w:bCs w:val="0"/>
                                <w:color w:val="auto"/>
                                <w:rPrChange w:id="1575" w:author="arun kumar" w:date="2026-07-28T07:15:00Z" w16du:dateUtc="2026-07-27T23:15:00Z">
                                  <w:rPr>
                                    <w:rFonts w:asciiTheme="minorHAnsi" w:eastAsiaTheme="minorHAnsi" w:hAnsiTheme="minorHAnsi" w:cstheme="minorBidi"/>
                                    <w:color w:val="auto"/>
                                  </w:rPr>
                                </w:rPrChange>
                              </w:rPr>
                              <m:t>otherwise</m:t>
                            </w:ins>
                          </m:r>
                          <m:r>
                            <w:ins w:id="1576" w:author="arun kumar" w:date="2026-07-27T20:07:00Z" w16du:dateUtc="2026-07-27T12:07:00Z">
                              <m:rPr>
                                <m:sty m:val="p"/>
                              </m:rPr>
                              <w:rPr>
                                <w:rFonts w:ascii="Cambria Math" w:eastAsiaTheme="minorHAnsi" w:hAnsi="Cambria Math" w:cstheme="minorBidi"/>
                                <w:color w:val="auto"/>
                              </w:rPr>
                              <m:t>,</m:t>
                            </w:ins>
                          </m:r>
                        </m:e>
                      </m:mr>
                    </m:m>
                  </m:e>
                </m:d>
                <w:ins w:id="1577" w:author="arun kumar" w:date="2026-07-27T20:07:00Z" w16du:dateUtc="2026-07-27T12:07:00Z">
                  <m:r>
                    <w:rPr>
                      <w:rFonts w:asciiTheme="minorHAnsi" w:eastAsiaTheme="minorHAnsi" w:hAnsiTheme="minorHAnsi" w:cstheme="minorBidi"/>
                      <w:b w:val="0"/>
                      <w:bCs w:val="0"/>
                      <w:color w:val="auto"/>
                      <w:rPrChange w:id="1578" w:author="arun kumar" w:date="2026-07-28T07:15:00Z" w16du:dateUtc="2026-07-27T23:15:00Z">
                        <w:rPr>
                          <w:rFonts w:asciiTheme="minorHAnsi" w:eastAsiaTheme="minorHAnsi" w:hAnsiTheme="minorHAnsi" w:cstheme="minorBidi"/>
                          <w:color w:val="auto"/>
                        </w:rPr>
                      </w:rPrChange>
                    </w:rPr>
                    <w:br/>
                  </m:r>
                </w:ins>
              </m:oMath>
              <m:oMath>
                <m:r>
                  <w:ins w:id="1579" w:author="arun kumar" w:date="2026-07-27T20:07:00Z" w16du:dateUtc="2026-07-27T12:07:00Z">
                    <m:rPr>
                      <m:sty m:val="p"/>
                    </m:rPr>
                    <w:rPr>
                      <w:rFonts w:ascii="Cambria Math" w:eastAsiaTheme="minorHAnsi" w:hAnsi="Cambria Math" w:cstheme="minorBidi"/>
                      <w:color w:val="auto"/>
                    </w:rPr>
                    <m:t>∀</m:t>
                  </w:ins>
                </m:r>
                <m:r>
                  <w:ins w:id="1580" w:author="arun kumar" w:date="2026-07-27T20:07:00Z" w16du:dateUtc="2026-07-27T12:07:00Z">
                    <w:rPr>
                      <w:rFonts w:ascii="Cambria Math" w:eastAsiaTheme="minorHAnsi" w:hAnsi="Cambria Math" w:cstheme="minorBidi"/>
                      <w:color w:val="auto"/>
                    </w:rPr>
                    <m:t>j</m:t>
                  </w:ins>
                </m:r>
                <m:r>
                  <w:ins w:id="1581" w:author="arun kumar" w:date="2026-07-27T20:07:00Z" w16du:dateUtc="2026-07-27T12:07:00Z">
                    <m:rPr>
                      <m:scr m:val="script"/>
                      <m:sty m:val="p"/>
                    </m:rPr>
                    <w:rPr>
                      <w:rFonts w:ascii="Cambria Math" w:eastAsiaTheme="minorHAnsi" w:hAnsi="Cambria Math" w:cstheme="minorBidi"/>
                      <w:color w:val="auto"/>
                    </w:rPr>
                    <m:t>∈P,</m:t>
                  </w:ins>
                </m:r>
                <m:r>
                  <w:ins w:id="1582" w:author="arun kumar" w:date="2026-07-27T20:07:00Z" w16du:dateUtc="2026-07-27T12:07:00Z">
                    <m:rPr>
                      <m:nor/>
                    </m:rPr>
                    <w:rPr>
                      <w:rFonts w:ascii="Arial" w:eastAsiaTheme="minorHAnsi" w:hAnsi="Arial" w:cs="Arial"/>
                      <w:b w:val="0"/>
                      <w:bCs w:val="0"/>
                      <w:color w:val="auto"/>
                      <w:rPrChange w:id="1583" w:author="arun kumar" w:date="2026-07-28T07:15:00Z" w16du:dateUtc="2026-07-27T23:15:00Z">
                        <w:rPr>
                          <w:rFonts w:ascii="Arial" w:eastAsiaTheme="minorHAnsi" w:hAnsi="Arial" w:cs="Arial"/>
                          <w:color w:val="auto"/>
                        </w:rPr>
                      </w:rPrChange>
                    </w:rPr>
                    <m:t>  </m:t>
                  </w:ins>
                </m:r>
                <m:r>
                  <w:ins w:id="1584" w:author="arun kumar" w:date="2026-07-27T20:07:00Z" w16du:dateUtc="2026-07-27T12:07:00Z">
                    <m:rPr>
                      <m:sty m:val="p"/>
                    </m:rPr>
                    <w:rPr>
                      <w:rFonts w:ascii="Cambria Math" w:eastAsiaTheme="minorHAnsi" w:hAnsi="Cambria Math" w:cstheme="minorBidi"/>
                      <w:color w:val="auto"/>
                    </w:rPr>
                    <m:t>∀</m:t>
                  </w:ins>
                </m:r>
                <m:r>
                  <w:ins w:id="1585" w:author="arun kumar" w:date="2026-07-27T20:07:00Z" w16du:dateUtc="2026-07-27T12:07:00Z">
                    <w:rPr>
                      <w:rFonts w:ascii="Cambria Math" w:eastAsiaTheme="minorHAnsi" w:hAnsi="Cambria Math" w:cstheme="minorBidi"/>
                      <w:color w:val="auto"/>
                    </w:rPr>
                    <m:t>k</m:t>
                  </w:ins>
                </m:r>
                <m:r>
                  <w:ins w:id="1586" w:author="arun kumar" w:date="2026-07-27T20:07:00Z" w16du:dateUtc="2026-07-27T12:07:00Z">
                    <m:rPr>
                      <m:scr m:val="script"/>
                      <m:sty m:val="p"/>
                    </m:rPr>
                    <w:rPr>
                      <w:rFonts w:ascii="Cambria Math" w:eastAsiaTheme="minorHAnsi" w:hAnsi="Cambria Math" w:cstheme="minorBidi"/>
                      <w:color w:val="auto"/>
                    </w:rPr>
                    <m:t>∈M,</m:t>
                  </w:ins>
                </m:r>
                <m:r>
                  <w:ins w:id="1587" w:author="arun kumar" w:date="2026-07-27T20:07:00Z" w16du:dateUtc="2026-07-27T12:07:00Z">
                    <m:rPr>
                      <m:nor/>
                    </m:rPr>
                    <w:rPr>
                      <w:rFonts w:ascii="Arial" w:eastAsiaTheme="minorHAnsi" w:hAnsi="Arial" w:cs="Arial"/>
                      <w:b w:val="0"/>
                      <w:bCs w:val="0"/>
                      <w:color w:val="auto"/>
                      <w:rPrChange w:id="1588" w:author="arun kumar" w:date="2026-07-28T07:15:00Z" w16du:dateUtc="2026-07-27T23:15:00Z">
                        <w:rPr>
                          <w:rFonts w:ascii="Arial" w:eastAsiaTheme="minorHAnsi" w:hAnsi="Arial" w:cs="Arial"/>
                          <w:color w:val="auto"/>
                        </w:rPr>
                      </w:rPrChange>
                    </w:rPr>
                    <m:t>  </m:t>
                  </w:ins>
                </m:r>
                <m:r>
                  <w:ins w:id="1589" w:author="arun kumar" w:date="2026-07-27T20:07:00Z" w16du:dateUtc="2026-07-27T12:07:00Z">
                    <m:rPr>
                      <m:sty m:val="p"/>
                    </m:rPr>
                    <w:rPr>
                      <w:rFonts w:ascii="Cambria Math" w:eastAsiaTheme="minorHAnsi" w:hAnsi="Cambria Math" w:cstheme="minorBidi"/>
                      <w:color w:val="auto"/>
                    </w:rPr>
                    <m:t>∀</m:t>
                  </w:ins>
                </m:r>
                <m:r>
                  <w:ins w:id="1590" w:author="arun kumar" w:date="2026-07-27T20:07:00Z" w16du:dateUtc="2026-07-27T12:07:00Z">
                    <w:rPr>
                      <w:rFonts w:ascii="Cambria Math" w:eastAsiaTheme="minorHAnsi" w:hAnsi="Cambria Math" w:cstheme="minorBidi"/>
                      <w:color w:val="auto"/>
                    </w:rPr>
                    <m:t>d</m:t>
                  </w:ins>
                </m:r>
                <m:r>
                  <w:ins w:id="1591" w:author="arun kumar" w:date="2026-07-27T20:07:00Z" w16du:dateUtc="2026-07-27T12:07:00Z">
                    <m:rPr>
                      <m:scr m:val="script"/>
                      <m:sty m:val="p"/>
                    </m:rPr>
                    <w:rPr>
                      <w:rFonts w:ascii="Cambria Math" w:eastAsiaTheme="minorHAnsi" w:hAnsi="Cambria Math" w:cstheme="minorBidi"/>
                      <w:color w:val="auto"/>
                    </w:rPr>
                    <m:t>∈D,</m:t>
                  </w:ins>
                </m:r>
                <m:r>
                  <w:ins w:id="1592" w:author="arun kumar" w:date="2026-07-27T20:07:00Z" w16du:dateUtc="2026-07-27T12:07:00Z">
                    <m:rPr>
                      <m:nor/>
                    </m:rPr>
                    <w:rPr>
                      <w:rFonts w:ascii="Arial" w:eastAsiaTheme="minorHAnsi" w:hAnsi="Arial" w:cs="Arial"/>
                      <w:b w:val="0"/>
                      <w:bCs w:val="0"/>
                      <w:color w:val="auto"/>
                      <w:rPrChange w:id="1593" w:author="arun kumar" w:date="2026-07-28T07:15:00Z" w16du:dateUtc="2026-07-27T23:15:00Z">
                        <w:rPr>
                          <w:rFonts w:ascii="Arial" w:eastAsiaTheme="minorHAnsi" w:hAnsi="Arial" w:cs="Arial"/>
                          <w:color w:val="auto"/>
                        </w:rPr>
                      </w:rPrChange>
                    </w:rPr>
                    <m:t>  </m:t>
                  </w:ins>
                </m:r>
                <m:r>
                  <w:ins w:id="1594" w:author="arun kumar" w:date="2026-07-27T20:07:00Z" w16du:dateUtc="2026-07-27T12:07:00Z">
                    <m:rPr>
                      <m:sty m:val="p"/>
                    </m:rPr>
                    <w:rPr>
                      <w:rFonts w:ascii="Cambria Math" w:eastAsiaTheme="minorHAnsi" w:hAnsi="Cambria Math" w:cstheme="minorBidi"/>
                      <w:color w:val="auto"/>
                    </w:rPr>
                    <m:t>∀</m:t>
                  </w:ins>
                </m:r>
                <m:r>
                  <w:ins w:id="1595" w:author="arun kumar" w:date="2026-07-27T20:07:00Z" w16du:dateUtc="2026-07-27T12:07:00Z">
                    <w:rPr>
                      <w:rFonts w:ascii="Cambria Math" w:eastAsiaTheme="minorHAnsi" w:hAnsi="Cambria Math" w:cstheme="minorBidi"/>
                      <w:color w:val="auto"/>
                    </w:rPr>
                    <m:t>c</m:t>
                  </w:ins>
                </m:r>
                <m:r>
                  <w:ins w:id="1596" w:author="arun kumar" w:date="2026-07-27T20:07:00Z" w16du:dateUtc="2026-07-27T12:07:00Z">
                    <m:rPr>
                      <m:scr m:val="script"/>
                      <m:sty m:val="p"/>
                    </m:rPr>
                    <w:rPr>
                      <w:rFonts w:ascii="Cambria Math" w:eastAsiaTheme="minorHAnsi" w:hAnsi="Cambria Math" w:cstheme="minorBidi"/>
                      <w:color w:val="auto"/>
                    </w:rPr>
                    <m:t>∈C.</m:t>
                  </w:ins>
                </m:r>
                <w:ins w:id="1597" w:author="arun kumar" w:date="2026-07-27T20:07:00Z" w16du:dateUtc="2026-07-27T12:07:00Z">
                  <m:r>
                    <w:rPr>
                      <w:rFonts w:asciiTheme="minorHAnsi" w:eastAsiaTheme="minorHAnsi" w:hAnsiTheme="minorHAnsi" w:cstheme="minorBidi"/>
                      <w:b w:val="0"/>
                      <w:bCs w:val="0"/>
                      <w:color w:val="auto"/>
                      <w:rPrChange w:id="1598" w:author="arun kumar" w:date="2026-07-28T07:15:00Z" w16du:dateUtc="2026-07-27T23:15:00Z">
                        <w:rPr>
                          <w:rFonts w:asciiTheme="minorHAnsi" w:eastAsiaTheme="minorHAnsi" w:hAnsiTheme="minorHAnsi" w:cstheme="minorBidi"/>
                          <w:color w:val="auto"/>
                        </w:rPr>
                      </w:rPrChange>
                    </w:rPr>
                    <w:br/>
                  </m:r>
                </w:ins>
              </m:oMath>
            </m:oMathPara>
          </w:p>
          <w:p w14:paraId="08B25CB1" w14:textId="77777777" w:rsidR="00BF1FB2" w:rsidRPr="00500961" w:rsidRDefault="00BF1FB2" w:rsidP="00BF1FB2">
            <w:pPr>
              <w:pStyle w:val="Heading2"/>
              <w:numPr>
                <w:ilvl w:val="0"/>
                <w:numId w:val="0"/>
              </w:numPr>
              <w:spacing w:before="160" w:after="80"/>
              <w:ind w:left="567" w:hanging="567"/>
              <w:rPr>
                <w:ins w:id="1599" w:author="arun kumar" w:date="2026-07-27T20:07:00Z" w16du:dateUtc="2026-07-27T12:07:00Z"/>
                <w:rFonts w:asciiTheme="minorHAnsi" w:eastAsiaTheme="minorHAnsi" w:hAnsiTheme="minorHAnsi" w:cstheme="minorBidi"/>
                <w:b w:val="0"/>
                <w:bCs w:val="0"/>
                <w:color w:val="auto"/>
                <w:rPrChange w:id="1600" w:author="arun kumar" w:date="2026-07-28T07:15:00Z" w16du:dateUtc="2026-07-27T23:15:00Z">
                  <w:rPr>
                    <w:ins w:id="1601" w:author="arun kumar" w:date="2026-07-27T20:07:00Z" w16du:dateUtc="2026-07-27T12:07:00Z"/>
                    <w:rFonts w:asciiTheme="minorHAnsi" w:eastAsiaTheme="minorHAnsi" w:hAnsiTheme="minorHAnsi" w:cstheme="minorBidi"/>
                    <w:color w:val="auto"/>
                  </w:rPr>
                </w:rPrChange>
              </w:rPr>
              <w:pPrChange w:id="1602" w:author="arun kumar" w:date="2026-07-27T20:07:00Z" w16du:dateUtc="2026-07-27T12:07:00Z">
                <w:pPr>
                  <w:pStyle w:val="Heading2"/>
                  <w:spacing w:before="160" w:after="80"/>
                </w:pPr>
              </w:pPrChange>
            </w:pPr>
            <w:ins w:id="1603" w:author="arun kumar" w:date="2026-07-27T20:07:00Z" w16du:dateUtc="2026-07-27T12:07:00Z">
              <w:r w:rsidRPr="00500961">
                <w:rPr>
                  <w:rFonts w:asciiTheme="minorHAnsi" w:eastAsiaTheme="minorHAnsi" w:hAnsiTheme="minorHAnsi" w:cstheme="minorBidi"/>
                  <w:b w:val="0"/>
                  <w:bCs w:val="0"/>
                  <w:color w:val="auto"/>
                  <w:rPrChange w:id="1604" w:author="arun kumar" w:date="2026-07-28T07:15:00Z" w16du:dateUtc="2026-07-27T23:15:00Z">
                    <w:rPr>
                      <w:rFonts w:asciiTheme="minorHAnsi" w:eastAsiaTheme="minorHAnsi" w:hAnsiTheme="minorHAnsi" w:cstheme="minorBidi"/>
                      <w:color w:val="auto"/>
                    </w:rPr>
                  </w:rPrChange>
                </w:rPr>
                <w:t>where</w:t>
              </w:r>
            </w:ins>
          </w:p>
          <w:p w14:paraId="3D9AB91C" w14:textId="1F90DF35" w:rsidR="00BF1FB2" w:rsidRPr="00500961" w:rsidRDefault="00500961" w:rsidP="00BF1FB2">
            <w:pPr>
              <w:pStyle w:val="Heading2"/>
              <w:numPr>
                <w:ilvl w:val="0"/>
                <w:numId w:val="33"/>
              </w:numPr>
              <w:tabs>
                <w:tab w:val="clear" w:pos="720"/>
                <w:tab w:val="num" w:pos="360"/>
              </w:tabs>
              <w:spacing w:before="160" w:after="80"/>
              <w:ind w:left="567" w:hanging="567"/>
              <w:rPr>
                <w:ins w:id="1605" w:author="arun kumar" w:date="2026-07-27T20:07:00Z" w16du:dateUtc="2026-07-27T12:07:00Z"/>
                <w:rFonts w:asciiTheme="minorHAnsi" w:eastAsiaTheme="minorHAnsi" w:hAnsiTheme="minorHAnsi" w:cstheme="minorBidi"/>
                <w:b w:val="0"/>
                <w:bCs w:val="0"/>
                <w:color w:val="auto"/>
                <w:rPrChange w:id="1606" w:author="arun kumar" w:date="2026-07-28T07:15:00Z" w16du:dateUtc="2026-07-27T23:15:00Z">
                  <w:rPr>
                    <w:ins w:id="1607" w:author="arun kumar" w:date="2026-07-27T20:07:00Z" w16du:dateUtc="2026-07-27T12:07:00Z"/>
                    <w:rFonts w:asciiTheme="minorHAnsi" w:eastAsiaTheme="minorHAnsi" w:hAnsiTheme="minorHAnsi" w:cstheme="minorBidi"/>
                    <w:color w:val="auto"/>
                  </w:rPr>
                </w:rPrChange>
              </w:rPr>
            </w:pPr>
            <m:oMath>
              <m:r>
                <w:ins w:id="1608" w:author="arun kumar" w:date="2026-07-27T20:07:00Z" w16du:dateUtc="2026-07-27T12:07:00Z">
                  <m:rPr>
                    <m:scr m:val="script"/>
                    <m:sty m:val="p"/>
                  </m:rPr>
                  <w:rPr>
                    <w:rFonts w:ascii="Cambria Math" w:eastAsiaTheme="minorHAnsi" w:hAnsi="Cambria Math" w:cstheme="minorBidi"/>
                    <w:color w:val="auto"/>
                  </w:rPr>
                  <m:t>P</m:t>
                </w:ins>
              </m:r>
            </m:oMath>
            <w:ins w:id="1609" w:author="arun kumar" w:date="2026-07-27T20:07:00Z" w16du:dateUtc="2026-07-27T12:07:00Z">
              <w:r w:rsidR="00BF1FB2" w:rsidRPr="00500961">
                <w:rPr>
                  <w:rFonts w:asciiTheme="minorHAnsi" w:eastAsiaTheme="minorHAnsi" w:hAnsiTheme="minorHAnsi" w:cstheme="minorBidi"/>
                  <w:b w:val="0"/>
                  <w:bCs w:val="0"/>
                  <w:color w:val="auto"/>
                  <w:rPrChange w:id="1610" w:author="arun kumar" w:date="2026-07-28T07:15:00Z" w16du:dateUtc="2026-07-27T23:15:00Z">
                    <w:rPr>
                      <w:rFonts w:asciiTheme="minorHAnsi" w:eastAsiaTheme="minorHAnsi" w:hAnsiTheme="minorHAnsi" w:cstheme="minorBidi"/>
                      <w:color w:val="auto"/>
                    </w:rPr>
                  </w:rPrChange>
                </w:rPr>
                <w:t xml:space="preserve">= set of aircraft, </w:t>
              </w:r>
            </w:ins>
          </w:p>
          <w:p w14:paraId="73BC3399" w14:textId="23900982" w:rsidR="00BF1FB2" w:rsidRPr="00500961" w:rsidRDefault="00500961" w:rsidP="00BF1FB2">
            <w:pPr>
              <w:pStyle w:val="Heading2"/>
              <w:numPr>
                <w:ilvl w:val="0"/>
                <w:numId w:val="33"/>
              </w:numPr>
              <w:tabs>
                <w:tab w:val="clear" w:pos="720"/>
                <w:tab w:val="num" w:pos="360"/>
              </w:tabs>
              <w:spacing w:before="160" w:after="80"/>
              <w:ind w:left="567" w:hanging="567"/>
              <w:rPr>
                <w:ins w:id="1611" w:author="arun kumar" w:date="2026-07-27T20:07:00Z" w16du:dateUtc="2026-07-27T12:07:00Z"/>
                <w:rFonts w:asciiTheme="minorHAnsi" w:eastAsiaTheme="minorHAnsi" w:hAnsiTheme="minorHAnsi" w:cstheme="minorBidi"/>
                <w:b w:val="0"/>
                <w:bCs w:val="0"/>
                <w:color w:val="auto"/>
                <w:rPrChange w:id="1612" w:author="arun kumar" w:date="2026-07-28T07:15:00Z" w16du:dateUtc="2026-07-27T23:15:00Z">
                  <w:rPr>
                    <w:ins w:id="1613" w:author="arun kumar" w:date="2026-07-27T20:07:00Z" w16du:dateUtc="2026-07-27T12:07:00Z"/>
                    <w:rFonts w:asciiTheme="minorHAnsi" w:eastAsiaTheme="minorHAnsi" w:hAnsiTheme="minorHAnsi" w:cstheme="minorBidi"/>
                    <w:color w:val="auto"/>
                  </w:rPr>
                </w:rPrChange>
              </w:rPr>
            </w:pPr>
            <m:oMath>
              <m:r>
                <w:ins w:id="1614" w:author="arun kumar" w:date="2026-07-27T20:07:00Z" w16du:dateUtc="2026-07-27T12:07:00Z">
                  <m:rPr>
                    <m:scr m:val="script"/>
                    <m:sty m:val="p"/>
                  </m:rPr>
                  <w:rPr>
                    <w:rFonts w:ascii="Cambria Math" w:eastAsiaTheme="minorHAnsi" w:hAnsi="Cambria Math" w:cstheme="minorBidi"/>
                    <w:color w:val="auto"/>
                  </w:rPr>
                  <m:t>M</m:t>
                </w:ins>
              </m:r>
            </m:oMath>
            <w:ins w:id="1615" w:author="arun kumar" w:date="2026-07-27T20:07:00Z" w16du:dateUtc="2026-07-27T12:07:00Z">
              <w:r w:rsidR="00BF1FB2" w:rsidRPr="00500961">
                <w:rPr>
                  <w:rFonts w:asciiTheme="minorHAnsi" w:eastAsiaTheme="minorHAnsi" w:hAnsiTheme="minorHAnsi" w:cstheme="minorBidi"/>
                  <w:b w:val="0"/>
                  <w:bCs w:val="0"/>
                  <w:color w:val="auto"/>
                  <w:rPrChange w:id="1616" w:author="arun kumar" w:date="2026-07-28T07:15:00Z" w16du:dateUtc="2026-07-27T23:15:00Z">
                    <w:rPr>
                      <w:rFonts w:asciiTheme="minorHAnsi" w:eastAsiaTheme="minorHAnsi" w:hAnsiTheme="minorHAnsi" w:cstheme="minorBidi"/>
                      <w:color w:val="auto"/>
                    </w:rPr>
                  </w:rPrChange>
                </w:rPr>
                <w:t xml:space="preserve">= set of maintenance airports, </w:t>
              </w:r>
            </w:ins>
          </w:p>
          <w:p w14:paraId="161458EA" w14:textId="3BFBC1DA" w:rsidR="00BF1FB2" w:rsidRPr="00500961" w:rsidRDefault="00500961" w:rsidP="00BF1FB2">
            <w:pPr>
              <w:pStyle w:val="Heading2"/>
              <w:numPr>
                <w:ilvl w:val="0"/>
                <w:numId w:val="33"/>
              </w:numPr>
              <w:tabs>
                <w:tab w:val="clear" w:pos="720"/>
                <w:tab w:val="num" w:pos="360"/>
              </w:tabs>
              <w:spacing w:before="160" w:after="80"/>
              <w:ind w:left="567" w:hanging="567"/>
              <w:rPr>
                <w:ins w:id="1617" w:author="arun kumar" w:date="2026-07-27T20:07:00Z" w16du:dateUtc="2026-07-27T12:07:00Z"/>
                <w:rFonts w:asciiTheme="minorHAnsi" w:eastAsiaTheme="minorHAnsi" w:hAnsiTheme="minorHAnsi" w:cstheme="minorBidi"/>
                <w:b w:val="0"/>
                <w:bCs w:val="0"/>
                <w:color w:val="auto"/>
                <w:rPrChange w:id="1618" w:author="arun kumar" w:date="2026-07-28T07:15:00Z" w16du:dateUtc="2026-07-27T23:15:00Z">
                  <w:rPr>
                    <w:ins w:id="1619" w:author="arun kumar" w:date="2026-07-27T20:07:00Z" w16du:dateUtc="2026-07-27T12:07:00Z"/>
                    <w:rFonts w:asciiTheme="minorHAnsi" w:eastAsiaTheme="minorHAnsi" w:hAnsiTheme="minorHAnsi" w:cstheme="minorBidi"/>
                    <w:color w:val="auto"/>
                  </w:rPr>
                </w:rPrChange>
              </w:rPr>
            </w:pPr>
            <m:oMath>
              <m:r>
                <w:ins w:id="1620" w:author="arun kumar" w:date="2026-07-27T20:07:00Z" w16du:dateUtc="2026-07-27T12:07:00Z">
                  <m:rPr>
                    <m:scr m:val="script"/>
                    <m:sty m:val="p"/>
                  </m:rPr>
                  <w:rPr>
                    <w:rFonts w:ascii="Cambria Math" w:eastAsiaTheme="minorHAnsi" w:hAnsi="Cambria Math" w:cstheme="minorBidi"/>
                    <w:color w:val="auto"/>
                  </w:rPr>
                  <m:t>D</m:t>
                </w:ins>
              </m:r>
            </m:oMath>
            <w:ins w:id="1621" w:author="arun kumar" w:date="2026-07-27T20:07:00Z" w16du:dateUtc="2026-07-27T12:07:00Z">
              <w:r w:rsidR="00BF1FB2" w:rsidRPr="00500961">
                <w:rPr>
                  <w:rFonts w:asciiTheme="minorHAnsi" w:eastAsiaTheme="minorHAnsi" w:hAnsiTheme="minorHAnsi" w:cstheme="minorBidi"/>
                  <w:b w:val="0"/>
                  <w:bCs w:val="0"/>
                  <w:color w:val="auto"/>
                  <w:rPrChange w:id="1622" w:author="arun kumar" w:date="2026-07-28T07:15:00Z" w16du:dateUtc="2026-07-27T23:15:00Z">
                    <w:rPr>
                      <w:rFonts w:asciiTheme="minorHAnsi" w:eastAsiaTheme="minorHAnsi" w:hAnsiTheme="minorHAnsi" w:cstheme="minorBidi"/>
                      <w:color w:val="auto"/>
                    </w:rPr>
                  </w:rPrChange>
                </w:rPr>
                <w:t xml:space="preserve">= set of planning days, </w:t>
              </w:r>
            </w:ins>
          </w:p>
          <w:p w14:paraId="25A3C4E1" w14:textId="7D0F057E" w:rsidR="00BF1FB2" w:rsidRPr="00500961" w:rsidRDefault="00500961" w:rsidP="00BF1FB2">
            <w:pPr>
              <w:pStyle w:val="Heading2"/>
              <w:numPr>
                <w:ilvl w:val="0"/>
                <w:numId w:val="33"/>
              </w:numPr>
              <w:tabs>
                <w:tab w:val="clear" w:pos="720"/>
                <w:tab w:val="num" w:pos="360"/>
              </w:tabs>
              <w:spacing w:before="160" w:after="80"/>
              <w:ind w:left="567" w:hanging="567"/>
              <w:rPr>
                <w:ins w:id="1623" w:author="arun kumar" w:date="2026-07-27T20:07:00Z" w16du:dateUtc="2026-07-27T12:07:00Z"/>
                <w:rFonts w:asciiTheme="minorHAnsi" w:eastAsiaTheme="minorHAnsi" w:hAnsiTheme="minorHAnsi" w:cstheme="minorBidi"/>
                <w:b w:val="0"/>
                <w:bCs w:val="0"/>
                <w:color w:val="auto"/>
                <w:rPrChange w:id="1624" w:author="arun kumar" w:date="2026-07-28T07:15:00Z" w16du:dateUtc="2026-07-27T23:15:00Z">
                  <w:rPr>
                    <w:ins w:id="1625" w:author="arun kumar" w:date="2026-07-27T20:07:00Z" w16du:dateUtc="2026-07-27T12:07:00Z"/>
                    <w:rFonts w:asciiTheme="minorHAnsi" w:eastAsiaTheme="minorHAnsi" w:hAnsiTheme="minorHAnsi" w:cstheme="minorBidi"/>
                    <w:color w:val="auto"/>
                  </w:rPr>
                </w:rPrChange>
              </w:rPr>
            </w:pPr>
            <m:oMath>
              <m:r>
                <w:ins w:id="1626" w:author="arun kumar" w:date="2026-07-27T20:07:00Z" w16du:dateUtc="2026-07-27T12:07:00Z">
                  <m:rPr>
                    <m:scr m:val="script"/>
                    <m:sty m:val="p"/>
                  </m:rPr>
                  <w:rPr>
                    <w:rFonts w:ascii="Cambria Math" w:eastAsiaTheme="minorHAnsi" w:hAnsi="Cambria Math" w:cstheme="minorBidi"/>
                    <w:color w:val="auto"/>
                  </w:rPr>
                  <m:t>C=</m:t>
                </w:ins>
              </m:r>
              <m:d>
                <m:dPr>
                  <m:begChr m:val="{"/>
                  <m:sepChr m:val=","/>
                  <m:endChr m:val="}"/>
                  <m:ctrlPr>
                    <w:ins w:id="1627" w:author="arun kumar" w:date="2026-07-27T20:07:00Z" w16du:dateUtc="2026-07-27T12:07:00Z">
                      <w:rPr>
                        <w:rFonts w:ascii="Cambria Math" w:eastAsiaTheme="minorHAnsi" w:hAnsi="Cambria Math" w:cstheme="minorBidi"/>
                        <w:b w:val="0"/>
                        <w:bCs w:val="0"/>
                        <w:color w:val="auto"/>
                        <w:rPrChange w:id="1628" w:author="arun kumar" w:date="2026-07-28T07:15:00Z" w16du:dateUtc="2026-07-27T23:15:00Z">
                          <w:rPr>
                            <w:rFonts w:ascii="Cambria Math" w:eastAsiaTheme="minorHAnsi" w:hAnsi="Cambria Math" w:cstheme="minorBidi"/>
                            <w:color w:val="auto"/>
                          </w:rPr>
                        </w:rPrChange>
                      </w:rPr>
                    </w:ins>
                  </m:ctrlPr>
                </m:dPr>
                <m:e>
                  <m:r>
                    <w:ins w:id="1629" w:author="arun kumar" w:date="2026-07-27T20:07:00Z" w16du:dateUtc="2026-07-27T12:07:00Z">
                      <w:rPr>
                        <w:rFonts w:ascii="Cambria Math" w:eastAsiaTheme="minorHAnsi" w:hAnsi="Cambria Math" w:cstheme="minorBidi"/>
                        <w:color w:val="auto"/>
                      </w:rPr>
                      <m:t>A</m:t>
                    </w:ins>
                  </m:r>
                </m:e>
                <m:e>
                  <m:r>
                    <w:ins w:id="1630" w:author="arun kumar" w:date="2026-07-27T20:07:00Z" w16du:dateUtc="2026-07-27T12:07:00Z">
                      <w:rPr>
                        <w:rFonts w:ascii="Cambria Math" w:eastAsiaTheme="minorHAnsi" w:hAnsi="Cambria Math" w:cstheme="minorBidi"/>
                        <w:color w:val="auto"/>
                      </w:rPr>
                      <m:t>B</m:t>
                    </w:ins>
                  </m:r>
                </m:e>
                <m:e>
                  <m:r>
                    <w:ins w:id="1631" w:author="arun kumar" w:date="2026-07-27T20:07:00Z" w16du:dateUtc="2026-07-27T12:07:00Z">
                      <w:rPr>
                        <w:rFonts w:ascii="Cambria Math" w:eastAsiaTheme="minorHAnsi" w:hAnsi="Cambria Math" w:cstheme="minorBidi"/>
                        <w:color w:val="auto"/>
                      </w:rPr>
                      <m:t>C</m:t>
                    </w:ins>
                  </m:r>
                </m:e>
                <m:e>
                  <m:r>
                    <w:ins w:id="1632" w:author="arun kumar" w:date="2026-07-27T20:07:00Z" w16du:dateUtc="2026-07-27T12:07:00Z">
                      <w:rPr>
                        <w:rFonts w:ascii="Cambria Math" w:eastAsiaTheme="minorHAnsi" w:hAnsi="Cambria Math" w:cstheme="minorBidi"/>
                        <w:color w:val="auto"/>
                      </w:rPr>
                      <m:t>D</m:t>
                    </w:ins>
                  </m:r>
                </m:e>
              </m:d>
            </m:oMath>
            <w:ins w:id="1633" w:author="arun kumar" w:date="2026-07-27T20:07:00Z" w16du:dateUtc="2026-07-27T12:07:00Z">
              <w:r w:rsidR="00BF1FB2" w:rsidRPr="00500961">
                <w:rPr>
                  <w:rFonts w:asciiTheme="minorHAnsi" w:eastAsiaTheme="minorHAnsi" w:hAnsiTheme="minorHAnsi" w:cstheme="minorBidi"/>
                  <w:b w:val="0"/>
                  <w:bCs w:val="0"/>
                  <w:color w:val="auto"/>
                  <w:rPrChange w:id="1634" w:author="arun kumar" w:date="2026-07-28T07:15:00Z" w16du:dateUtc="2026-07-27T23:15:00Z">
                    <w:rPr>
                      <w:rFonts w:asciiTheme="minorHAnsi" w:eastAsiaTheme="minorHAnsi" w:hAnsiTheme="minorHAnsi" w:cstheme="minorBidi"/>
                      <w:color w:val="auto"/>
                    </w:rPr>
                  </w:rPrChange>
                </w:rPr>
                <w:t xml:space="preserve">= set of maintenance check types. </w:t>
              </w:r>
            </w:ins>
          </w:p>
          <w:p w14:paraId="10DD69FE" w14:textId="3440FDFC" w:rsidR="00BF1FB2" w:rsidRPr="00500961" w:rsidRDefault="00BF1FB2" w:rsidP="00BF1FB2">
            <w:pPr>
              <w:pStyle w:val="Heading2"/>
              <w:numPr>
                <w:ilvl w:val="0"/>
                <w:numId w:val="0"/>
              </w:numPr>
              <w:ind w:left="567"/>
              <w:rPr>
                <w:ins w:id="1635" w:author="arun kumar" w:date="2026-07-27T20:07:00Z" w16du:dateUtc="2026-07-27T12:07:00Z"/>
                <w:rFonts w:asciiTheme="minorHAnsi" w:eastAsiaTheme="minorHAnsi" w:hAnsiTheme="minorHAnsi" w:cstheme="minorBidi"/>
                <w:b w:val="0"/>
                <w:bCs w:val="0"/>
                <w:color w:val="auto"/>
                <w:rPrChange w:id="1636" w:author="arun kumar" w:date="2026-07-28T07:15:00Z" w16du:dateUtc="2026-07-27T23:15:00Z">
                  <w:rPr>
                    <w:ins w:id="1637" w:author="arun kumar" w:date="2026-07-27T20:07:00Z" w16du:dateUtc="2026-07-27T12:07:00Z"/>
                    <w:rFonts w:asciiTheme="minorHAnsi" w:eastAsiaTheme="minorHAnsi" w:hAnsiTheme="minorHAnsi" w:cstheme="minorBidi"/>
                    <w:color w:val="auto"/>
                  </w:rPr>
                </w:rPrChange>
              </w:rPr>
              <w:pPrChange w:id="1638" w:author="arun kumar" w:date="2026-07-27T20:07:00Z" w16du:dateUtc="2026-07-27T12:07:00Z">
                <w:pPr>
                  <w:pStyle w:val="Heading2"/>
                </w:pPr>
              </w:pPrChange>
            </w:pPr>
            <m:oMathPara>
              <m:oMath>
                <m:sSub>
                  <m:sSubPr>
                    <m:ctrlPr>
                      <w:ins w:id="1639" w:author="arun kumar" w:date="2026-07-27T20:07:00Z" w16du:dateUtc="2026-07-27T12:07:00Z">
                        <w:rPr>
                          <w:rFonts w:ascii="Cambria Math" w:eastAsiaTheme="minorHAnsi" w:hAnsi="Cambria Math" w:cstheme="minorBidi"/>
                          <w:b w:val="0"/>
                          <w:bCs w:val="0"/>
                          <w:color w:val="auto"/>
                          <w:rPrChange w:id="1640" w:author="arun kumar" w:date="2026-07-28T07:15:00Z" w16du:dateUtc="2026-07-27T23:15:00Z">
                            <w:rPr>
                              <w:rFonts w:ascii="Cambria Math" w:eastAsiaTheme="minorHAnsi" w:hAnsi="Cambria Math" w:cstheme="minorBidi"/>
                              <w:color w:val="auto"/>
                            </w:rPr>
                          </w:rPrChange>
                        </w:rPr>
                      </w:ins>
                    </m:ctrlPr>
                  </m:sSubPr>
                  <m:e>
                    <m:r>
                      <w:ins w:id="1641" w:author="arun kumar" w:date="2026-07-27T20:07:00Z" w16du:dateUtc="2026-07-27T12:07:00Z">
                        <w:rPr>
                          <w:rFonts w:ascii="Cambria Math" w:eastAsiaTheme="minorHAnsi" w:hAnsi="Cambria Math" w:cstheme="minorBidi"/>
                          <w:color w:val="auto"/>
                        </w:rPr>
                        <m:t>w</m:t>
                      </w:ins>
                    </m:r>
                  </m:e>
                  <m:sub>
                    <m:r>
                      <w:ins w:id="1642" w:author="arun kumar" w:date="2026-07-27T20:07:00Z" w16du:dateUtc="2026-07-27T12:07:00Z">
                        <w:rPr>
                          <w:rFonts w:ascii="Cambria Math" w:eastAsiaTheme="minorHAnsi" w:hAnsi="Cambria Math" w:cstheme="minorBidi"/>
                          <w:color w:val="auto"/>
                        </w:rPr>
                        <m:t>jkdc</m:t>
                      </w:ins>
                    </m:r>
                  </m:sub>
                </m:sSub>
                <m:r>
                  <w:ins w:id="1643" w:author="arun kumar" w:date="2026-07-27T20:07:00Z" w16du:dateUtc="2026-07-27T12:07:00Z">
                    <m:rPr>
                      <m:sty m:val="p"/>
                    </m:rPr>
                    <w:rPr>
                      <w:rFonts w:ascii="Cambria Math" w:eastAsiaTheme="minorHAnsi" w:hAnsi="Cambria Math" w:cstheme="minorBidi"/>
                      <w:color w:val="auto"/>
                    </w:rPr>
                    <m:t>∈</m:t>
                  </w:ins>
                </m:r>
                <m:d>
                  <m:dPr>
                    <m:begChr m:val="{"/>
                    <m:sepChr m:val=","/>
                    <m:endChr m:val="}"/>
                    <m:ctrlPr>
                      <w:ins w:id="1644" w:author="arun kumar" w:date="2026-07-27T20:07:00Z" w16du:dateUtc="2026-07-27T12:07:00Z">
                        <w:rPr>
                          <w:rFonts w:ascii="Cambria Math" w:eastAsiaTheme="minorHAnsi" w:hAnsi="Cambria Math" w:cstheme="minorBidi"/>
                          <w:b w:val="0"/>
                          <w:bCs w:val="0"/>
                          <w:color w:val="auto"/>
                          <w:rPrChange w:id="1645" w:author="arun kumar" w:date="2026-07-28T07:15:00Z" w16du:dateUtc="2026-07-27T23:15:00Z">
                            <w:rPr>
                              <w:rFonts w:ascii="Cambria Math" w:eastAsiaTheme="minorHAnsi" w:hAnsi="Cambria Math" w:cstheme="minorBidi"/>
                              <w:color w:val="auto"/>
                            </w:rPr>
                          </w:rPrChange>
                        </w:rPr>
                      </w:ins>
                    </m:ctrlPr>
                  </m:dPr>
                  <m:e>
                    <m:r>
                      <w:ins w:id="1646" w:author="arun kumar" w:date="2026-07-27T20:07:00Z" w16du:dateUtc="2026-07-27T12:07:00Z">
                        <m:rPr>
                          <m:sty m:val="p"/>
                        </m:rPr>
                        <w:rPr>
                          <w:rFonts w:ascii="Cambria Math" w:eastAsiaTheme="minorHAnsi" w:hAnsi="Cambria Math" w:cstheme="minorBidi"/>
                          <w:color w:val="auto"/>
                        </w:rPr>
                        <m:t>0</m:t>
                      </w:ins>
                    </m:r>
                  </m:e>
                  <m:e>
                    <m:r>
                      <w:ins w:id="1647" w:author="arun kumar" w:date="2026-07-27T20:07:00Z" w16du:dateUtc="2026-07-27T12:07:00Z">
                        <m:rPr>
                          <m:sty m:val="p"/>
                        </m:rPr>
                        <w:rPr>
                          <w:rFonts w:ascii="Cambria Math" w:eastAsiaTheme="minorHAnsi" w:hAnsi="Cambria Math" w:cstheme="minorBidi"/>
                          <w:color w:val="auto"/>
                        </w:rPr>
                        <m:t>1</m:t>
                      </w:ins>
                    </m:r>
                  </m:e>
                </m:d>
                <m:r>
                  <w:ins w:id="1648" w:author="arun kumar" w:date="2026-07-27T20:07:00Z" w16du:dateUtc="2026-07-27T12:07:00Z">
                    <m:rPr>
                      <m:sty m:val="p"/>
                    </m:rPr>
                    <w:rPr>
                      <w:rFonts w:ascii="Cambria Math" w:eastAsiaTheme="minorHAnsi" w:hAnsi="Cambria Math" w:cstheme="minorBidi"/>
                      <w:color w:val="auto"/>
                    </w:rPr>
                    <m:t>, ∀</m:t>
                  </w:ins>
                </m:r>
                <m:r>
                  <w:ins w:id="1649" w:author="arun kumar" w:date="2026-07-27T20:07:00Z" w16du:dateUtc="2026-07-27T12:07:00Z">
                    <w:rPr>
                      <w:rFonts w:ascii="Cambria Math" w:eastAsiaTheme="minorHAnsi" w:hAnsi="Cambria Math" w:cstheme="minorBidi"/>
                      <w:color w:val="auto"/>
                    </w:rPr>
                    <m:t>j</m:t>
                  </w:ins>
                </m:r>
                <m:r>
                  <w:ins w:id="1650" w:author="arun kumar" w:date="2026-07-27T20:07:00Z" w16du:dateUtc="2026-07-27T12:07:00Z">
                    <m:rPr>
                      <m:scr m:val="script"/>
                      <m:sty m:val="p"/>
                    </m:rPr>
                    <w:rPr>
                      <w:rFonts w:ascii="Cambria Math" w:eastAsiaTheme="minorHAnsi" w:hAnsi="Cambria Math" w:cstheme="minorBidi"/>
                      <w:color w:val="auto"/>
                    </w:rPr>
                    <m:t>∈P,</m:t>
                  </w:ins>
                </m:r>
                <m:r>
                  <w:ins w:id="1651" w:author="arun kumar" w:date="2026-07-27T20:07:00Z" w16du:dateUtc="2026-07-27T12:07:00Z">
                    <m:rPr>
                      <m:nor/>
                    </m:rPr>
                    <w:rPr>
                      <w:rFonts w:ascii="Arial" w:eastAsiaTheme="minorHAnsi" w:hAnsi="Arial" w:cs="Arial"/>
                      <w:b w:val="0"/>
                      <w:bCs w:val="0"/>
                      <w:color w:val="auto"/>
                      <w:rPrChange w:id="1652" w:author="arun kumar" w:date="2026-07-28T07:15:00Z" w16du:dateUtc="2026-07-27T23:15:00Z">
                        <w:rPr>
                          <w:rFonts w:ascii="Arial" w:eastAsiaTheme="minorHAnsi" w:hAnsi="Arial" w:cs="Arial"/>
                          <w:color w:val="auto"/>
                        </w:rPr>
                      </w:rPrChange>
                    </w:rPr>
                    <m:t>  </m:t>
                  </w:ins>
                </m:r>
                <m:r>
                  <w:ins w:id="1653" w:author="arun kumar" w:date="2026-07-27T20:07:00Z" w16du:dateUtc="2026-07-27T12:07:00Z">
                    <m:rPr>
                      <m:sty m:val="p"/>
                    </m:rPr>
                    <w:rPr>
                      <w:rFonts w:ascii="Cambria Math" w:eastAsiaTheme="minorHAnsi" w:hAnsi="Cambria Math" w:cstheme="minorBidi"/>
                      <w:color w:val="auto"/>
                    </w:rPr>
                    <m:t>∀</m:t>
                  </w:ins>
                </m:r>
                <m:r>
                  <w:ins w:id="1654" w:author="arun kumar" w:date="2026-07-27T20:07:00Z" w16du:dateUtc="2026-07-27T12:07:00Z">
                    <w:rPr>
                      <w:rFonts w:ascii="Cambria Math" w:eastAsiaTheme="minorHAnsi" w:hAnsi="Cambria Math" w:cstheme="minorBidi"/>
                      <w:color w:val="auto"/>
                    </w:rPr>
                    <m:t>k</m:t>
                  </w:ins>
                </m:r>
                <m:r>
                  <w:ins w:id="1655" w:author="arun kumar" w:date="2026-07-27T20:07:00Z" w16du:dateUtc="2026-07-27T12:07:00Z">
                    <m:rPr>
                      <m:scr m:val="script"/>
                      <m:sty m:val="p"/>
                    </m:rPr>
                    <w:rPr>
                      <w:rFonts w:ascii="Cambria Math" w:eastAsiaTheme="minorHAnsi" w:hAnsi="Cambria Math" w:cstheme="minorBidi"/>
                      <w:color w:val="auto"/>
                    </w:rPr>
                    <m:t>∈M,</m:t>
                  </w:ins>
                </m:r>
                <m:r>
                  <w:ins w:id="1656" w:author="arun kumar" w:date="2026-07-27T20:07:00Z" w16du:dateUtc="2026-07-27T12:07:00Z">
                    <m:rPr>
                      <m:nor/>
                    </m:rPr>
                    <w:rPr>
                      <w:rFonts w:ascii="Arial" w:eastAsiaTheme="minorHAnsi" w:hAnsi="Arial" w:cs="Arial"/>
                      <w:b w:val="0"/>
                      <w:bCs w:val="0"/>
                      <w:color w:val="auto"/>
                      <w:rPrChange w:id="1657" w:author="arun kumar" w:date="2026-07-28T07:15:00Z" w16du:dateUtc="2026-07-27T23:15:00Z">
                        <w:rPr>
                          <w:rFonts w:ascii="Arial" w:eastAsiaTheme="minorHAnsi" w:hAnsi="Arial" w:cs="Arial"/>
                          <w:color w:val="auto"/>
                        </w:rPr>
                      </w:rPrChange>
                    </w:rPr>
                    <m:t>  </m:t>
                  </w:ins>
                </m:r>
                <m:r>
                  <w:ins w:id="1658" w:author="arun kumar" w:date="2026-07-27T20:07:00Z" w16du:dateUtc="2026-07-27T12:07:00Z">
                    <m:rPr>
                      <m:sty m:val="p"/>
                    </m:rPr>
                    <w:rPr>
                      <w:rFonts w:ascii="Cambria Math" w:eastAsiaTheme="minorHAnsi" w:hAnsi="Cambria Math" w:cstheme="minorBidi"/>
                      <w:color w:val="auto"/>
                    </w:rPr>
                    <m:t>∀</m:t>
                  </w:ins>
                </m:r>
                <m:r>
                  <w:ins w:id="1659" w:author="arun kumar" w:date="2026-07-27T20:07:00Z" w16du:dateUtc="2026-07-27T12:07:00Z">
                    <w:rPr>
                      <w:rFonts w:ascii="Cambria Math" w:eastAsiaTheme="minorHAnsi" w:hAnsi="Cambria Math" w:cstheme="minorBidi"/>
                      <w:color w:val="auto"/>
                    </w:rPr>
                    <m:t>d</m:t>
                  </w:ins>
                </m:r>
                <m:r>
                  <w:ins w:id="1660" w:author="arun kumar" w:date="2026-07-27T20:07:00Z" w16du:dateUtc="2026-07-27T12:07:00Z">
                    <m:rPr>
                      <m:scr m:val="script"/>
                      <m:sty m:val="p"/>
                    </m:rPr>
                    <w:rPr>
                      <w:rFonts w:ascii="Cambria Math" w:eastAsiaTheme="minorHAnsi" w:hAnsi="Cambria Math" w:cstheme="minorBidi"/>
                      <w:color w:val="auto"/>
                    </w:rPr>
                    <m:t>∈D,</m:t>
                  </w:ins>
                </m:r>
                <m:r>
                  <w:ins w:id="1661" w:author="arun kumar" w:date="2026-07-27T20:07:00Z" w16du:dateUtc="2026-07-27T12:07:00Z">
                    <m:rPr>
                      <m:nor/>
                    </m:rPr>
                    <w:rPr>
                      <w:rFonts w:ascii="Arial" w:eastAsiaTheme="minorHAnsi" w:hAnsi="Arial" w:cs="Arial"/>
                      <w:b w:val="0"/>
                      <w:bCs w:val="0"/>
                      <w:color w:val="auto"/>
                      <w:rPrChange w:id="1662" w:author="arun kumar" w:date="2026-07-28T07:15:00Z" w16du:dateUtc="2026-07-27T23:15:00Z">
                        <w:rPr>
                          <w:rFonts w:ascii="Arial" w:eastAsiaTheme="minorHAnsi" w:hAnsi="Arial" w:cs="Arial"/>
                          <w:color w:val="auto"/>
                        </w:rPr>
                      </w:rPrChange>
                    </w:rPr>
                    <m:t>  </m:t>
                  </w:ins>
                </m:r>
                <m:r>
                  <w:ins w:id="1663" w:author="arun kumar" w:date="2026-07-27T20:07:00Z" w16du:dateUtc="2026-07-27T12:07:00Z">
                    <m:rPr>
                      <m:sty m:val="p"/>
                    </m:rPr>
                    <w:rPr>
                      <w:rFonts w:ascii="Cambria Math" w:eastAsiaTheme="minorHAnsi" w:hAnsi="Cambria Math" w:cstheme="minorBidi"/>
                      <w:color w:val="auto"/>
                    </w:rPr>
                    <m:t>∀</m:t>
                  </w:ins>
                </m:r>
                <m:r>
                  <w:ins w:id="1664" w:author="arun kumar" w:date="2026-07-27T20:07:00Z" w16du:dateUtc="2026-07-27T12:07:00Z">
                    <w:rPr>
                      <w:rFonts w:ascii="Cambria Math" w:eastAsiaTheme="minorHAnsi" w:hAnsi="Cambria Math" w:cstheme="minorBidi"/>
                      <w:color w:val="auto"/>
                    </w:rPr>
                    <m:t>c</m:t>
                  </w:ins>
                </m:r>
                <m:r>
                  <w:ins w:id="1665" w:author="arun kumar" w:date="2026-07-27T20:07:00Z" w16du:dateUtc="2026-07-27T12:07:00Z">
                    <m:rPr>
                      <m:scr m:val="script"/>
                      <m:sty m:val="p"/>
                    </m:rPr>
                    <w:rPr>
                      <w:rFonts w:ascii="Cambria Math" w:eastAsiaTheme="minorHAnsi" w:hAnsi="Cambria Math" w:cstheme="minorBidi"/>
                      <w:color w:val="auto"/>
                    </w:rPr>
                    <m:t>∈C.</m:t>
                  </w:ins>
                </m:r>
              </m:oMath>
            </m:oMathPara>
          </w:p>
          <w:p w14:paraId="3C703C99" w14:textId="77777777" w:rsidR="0038120F" w:rsidRPr="00BF1FB2" w:rsidRDefault="0038120F" w:rsidP="00260D10">
            <w:pPr>
              <w:spacing w:line="259" w:lineRule="auto"/>
              <w:jc w:val="left"/>
              <w:rPr>
                <w:ins w:id="1666" w:author="arun kumar" w:date="2026-07-27T19:28:00Z" w16du:dateUtc="2026-07-27T11:28:00Z"/>
                <w:rFonts w:eastAsia="Times New Roman"/>
                <w:b/>
                <w:bCs/>
                <w:kern w:val="0"/>
                <w:lang w:bidi="ar-SA"/>
                <w14:ligatures w14:val="none"/>
                <w:rPrChange w:id="1667" w:author="arun kumar" w:date="2026-07-27T20:07:00Z" w16du:dateUtc="2026-07-27T12:07:00Z">
                  <w:rPr>
                    <w:ins w:id="1668" w:author="arun kumar" w:date="2026-07-27T19:28:00Z" w16du:dateUtc="2026-07-27T11:28:00Z"/>
                    <w:rFonts w:eastAsia="Times New Roman"/>
                    <w:bCs/>
                    <w:kern w:val="0"/>
                    <w:lang w:bidi="ar-SA"/>
                    <w14:ligatures w14:val="none"/>
                  </w:rPr>
                </w:rPrChange>
              </w:rPr>
            </w:pPr>
          </w:p>
        </w:tc>
      </w:tr>
      <w:tr w:rsidR="00CA53EC" w14:paraId="6E0D6BBB" w14:textId="77777777" w:rsidTr="00813605">
        <w:trPr>
          <w:trHeight w:val="293"/>
          <w:ins w:id="1669" w:author="arun kumar" w:date="2026-07-28T07:19:00Z" w16du:dateUtc="2026-07-27T23:19:00Z"/>
        </w:trPr>
        <w:tc>
          <w:tcPr>
            <w:tcW w:w="895" w:type="dxa"/>
          </w:tcPr>
          <w:p w14:paraId="3DAC184C" w14:textId="387112E1" w:rsidR="00CA53EC" w:rsidRPr="00873EB5" w:rsidRDefault="00CA53EC" w:rsidP="00260D10">
            <w:pPr>
              <w:spacing w:line="259" w:lineRule="auto"/>
              <w:jc w:val="left"/>
              <w:rPr>
                <w:ins w:id="1670" w:author="arun kumar" w:date="2026-07-28T07:19:00Z" w16du:dateUtc="2026-07-27T23:19:00Z"/>
                <w:rFonts w:eastAsia="Times New Roman"/>
              </w:rPr>
            </w:pPr>
            <m:oMathPara>
              <m:oMath>
                <m:sSub>
                  <m:sSubPr>
                    <m:ctrlPr>
                      <w:ins w:id="1671" w:author="arun kumar" w:date="2026-07-28T07:19:00Z" w16du:dateUtc="2026-07-27T23:19:00Z">
                        <w:rPr>
                          <w:rFonts w:ascii="Cambria Math" w:hAnsi="Cambria Math"/>
                        </w:rPr>
                      </w:ins>
                    </m:ctrlPr>
                  </m:sSubPr>
                  <m:e>
                    <m:r>
                      <w:ins w:id="1672" w:author="arun kumar" w:date="2026-07-28T07:19:00Z" w16du:dateUtc="2026-07-27T23:19:00Z">
                        <w:rPr>
                          <w:rFonts w:ascii="Cambria Math" w:hAnsi="Cambria Math"/>
                        </w:rPr>
                        <m:t>η</m:t>
                      </w:ins>
                    </m:r>
                  </m:e>
                  <m:sub>
                    <m:r>
                      <w:ins w:id="1673" w:author="arun kumar" w:date="2026-07-28T07:19:00Z" w16du:dateUtc="2026-07-27T23:19:00Z">
                        <w:rPr>
                          <w:rFonts w:ascii="Cambria Math" w:hAnsi="Cambria Math"/>
                        </w:rPr>
                        <m:t>c</m:t>
                      </w:ins>
                    </m:r>
                    <m:sSup>
                      <m:sSupPr>
                        <m:ctrlPr>
                          <w:ins w:id="1674" w:author="arun kumar" w:date="2026-07-28T07:19:00Z" w16du:dateUtc="2026-07-27T23:19:00Z">
                            <w:rPr>
                              <w:rFonts w:ascii="Cambria Math" w:hAnsi="Cambria Math"/>
                            </w:rPr>
                          </w:ins>
                        </m:ctrlPr>
                      </m:sSupPr>
                      <m:e>
                        <m:r>
                          <w:ins w:id="1675" w:author="arun kumar" w:date="2026-07-28T07:19:00Z" w16du:dateUtc="2026-07-27T23:19:00Z">
                            <w:rPr>
                              <w:rFonts w:ascii="Cambria Math" w:hAnsi="Cambria Math"/>
                            </w:rPr>
                            <m:t>c</m:t>
                          </w:ins>
                        </m:r>
                      </m:e>
                      <m:sup>
                        <m:r>
                          <w:ins w:id="1676" w:author="arun kumar" w:date="2026-07-28T07:19:00Z" w16du:dateUtc="2026-07-27T23:19:00Z">
                            <w:rPr>
                              <w:rFonts w:ascii="Cambria Math" w:hAnsi="Cambria Math"/>
                            </w:rPr>
                            <m:t>'</m:t>
                          </w:ins>
                        </m:r>
                      </m:sup>
                    </m:sSup>
                  </m:sub>
                </m:sSub>
              </m:oMath>
            </m:oMathPara>
          </w:p>
        </w:tc>
        <w:tc>
          <w:tcPr>
            <w:tcW w:w="8543" w:type="dxa"/>
          </w:tcPr>
          <w:p w14:paraId="0E2CF706" w14:textId="5E7171C4" w:rsidR="00CA53EC" w:rsidRPr="00CA53EC" w:rsidRDefault="00CA53EC" w:rsidP="00CA53EC">
            <w:pPr>
              <w:pStyle w:val="Heading2"/>
              <w:numPr>
                <w:ilvl w:val="0"/>
                <w:numId w:val="0"/>
              </w:numPr>
              <w:spacing w:before="160" w:after="80"/>
              <w:rPr>
                <w:ins w:id="1677" w:author="arun kumar" w:date="2026-07-28T07:19:00Z" w16du:dateUtc="2026-07-27T23:19:00Z"/>
                <w:rFonts w:eastAsia="Times New Roman"/>
                <w:b w:val="0"/>
                <w:bCs w:val="0"/>
                <w:color w:val="auto"/>
              </w:rPr>
            </w:pPr>
            <m:oMathPara>
              <m:oMath>
                <m:sSub>
                  <m:sSubPr>
                    <m:ctrlPr>
                      <w:ins w:id="1678" w:author="arun kumar" w:date="2026-07-28T07:19:00Z" w16du:dateUtc="2026-07-27T23:19:00Z">
                        <w:rPr>
                          <w:rFonts w:ascii="Cambria Math" w:hAnsi="Cambria Math"/>
                        </w:rPr>
                      </w:ins>
                    </m:ctrlPr>
                  </m:sSubPr>
                  <m:e>
                    <m:r>
                      <w:ins w:id="1679" w:author="arun kumar" w:date="2026-07-28T07:19:00Z" w16du:dateUtc="2026-07-27T23:19:00Z">
                        <m:rPr>
                          <m:sty m:val="bi"/>
                        </m:rPr>
                        <w:rPr>
                          <w:rFonts w:ascii="Cambria Math" w:hAnsi="Cambria Math"/>
                        </w:rPr>
                        <m:t>η</m:t>
                      </w:ins>
                    </m:r>
                  </m:e>
                  <m:sub>
                    <m:r>
                      <w:ins w:id="1680" w:author="arun kumar" w:date="2026-07-28T07:19:00Z" w16du:dateUtc="2026-07-27T23:19:00Z">
                        <m:rPr>
                          <m:sty m:val="bi"/>
                        </m:rPr>
                        <w:rPr>
                          <w:rFonts w:ascii="Cambria Math" w:hAnsi="Cambria Math"/>
                        </w:rPr>
                        <m:t>c</m:t>
                      </w:ins>
                    </m:r>
                    <m:sSup>
                      <m:sSupPr>
                        <m:ctrlPr>
                          <w:ins w:id="1681" w:author="arun kumar" w:date="2026-07-28T07:19:00Z" w16du:dateUtc="2026-07-27T23:19:00Z">
                            <w:rPr>
                              <w:rFonts w:ascii="Cambria Math" w:hAnsi="Cambria Math"/>
                            </w:rPr>
                          </w:ins>
                        </m:ctrlPr>
                      </m:sSupPr>
                      <m:e>
                        <m:r>
                          <w:ins w:id="1682" w:author="arun kumar" w:date="2026-07-28T07:19:00Z" w16du:dateUtc="2026-07-27T23:19:00Z">
                            <m:rPr>
                              <m:sty m:val="bi"/>
                            </m:rPr>
                            <w:rPr>
                              <w:rFonts w:ascii="Cambria Math" w:hAnsi="Cambria Math"/>
                            </w:rPr>
                            <m:t>c</m:t>
                          </w:ins>
                        </m:r>
                      </m:e>
                      <m:sup>
                        <m:r>
                          <w:ins w:id="1683" w:author="arun kumar" w:date="2026-07-28T07:19:00Z" w16du:dateUtc="2026-07-27T23:19:00Z">
                            <m:rPr>
                              <m:sty m:val="bi"/>
                            </m:rPr>
                            <w:rPr>
                              <w:rFonts w:ascii="Cambria Math" w:hAnsi="Cambria Math"/>
                            </w:rPr>
                            <m:t>'</m:t>
                          </w:ins>
                        </m:r>
                      </m:sup>
                    </m:sSup>
                  </m:sub>
                </m:sSub>
                <m:r>
                  <w:ins w:id="1684" w:author="arun kumar" w:date="2026-07-28T07:19:00Z" w16du:dateUtc="2026-07-27T23:19:00Z">
                    <m:rPr>
                      <m:sty m:val="bi"/>
                    </m:rPr>
                    <w:rPr>
                      <w:rFonts w:ascii="Cambria Math" w:hAnsi="Cambria Math"/>
                    </w:rPr>
                    <m:t>=</m:t>
                  </w:ins>
                </m:r>
                <m:d>
                  <m:dPr>
                    <m:begChr m:val="{"/>
                    <m:endChr m:val=""/>
                    <m:ctrlPr>
                      <w:ins w:id="1685" w:author="arun kumar" w:date="2026-07-28T07:19:00Z" w16du:dateUtc="2026-07-27T23:19:00Z">
                        <w:rPr>
                          <w:rFonts w:ascii="Cambria Math" w:hAnsi="Cambria Math"/>
                        </w:rPr>
                      </w:ins>
                    </m:ctrlPr>
                  </m:dPr>
                  <m:e>
                    <m:m>
                      <m:mPr>
                        <m:plcHide m:val="1"/>
                        <m:mcs>
                          <m:mc>
                            <m:mcPr>
                              <m:count m:val="2"/>
                              <m:mcJc m:val="center"/>
                            </m:mcPr>
                          </m:mc>
                        </m:mcs>
                        <m:ctrlPr>
                          <w:ins w:id="1686" w:author="arun kumar" w:date="2026-07-28T07:19:00Z" w16du:dateUtc="2026-07-27T23:19:00Z">
                            <w:rPr>
                              <w:rFonts w:ascii="Cambria Math" w:hAnsi="Cambria Math"/>
                            </w:rPr>
                          </w:ins>
                        </m:ctrlPr>
                      </m:mPr>
                      <m:mr>
                        <m:e>
                          <m:r>
                            <w:ins w:id="1687" w:author="arun kumar" w:date="2026-07-28T07:19:00Z" w16du:dateUtc="2026-07-27T23:19:00Z">
                              <m:rPr>
                                <m:sty m:val="bi"/>
                              </m:rPr>
                              <w:rPr>
                                <w:rFonts w:ascii="Cambria Math" w:hAnsi="Cambria Math"/>
                              </w:rPr>
                              <m:t>1,</m:t>
                            </w:ins>
                          </m:r>
                        </m:e>
                        <m:e>
                          <m:r>
                            <w:ins w:id="1688" w:author="arun kumar" w:date="2026-07-28T07:19:00Z" w16du:dateUtc="2026-07-27T23:19:00Z">
                              <m:rPr>
                                <m:nor/>
                              </m:rPr>
                              <m:t>if maintenance check </m:t>
                            </w:ins>
                          </m:r>
                          <m:sSup>
                            <m:sSupPr>
                              <m:ctrlPr>
                                <w:ins w:id="1689" w:author="arun kumar" w:date="2026-07-28T07:19:00Z" w16du:dateUtc="2026-07-27T23:19:00Z">
                                  <w:rPr>
                                    <w:rFonts w:ascii="Cambria Math" w:hAnsi="Cambria Math"/>
                                  </w:rPr>
                                </w:ins>
                              </m:ctrlPr>
                            </m:sSupPr>
                            <m:e>
                              <m:r>
                                <w:ins w:id="1690" w:author="arun kumar" w:date="2026-07-28T07:19:00Z" w16du:dateUtc="2026-07-27T23:19:00Z">
                                  <m:rPr>
                                    <m:sty m:val="bi"/>
                                  </m:rPr>
                                  <w:rPr>
                                    <w:rFonts w:ascii="Cambria Math" w:hAnsi="Cambria Math"/>
                                  </w:rPr>
                                  <m:t>c</m:t>
                                </w:ins>
                              </m:r>
                            </m:e>
                            <m:sup>
                              <m:r>
                                <w:ins w:id="1691" w:author="arun kumar" w:date="2026-07-28T07:19:00Z" w16du:dateUtc="2026-07-27T23:19:00Z">
                                  <m:rPr>
                                    <m:sty m:val="bi"/>
                                  </m:rPr>
                                  <w:rPr>
                                    <w:rFonts w:ascii="Cambria Math" w:hAnsi="Cambria Math"/>
                                  </w:rPr>
                                  <m:t>'</m:t>
                                </w:ins>
                              </m:r>
                            </m:sup>
                          </m:sSup>
                          <m:r>
                            <w:ins w:id="1692" w:author="arun kumar" w:date="2026-07-28T07:19:00Z" w16du:dateUtc="2026-07-27T23:19:00Z">
                              <m:rPr>
                                <m:nor/>
                              </m:rPr>
                              <m:t>satisfies the requirement of check </m:t>
                            </w:ins>
                          </m:r>
                          <m:r>
                            <w:ins w:id="1693" w:author="arun kumar" w:date="2026-07-28T07:19:00Z" w16du:dateUtc="2026-07-27T23:19:00Z">
                              <m:rPr>
                                <m:sty m:val="bi"/>
                              </m:rPr>
                              <w:rPr>
                                <w:rFonts w:ascii="Cambria Math" w:hAnsi="Cambria Math"/>
                              </w:rPr>
                              <m:t>c,</m:t>
                            </w:ins>
                          </m:r>
                        </m:e>
                      </m:mr>
                      <m:mr>
                        <m:e>
                          <m:r>
                            <w:ins w:id="1694" w:author="arun kumar" w:date="2026-07-28T07:19:00Z" w16du:dateUtc="2026-07-27T23:19:00Z">
                              <m:rPr>
                                <m:sty m:val="bi"/>
                              </m:rPr>
                              <w:rPr>
                                <w:rFonts w:ascii="Cambria Math" w:hAnsi="Cambria Math"/>
                              </w:rPr>
                              <m:t>0,</m:t>
                            </w:ins>
                          </m:r>
                        </m:e>
                        <m:e>
                          <m:r>
                            <w:ins w:id="1695" w:author="arun kumar" w:date="2026-07-28T07:19:00Z" w16du:dateUtc="2026-07-27T23:19:00Z">
                              <m:rPr>
                                <m:nor/>
                              </m:rPr>
                              <m:t>otherwise</m:t>
                            </w:ins>
                          </m:r>
                          <m:r>
                            <w:ins w:id="1696" w:author="arun kumar" w:date="2026-07-28T07:19:00Z" w16du:dateUtc="2026-07-27T23:19:00Z">
                              <m:rPr>
                                <m:sty m:val="bi"/>
                              </m:rPr>
                              <w:rPr>
                                <w:rFonts w:ascii="Cambria Math" w:hAnsi="Cambria Math"/>
                              </w:rPr>
                              <m:t>.</m:t>
                            </w:ins>
                          </m:r>
                        </m:e>
                      </m:mr>
                    </m:m>
                  </m:e>
                </m:d>
              </m:oMath>
            </m:oMathPara>
          </w:p>
        </w:tc>
      </w:tr>
    </w:tbl>
    <w:p w14:paraId="4E750E0F" w14:textId="77777777" w:rsidR="005F6015" w:rsidRPr="00AC516B" w:rsidRDefault="005F6015" w:rsidP="00260D10">
      <w:pPr>
        <w:spacing w:line="259" w:lineRule="auto"/>
        <w:ind w:left="720"/>
        <w:jc w:val="left"/>
        <w:rPr>
          <w:rFonts w:eastAsia="Times New Roman"/>
          <w:bCs/>
          <w:kern w:val="0"/>
          <w:lang w:bidi="ar-SA"/>
          <w14:ligatures w14:val="none"/>
        </w:rPr>
      </w:pPr>
    </w:p>
    <w:p w14:paraId="2330C661" w14:textId="1051080D" w:rsidR="005B5E96" w:rsidRDefault="000328D6" w:rsidP="00DA199B">
      <w:pPr>
        <w:numPr>
          <w:ilvl w:val="0"/>
          <w:numId w:val="13"/>
        </w:numPr>
        <w:spacing w:line="259" w:lineRule="auto"/>
        <w:jc w:val="left"/>
        <w:rPr>
          <w:rFonts w:eastAsia="Times New Roman"/>
          <w:b/>
          <w:bCs/>
          <w:kern w:val="0"/>
          <w:lang w:bidi="ar-SA"/>
          <w14:ligatures w14:val="none"/>
        </w:rPr>
      </w:pPr>
      <w:ins w:id="1697" w:author="arun kumar" w:date="2026-07-27T19:37:00Z" w16du:dateUtc="2026-07-27T11:37:00Z">
        <w:r>
          <w:rPr>
            <w:rFonts w:eastAsia="Times New Roman"/>
            <w:b/>
            <w:bCs/>
            <w:kern w:val="0"/>
            <w:lang w:bidi="ar-SA"/>
            <w14:ligatures w14:val="none"/>
          </w:rPr>
          <w:t xml:space="preserve">Input </w:t>
        </w:r>
      </w:ins>
      <w:r w:rsidR="005A23F4" w:rsidRPr="005A23F4">
        <w:rPr>
          <w:rFonts w:eastAsia="Times New Roman"/>
          <w:b/>
          <w:bCs/>
          <w:kern w:val="0"/>
          <w:lang w:bidi="ar-SA"/>
          <w14:ligatures w14:val="none"/>
        </w:rPr>
        <w:t>Parameters:</w:t>
      </w:r>
    </w:p>
    <w:p w14:paraId="5F89D16B" w14:textId="1E7FB6E0" w:rsidR="000328D6" w:rsidRDefault="000328D6" w:rsidP="00160895">
      <w:pPr>
        <w:spacing w:line="259" w:lineRule="auto"/>
        <w:ind w:left="720"/>
        <w:jc w:val="left"/>
        <w:rPr>
          <w:ins w:id="1698" w:author="arun kumar" w:date="2026-07-27T19:36:00Z" w16du:dateUtc="2026-07-27T11:36:00Z"/>
          <w:rFonts w:eastAsia="Times New Roman"/>
          <w:b/>
          <w:bCs/>
          <w:kern w:val="0"/>
          <w:lang w:bidi="ar-SA"/>
          <w14:ligatures w14:val="none"/>
        </w:rPr>
      </w:pPr>
      <w:ins w:id="1699" w:author="arun kumar" w:date="2026-07-27T19:38:00Z" w16du:dateUtc="2026-07-27T11:38:00Z">
        <w:r>
          <w:rPr>
            <w:rFonts w:eastAsia="Times New Roman"/>
            <w:b/>
            <w:bCs/>
            <w:kern w:val="0"/>
            <w:lang w:bidi="ar-SA"/>
            <w14:ligatures w14:val="none"/>
          </w:rPr>
          <w:t>Flight Parameters</w:t>
        </w:r>
      </w:ins>
    </w:p>
    <w:tbl>
      <w:tblPr>
        <w:tblStyle w:val="TableGrid"/>
        <w:tblW w:w="8725" w:type="dxa"/>
        <w:tblInd w:w="720" w:type="dxa"/>
        <w:tblLook w:val="04A0" w:firstRow="1" w:lastRow="0" w:firstColumn="1" w:lastColumn="0" w:noHBand="0" w:noVBand="1"/>
        <w:tblPrChange w:id="1700" w:author="arun kumar" w:date="2026-07-27T19:43:00Z" w16du:dateUtc="2026-07-27T11:43:00Z">
          <w:tblPr>
            <w:tblStyle w:val="TableGrid"/>
            <w:tblW w:w="0" w:type="auto"/>
            <w:tblInd w:w="720" w:type="dxa"/>
            <w:tblLook w:val="04A0" w:firstRow="1" w:lastRow="0" w:firstColumn="1" w:lastColumn="0" w:noHBand="0" w:noVBand="1"/>
          </w:tblPr>
        </w:tblPrChange>
      </w:tblPr>
      <w:tblGrid>
        <w:gridCol w:w="3235"/>
        <w:gridCol w:w="5490"/>
        <w:tblGridChange w:id="1701">
          <w:tblGrid>
            <w:gridCol w:w="3235"/>
            <w:gridCol w:w="788"/>
            <w:gridCol w:w="4607"/>
            <w:gridCol w:w="95"/>
          </w:tblGrid>
        </w:tblGridChange>
      </w:tblGrid>
      <w:tr w:rsidR="000328D6" w14:paraId="6280E86A" w14:textId="77777777" w:rsidTr="000328D6">
        <w:trPr>
          <w:ins w:id="1702" w:author="arun kumar" w:date="2026-07-27T19:36:00Z" w16du:dateUtc="2026-07-27T11:36:00Z"/>
          <w:trPrChange w:id="1703" w:author="arun kumar" w:date="2026-07-27T19:43:00Z" w16du:dateUtc="2026-07-27T11:43:00Z">
            <w:trPr>
              <w:gridAfter w:val="0"/>
            </w:trPr>
          </w:trPrChange>
        </w:trPr>
        <w:tc>
          <w:tcPr>
            <w:tcW w:w="3235" w:type="dxa"/>
            <w:tcPrChange w:id="1704" w:author="arun kumar" w:date="2026-07-27T19:43:00Z" w16du:dateUtc="2026-07-27T11:43:00Z">
              <w:tcPr>
                <w:tcW w:w="4023" w:type="dxa"/>
                <w:gridSpan w:val="2"/>
              </w:tcPr>
            </w:tcPrChange>
          </w:tcPr>
          <w:p w14:paraId="7E41AF68" w14:textId="2B29E6A0" w:rsidR="000328D6" w:rsidRDefault="000328D6" w:rsidP="00160895">
            <w:pPr>
              <w:spacing w:line="259" w:lineRule="auto"/>
              <w:jc w:val="left"/>
              <w:rPr>
                <w:ins w:id="1705" w:author="arun kumar" w:date="2026-07-27T19:36:00Z" w16du:dateUtc="2026-07-27T11:36:00Z"/>
                <w:rFonts w:eastAsia="Times New Roman"/>
                <w:b/>
                <w:bCs/>
                <w:kern w:val="0"/>
                <w:lang w:bidi="ar-SA"/>
                <w14:ligatures w14:val="none"/>
              </w:rPr>
            </w:pPr>
            <m:oMathPara>
              <m:oMath>
                <m:sSub>
                  <m:sSubPr>
                    <m:ctrlPr>
                      <w:ins w:id="1706" w:author="arun kumar" w:date="2026-07-27T19:39:00Z" w16du:dateUtc="2026-07-27T11:39:00Z">
                        <w:rPr>
                          <w:rFonts w:ascii="Cambria Math" w:hAnsi="Cambria Math"/>
                        </w:rPr>
                      </w:ins>
                    </m:ctrlPr>
                  </m:sSubPr>
                  <m:e>
                    <m:r>
                      <w:ins w:id="1707" w:author="arun kumar" w:date="2026-07-27T19:39:00Z" w16du:dateUtc="2026-07-27T11:39:00Z">
                        <w:rPr>
                          <w:rFonts w:ascii="Cambria Math" w:hAnsi="Cambria Math"/>
                        </w:rPr>
                        <m:t>o</m:t>
                      </w:ins>
                    </m:r>
                  </m:e>
                  <m:sub>
                    <m:r>
                      <w:ins w:id="1708" w:author="arun kumar" w:date="2026-07-27T19:39:00Z" w16du:dateUtc="2026-07-27T11:39:00Z">
                        <w:rPr>
                          <w:rFonts w:ascii="Cambria Math" w:hAnsi="Cambria Math"/>
                        </w:rPr>
                        <m:t>i</m:t>
                      </w:ins>
                    </m:r>
                  </m:sub>
                </m:sSub>
              </m:oMath>
            </m:oMathPara>
          </w:p>
        </w:tc>
        <w:tc>
          <w:tcPr>
            <w:tcW w:w="5490" w:type="dxa"/>
            <w:tcPrChange w:id="1709" w:author="arun kumar" w:date="2026-07-27T19:43:00Z" w16du:dateUtc="2026-07-27T11:43:00Z">
              <w:tcPr>
                <w:tcW w:w="4607" w:type="dxa"/>
              </w:tcPr>
            </w:tcPrChange>
          </w:tcPr>
          <w:p w14:paraId="38F3228A" w14:textId="5DEE14CB" w:rsidR="000328D6" w:rsidRDefault="000328D6" w:rsidP="00160895">
            <w:pPr>
              <w:spacing w:line="259" w:lineRule="auto"/>
              <w:jc w:val="left"/>
              <w:rPr>
                <w:ins w:id="1710" w:author="arun kumar" w:date="2026-07-27T19:36:00Z" w16du:dateUtc="2026-07-27T11:36:00Z"/>
                <w:rFonts w:eastAsia="Times New Roman"/>
                <w:b/>
                <w:bCs/>
                <w:kern w:val="0"/>
                <w:lang w:bidi="ar-SA"/>
                <w14:ligatures w14:val="none"/>
              </w:rPr>
            </w:pPr>
            <m:oMathPara>
              <m:oMath>
                <m:r>
                  <w:ins w:id="1711" w:author="arun kumar" w:date="2026-07-27T19:40:00Z" w16du:dateUtc="2026-07-27T11:40:00Z">
                    <m:rPr>
                      <m:nor/>
                    </m:rPr>
                    <m:t>Origin (departure) airport of flight </m:t>
                  </w:ins>
                </m:r>
                <m:r>
                  <w:ins w:id="1712" w:author="arun kumar" w:date="2026-07-27T19:40:00Z" w16du:dateUtc="2026-07-27T11:40:00Z">
                    <w:rPr>
                      <w:rFonts w:ascii="Cambria Math" w:hAnsi="Cambria Math"/>
                    </w:rPr>
                    <m:t>i,</m:t>
                  </w:ins>
                </m:r>
              </m:oMath>
            </m:oMathPara>
          </w:p>
        </w:tc>
      </w:tr>
      <w:tr w:rsidR="000328D6" w14:paraId="7B1A1EE6" w14:textId="77777777" w:rsidTr="000328D6">
        <w:trPr>
          <w:ins w:id="1713" w:author="arun kumar" w:date="2026-07-27T19:36:00Z" w16du:dateUtc="2026-07-27T11:36:00Z"/>
          <w:trPrChange w:id="1714" w:author="arun kumar" w:date="2026-07-27T19:43:00Z" w16du:dateUtc="2026-07-27T11:43:00Z">
            <w:trPr>
              <w:gridAfter w:val="0"/>
            </w:trPr>
          </w:trPrChange>
        </w:trPr>
        <w:tc>
          <w:tcPr>
            <w:tcW w:w="3235" w:type="dxa"/>
            <w:tcPrChange w:id="1715" w:author="arun kumar" w:date="2026-07-27T19:43:00Z" w16du:dateUtc="2026-07-27T11:43:00Z">
              <w:tcPr>
                <w:tcW w:w="4023" w:type="dxa"/>
                <w:gridSpan w:val="2"/>
              </w:tcPr>
            </w:tcPrChange>
          </w:tcPr>
          <w:p w14:paraId="06611403" w14:textId="3DC61F49" w:rsidR="000328D6" w:rsidRDefault="000328D6" w:rsidP="000328D6">
            <w:pPr>
              <w:spacing w:line="259" w:lineRule="auto"/>
              <w:jc w:val="left"/>
              <w:rPr>
                <w:ins w:id="1716" w:author="arun kumar" w:date="2026-07-27T19:36:00Z" w16du:dateUtc="2026-07-27T11:36:00Z"/>
                <w:rFonts w:eastAsia="Times New Roman"/>
                <w:b/>
                <w:bCs/>
                <w:kern w:val="0"/>
                <w:lang w:bidi="ar-SA"/>
                <w14:ligatures w14:val="none"/>
              </w:rPr>
            </w:pPr>
            <m:oMathPara>
              <m:oMath>
                <m:sSub>
                  <m:sSubPr>
                    <m:ctrlPr>
                      <w:ins w:id="1717" w:author="arun kumar" w:date="2026-07-27T19:39:00Z" w16du:dateUtc="2026-07-27T11:39:00Z">
                        <w:rPr>
                          <w:rFonts w:ascii="Cambria Math" w:hAnsi="Cambria Math"/>
                        </w:rPr>
                      </w:ins>
                    </m:ctrlPr>
                  </m:sSubPr>
                  <m:e>
                    <m:r>
                      <w:ins w:id="1718" w:author="arun kumar" w:date="2026-07-27T19:39:00Z" w16du:dateUtc="2026-07-27T11:39:00Z">
                        <w:rPr>
                          <w:rFonts w:ascii="Cambria Math" w:hAnsi="Cambria Math"/>
                        </w:rPr>
                        <m:t>q</m:t>
                      </w:ins>
                    </m:r>
                  </m:e>
                  <m:sub>
                    <m:r>
                      <w:ins w:id="1719" w:author="arun kumar" w:date="2026-07-27T19:39:00Z" w16du:dateUtc="2026-07-27T11:39:00Z">
                        <w:rPr>
                          <w:rFonts w:ascii="Cambria Math" w:hAnsi="Cambria Math"/>
                        </w:rPr>
                        <m:t>i</m:t>
                      </w:ins>
                    </m:r>
                  </m:sub>
                </m:sSub>
              </m:oMath>
            </m:oMathPara>
          </w:p>
        </w:tc>
        <w:tc>
          <w:tcPr>
            <w:tcW w:w="5490" w:type="dxa"/>
            <w:tcPrChange w:id="1720" w:author="arun kumar" w:date="2026-07-27T19:43:00Z" w16du:dateUtc="2026-07-27T11:43:00Z">
              <w:tcPr>
                <w:tcW w:w="4607" w:type="dxa"/>
              </w:tcPr>
            </w:tcPrChange>
          </w:tcPr>
          <w:p w14:paraId="554960F9" w14:textId="0693D3BA" w:rsidR="000328D6" w:rsidRDefault="000328D6" w:rsidP="000328D6">
            <w:pPr>
              <w:spacing w:line="259" w:lineRule="auto"/>
              <w:jc w:val="left"/>
              <w:rPr>
                <w:ins w:id="1721" w:author="arun kumar" w:date="2026-07-27T19:36:00Z" w16du:dateUtc="2026-07-27T11:36:00Z"/>
                <w:rFonts w:eastAsia="Times New Roman"/>
                <w:b/>
                <w:bCs/>
                <w:kern w:val="0"/>
                <w:lang w:bidi="ar-SA"/>
                <w14:ligatures w14:val="none"/>
              </w:rPr>
            </w:pPr>
            <m:oMathPara>
              <m:oMath>
                <m:r>
                  <w:ins w:id="1722" w:author="arun kumar" w:date="2026-07-27T19:40:00Z" w16du:dateUtc="2026-07-27T11:40:00Z">
                    <m:rPr>
                      <m:nor/>
                    </m:rPr>
                    <m:t>Destination (arrival) airport of flight </m:t>
                  </w:ins>
                </m:r>
                <m:r>
                  <w:ins w:id="1723" w:author="arun kumar" w:date="2026-07-27T19:40:00Z" w16du:dateUtc="2026-07-27T11:40:00Z">
                    <w:rPr>
                      <w:rFonts w:ascii="Cambria Math" w:hAnsi="Cambria Math"/>
                    </w:rPr>
                    <m:t>i,</m:t>
                  </w:ins>
                </m:r>
              </m:oMath>
            </m:oMathPara>
          </w:p>
        </w:tc>
      </w:tr>
      <w:tr w:rsidR="000328D6" w14:paraId="2D5BD6B8" w14:textId="77777777" w:rsidTr="000328D6">
        <w:trPr>
          <w:ins w:id="1724" w:author="arun kumar" w:date="2026-07-27T19:36:00Z" w16du:dateUtc="2026-07-27T11:36:00Z"/>
          <w:trPrChange w:id="1725" w:author="arun kumar" w:date="2026-07-27T19:43:00Z" w16du:dateUtc="2026-07-27T11:43:00Z">
            <w:trPr>
              <w:gridAfter w:val="0"/>
            </w:trPr>
          </w:trPrChange>
        </w:trPr>
        <w:tc>
          <w:tcPr>
            <w:tcW w:w="3235" w:type="dxa"/>
            <w:tcPrChange w:id="1726" w:author="arun kumar" w:date="2026-07-27T19:43:00Z" w16du:dateUtc="2026-07-27T11:43:00Z">
              <w:tcPr>
                <w:tcW w:w="4023" w:type="dxa"/>
                <w:gridSpan w:val="2"/>
              </w:tcPr>
            </w:tcPrChange>
          </w:tcPr>
          <w:p w14:paraId="342053B8" w14:textId="74AB1B84" w:rsidR="000328D6" w:rsidRDefault="000328D6" w:rsidP="000328D6">
            <w:pPr>
              <w:spacing w:line="259" w:lineRule="auto"/>
              <w:jc w:val="left"/>
              <w:rPr>
                <w:ins w:id="1727" w:author="arun kumar" w:date="2026-07-27T19:36:00Z" w16du:dateUtc="2026-07-27T11:36:00Z"/>
                <w:rFonts w:eastAsia="Times New Roman"/>
                <w:b/>
                <w:bCs/>
                <w:kern w:val="0"/>
                <w:lang w:bidi="ar-SA"/>
                <w14:ligatures w14:val="none"/>
              </w:rPr>
            </w:pPr>
            <m:oMathPara>
              <m:oMath>
                <m:sSub>
                  <m:sSubPr>
                    <m:ctrlPr>
                      <w:ins w:id="1728" w:author="arun kumar" w:date="2026-07-27T19:39:00Z" w16du:dateUtc="2026-07-27T11:39:00Z">
                        <w:rPr>
                          <w:rFonts w:ascii="Cambria Math" w:hAnsi="Cambria Math"/>
                        </w:rPr>
                      </w:ins>
                    </m:ctrlPr>
                  </m:sSubPr>
                  <m:e>
                    <m:r>
                      <w:ins w:id="1729" w:author="arun kumar" w:date="2026-07-27T19:39:00Z" w16du:dateUtc="2026-07-27T11:39:00Z">
                        <w:rPr>
                          <w:rFonts w:ascii="Cambria Math" w:hAnsi="Cambria Math"/>
                        </w:rPr>
                        <m:t>s</m:t>
                      </w:ins>
                    </m:r>
                  </m:e>
                  <m:sub>
                    <m:r>
                      <w:ins w:id="1730" w:author="arun kumar" w:date="2026-07-27T19:39:00Z" w16du:dateUtc="2026-07-27T11:39:00Z">
                        <w:rPr>
                          <w:rFonts w:ascii="Cambria Math" w:hAnsi="Cambria Math"/>
                        </w:rPr>
                        <m:t>i</m:t>
                      </w:ins>
                    </m:r>
                  </m:sub>
                </m:sSub>
              </m:oMath>
            </m:oMathPara>
          </w:p>
        </w:tc>
        <w:tc>
          <w:tcPr>
            <w:tcW w:w="5490" w:type="dxa"/>
            <w:tcPrChange w:id="1731" w:author="arun kumar" w:date="2026-07-27T19:43:00Z" w16du:dateUtc="2026-07-27T11:43:00Z">
              <w:tcPr>
                <w:tcW w:w="4607" w:type="dxa"/>
              </w:tcPr>
            </w:tcPrChange>
          </w:tcPr>
          <w:p w14:paraId="57387E8D" w14:textId="51B8BB71" w:rsidR="000328D6" w:rsidRDefault="000328D6" w:rsidP="000328D6">
            <w:pPr>
              <w:spacing w:line="259" w:lineRule="auto"/>
              <w:jc w:val="left"/>
              <w:rPr>
                <w:ins w:id="1732" w:author="arun kumar" w:date="2026-07-27T19:36:00Z" w16du:dateUtc="2026-07-27T11:36:00Z"/>
                <w:rFonts w:eastAsia="Times New Roman"/>
                <w:b/>
                <w:bCs/>
                <w:kern w:val="0"/>
                <w:lang w:bidi="ar-SA"/>
                <w14:ligatures w14:val="none"/>
              </w:rPr>
            </w:pPr>
            <m:oMathPara>
              <m:oMath>
                <m:r>
                  <w:ins w:id="1733" w:author="arun kumar" w:date="2026-07-27T19:40:00Z" w16du:dateUtc="2026-07-27T11:40:00Z">
                    <m:rPr>
                      <m:nor/>
                    </m:rPr>
                    <m:t>Scheduled departure time of flight </m:t>
                  </w:ins>
                </m:r>
                <m:r>
                  <w:ins w:id="1734" w:author="arun kumar" w:date="2026-07-27T19:40:00Z" w16du:dateUtc="2026-07-27T11:40:00Z">
                    <w:rPr>
                      <w:rFonts w:ascii="Cambria Math" w:hAnsi="Cambria Math"/>
                    </w:rPr>
                    <m:t>i,</m:t>
                  </w:ins>
                </m:r>
              </m:oMath>
            </m:oMathPara>
          </w:p>
        </w:tc>
      </w:tr>
      <w:tr w:rsidR="000328D6" w14:paraId="01230B84" w14:textId="77777777" w:rsidTr="000328D6">
        <w:trPr>
          <w:ins w:id="1735" w:author="arun kumar" w:date="2026-07-27T19:36:00Z" w16du:dateUtc="2026-07-27T11:36:00Z"/>
          <w:trPrChange w:id="1736" w:author="arun kumar" w:date="2026-07-27T19:43:00Z" w16du:dateUtc="2026-07-27T11:43:00Z">
            <w:trPr>
              <w:gridAfter w:val="0"/>
            </w:trPr>
          </w:trPrChange>
        </w:trPr>
        <w:tc>
          <w:tcPr>
            <w:tcW w:w="3235" w:type="dxa"/>
            <w:tcPrChange w:id="1737" w:author="arun kumar" w:date="2026-07-27T19:43:00Z" w16du:dateUtc="2026-07-27T11:43:00Z">
              <w:tcPr>
                <w:tcW w:w="4023" w:type="dxa"/>
                <w:gridSpan w:val="2"/>
              </w:tcPr>
            </w:tcPrChange>
          </w:tcPr>
          <w:p w14:paraId="37490F1C" w14:textId="634B9BA6" w:rsidR="000328D6" w:rsidRDefault="000328D6" w:rsidP="000328D6">
            <w:pPr>
              <w:spacing w:line="259" w:lineRule="auto"/>
              <w:jc w:val="left"/>
              <w:rPr>
                <w:ins w:id="1738" w:author="arun kumar" w:date="2026-07-27T19:36:00Z" w16du:dateUtc="2026-07-27T11:36:00Z"/>
                <w:rFonts w:eastAsia="Times New Roman"/>
                <w:b/>
                <w:bCs/>
                <w:kern w:val="0"/>
                <w:lang w:bidi="ar-SA"/>
                <w14:ligatures w14:val="none"/>
              </w:rPr>
            </w:pPr>
            <m:oMathPara>
              <m:oMath>
                <m:sSub>
                  <m:sSubPr>
                    <m:ctrlPr>
                      <w:ins w:id="1739" w:author="arun kumar" w:date="2026-07-27T19:39:00Z" w16du:dateUtc="2026-07-27T11:39:00Z">
                        <w:rPr>
                          <w:rFonts w:ascii="Cambria Math" w:hAnsi="Cambria Math"/>
                        </w:rPr>
                      </w:ins>
                    </m:ctrlPr>
                  </m:sSubPr>
                  <m:e>
                    <m:r>
                      <w:ins w:id="1740" w:author="arun kumar" w:date="2026-07-27T19:39:00Z" w16du:dateUtc="2026-07-27T11:39:00Z">
                        <w:rPr>
                          <w:rFonts w:ascii="Cambria Math" w:hAnsi="Cambria Math"/>
                        </w:rPr>
                        <m:t>a</m:t>
                      </w:ins>
                    </m:r>
                  </m:e>
                  <m:sub>
                    <m:r>
                      <w:ins w:id="1741" w:author="arun kumar" w:date="2026-07-27T19:39:00Z" w16du:dateUtc="2026-07-27T11:39:00Z">
                        <w:rPr>
                          <w:rFonts w:ascii="Cambria Math" w:hAnsi="Cambria Math"/>
                        </w:rPr>
                        <m:t>i</m:t>
                      </w:ins>
                    </m:r>
                  </m:sub>
                </m:sSub>
              </m:oMath>
            </m:oMathPara>
          </w:p>
        </w:tc>
        <w:tc>
          <w:tcPr>
            <w:tcW w:w="5490" w:type="dxa"/>
            <w:tcPrChange w:id="1742" w:author="arun kumar" w:date="2026-07-27T19:43:00Z" w16du:dateUtc="2026-07-27T11:43:00Z">
              <w:tcPr>
                <w:tcW w:w="4607" w:type="dxa"/>
              </w:tcPr>
            </w:tcPrChange>
          </w:tcPr>
          <w:p w14:paraId="08D57CD7" w14:textId="0D538F37" w:rsidR="000328D6" w:rsidRDefault="000328D6" w:rsidP="000328D6">
            <w:pPr>
              <w:spacing w:line="259" w:lineRule="auto"/>
              <w:jc w:val="left"/>
              <w:rPr>
                <w:ins w:id="1743" w:author="arun kumar" w:date="2026-07-27T19:36:00Z" w16du:dateUtc="2026-07-27T11:36:00Z"/>
                <w:rFonts w:eastAsia="Times New Roman"/>
                <w:b/>
                <w:bCs/>
                <w:kern w:val="0"/>
                <w:lang w:bidi="ar-SA"/>
                <w14:ligatures w14:val="none"/>
              </w:rPr>
            </w:pPr>
            <m:oMathPara>
              <m:oMath>
                <m:r>
                  <w:ins w:id="1744" w:author="arun kumar" w:date="2026-07-27T19:40:00Z" w16du:dateUtc="2026-07-27T11:40:00Z">
                    <m:rPr>
                      <m:nor/>
                    </m:rPr>
                    <m:t>Scheduled arrival time of flight </m:t>
                  </w:ins>
                </m:r>
                <m:r>
                  <w:ins w:id="1745" w:author="arun kumar" w:date="2026-07-27T19:40:00Z" w16du:dateUtc="2026-07-27T11:40:00Z">
                    <w:rPr>
                      <w:rFonts w:ascii="Cambria Math" w:hAnsi="Cambria Math"/>
                    </w:rPr>
                    <m:t>i.</m:t>
                  </w:ins>
                </m:r>
              </m:oMath>
            </m:oMathPara>
          </w:p>
        </w:tc>
      </w:tr>
      <w:tr w:rsidR="000328D6" w14:paraId="2662DAE9" w14:textId="77777777" w:rsidTr="000328D6">
        <w:trPr>
          <w:ins w:id="1746" w:author="arun kumar" w:date="2026-07-27T19:36:00Z" w16du:dateUtc="2026-07-27T11:36:00Z"/>
          <w:trPrChange w:id="1747" w:author="arun kumar" w:date="2026-07-27T19:43:00Z" w16du:dateUtc="2026-07-27T11:43:00Z">
            <w:trPr>
              <w:gridAfter w:val="0"/>
            </w:trPr>
          </w:trPrChange>
        </w:trPr>
        <w:tc>
          <w:tcPr>
            <w:tcW w:w="3235" w:type="dxa"/>
            <w:tcPrChange w:id="1748" w:author="arun kumar" w:date="2026-07-27T19:43:00Z" w16du:dateUtc="2026-07-27T11:43:00Z">
              <w:tcPr>
                <w:tcW w:w="4023" w:type="dxa"/>
                <w:gridSpan w:val="2"/>
              </w:tcPr>
            </w:tcPrChange>
          </w:tcPr>
          <w:p w14:paraId="387D7E67" w14:textId="669F2384" w:rsidR="000328D6" w:rsidRDefault="000328D6" w:rsidP="000328D6">
            <w:pPr>
              <w:spacing w:line="259" w:lineRule="auto"/>
              <w:jc w:val="left"/>
              <w:rPr>
                <w:ins w:id="1749" w:author="arun kumar" w:date="2026-07-27T19:36:00Z" w16du:dateUtc="2026-07-27T11:36:00Z"/>
                <w:rFonts w:eastAsia="Times New Roman"/>
                <w:b/>
                <w:bCs/>
                <w:kern w:val="0"/>
                <w:lang w:bidi="ar-SA"/>
                <w14:ligatures w14:val="none"/>
              </w:rPr>
            </w:pPr>
            <m:oMathPara>
              <m:oMath>
                <m:sSub>
                  <m:sSubPr>
                    <m:ctrlPr>
                      <w:ins w:id="1750" w:author="arun kumar" w:date="2026-07-27T19:39:00Z" w16du:dateUtc="2026-07-27T11:39:00Z">
                        <w:rPr>
                          <w:rFonts w:ascii="Cambria Math" w:hAnsi="Cambria Math"/>
                        </w:rPr>
                      </w:ins>
                    </m:ctrlPr>
                  </m:sSubPr>
                  <m:e>
                    <m:r>
                      <w:ins w:id="1751" w:author="arun kumar" w:date="2026-07-27T19:39:00Z" w16du:dateUtc="2026-07-27T11:39:00Z">
                        <w:rPr>
                          <w:rFonts w:ascii="Cambria Math" w:hAnsi="Cambria Math"/>
                        </w:rPr>
                        <m:t>t</m:t>
                      </w:ins>
                    </m:r>
                  </m:e>
                  <m:sub>
                    <m:r>
                      <w:ins w:id="1752" w:author="arun kumar" w:date="2026-07-27T19:39:00Z" w16du:dateUtc="2026-07-27T11:39:00Z">
                        <w:rPr>
                          <w:rFonts w:ascii="Cambria Math" w:hAnsi="Cambria Math"/>
                        </w:rPr>
                        <m:t>i</m:t>
                      </w:ins>
                    </m:r>
                  </m:sub>
                </m:sSub>
                <m:r>
                  <w:ins w:id="1753" w:author="arun kumar" w:date="2026-07-27T19:39:00Z" w16du:dateUtc="2026-07-27T11:39:00Z">
                    <w:rPr>
                      <w:rFonts w:ascii="Cambria Math" w:hAnsi="Cambria Math"/>
                    </w:rPr>
                    <m:t>=</m:t>
                  </w:ins>
                </m:r>
                <m:sSub>
                  <m:sSubPr>
                    <m:ctrlPr>
                      <w:ins w:id="1754" w:author="arun kumar" w:date="2026-07-27T19:39:00Z" w16du:dateUtc="2026-07-27T11:39:00Z">
                        <w:rPr>
                          <w:rFonts w:ascii="Cambria Math" w:hAnsi="Cambria Math"/>
                        </w:rPr>
                      </w:ins>
                    </m:ctrlPr>
                  </m:sSubPr>
                  <m:e>
                    <m:r>
                      <w:ins w:id="1755" w:author="arun kumar" w:date="2026-07-27T19:39:00Z" w16du:dateUtc="2026-07-27T11:39:00Z">
                        <w:rPr>
                          <w:rFonts w:ascii="Cambria Math" w:hAnsi="Cambria Math"/>
                        </w:rPr>
                        <m:t>a</m:t>
                      </w:ins>
                    </m:r>
                  </m:e>
                  <m:sub>
                    <m:r>
                      <w:ins w:id="1756" w:author="arun kumar" w:date="2026-07-27T19:39:00Z" w16du:dateUtc="2026-07-27T11:39:00Z">
                        <w:rPr>
                          <w:rFonts w:ascii="Cambria Math" w:hAnsi="Cambria Math"/>
                        </w:rPr>
                        <m:t>i</m:t>
                      </w:ins>
                    </m:r>
                  </m:sub>
                </m:sSub>
                <m:r>
                  <w:ins w:id="1757" w:author="arun kumar" w:date="2026-07-27T19:39:00Z" w16du:dateUtc="2026-07-27T11:39:00Z">
                    <w:rPr>
                      <w:rFonts w:ascii="Cambria Math" w:hAnsi="Cambria Math"/>
                    </w:rPr>
                    <m:t>-</m:t>
                  </w:ins>
                </m:r>
                <m:sSub>
                  <m:sSubPr>
                    <m:ctrlPr>
                      <w:ins w:id="1758" w:author="arun kumar" w:date="2026-07-27T19:39:00Z" w16du:dateUtc="2026-07-27T11:39:00Z">
                        <w:rPr>
                          <w:rFonts w:ascii="Cambria Math" w:hAnsi="Cambria Math"/>
                        </w:rPr>
                      </w:ins>
                    </m:ctrlPr>
                  </m:sSubPr>
                  <m:e>
                    <m:r>
                      <w:ins w:id="1759" w:author="arun kumar" w:date="2026-07-27T19:39:00Z" w16du:dateUtc="2026-07-27T11:39:00Z">
                        <w:rPr>
                          <w:rFonts w:ascii="Cambria Math" w:hAnsi="Cambria Math"/>
                        </w:rPr>
                        <m:t>s</m:t>
                      </w:ins>
                    </m:r>
                  </m:e>
                  <m:sub>
                    <m:r>
                      <w:ins w:id="1760" w:author="arun kumar" w:date="2026-07-27T19:39:00Z" w16du:dateUtc="2026-07-27T11:39:00Z">
                        <w:rPr>
                          <w:rFonts w:ascii="Cambria Math" w:hAnsi="Cambria Math"/>
                        </w:rPr>
                        <m:t>i</m:t>
                      </w:ins>
                    </m:r>
                  </m:sub>
                </m:sSub>
                <m:r>
                  <w:ins w:id="1761" w:author="arun kumar" w:date="2026-07-27T19:39:00Z" w16du:dateUtc="2026-07-27T11:39:00Z">
                    <w:rPr>
                      <w:rFonts w:ascii="Cambria Math" w:hAnsi="Cambria Math"/>
                    </w:rPr>
                    <m:t>, ∀i</m:t>
                  </w:ins>
                </m:r>
                <m:r>
                  <w:ins w:id="1762" w:author="arun kumar" w:date="2026-07-27T19:39:00Z" w16du:dateUtc="2026-07-27T11:39:00Z">
                    <m:rPr>
                      <m:scr m:val="script"/>
                    </m:rPr>
                    <w:rPr>
                      <w:rFonts w:ascii="Cambria Math" w:hAnsi="Cambria Math"/>
                    </w:rPr>
                    <m:t>∈F</m:t>
                  </w:ins>
                </m:r>
              </m:oMath>
            </m:oMathPara>
          </w:p>
        </w:tc>
        <w:tc>
          <w:tcPr>
            <w:tcW w:w="5490" w:type="dxa"/>
            <w:tcPrChange w:id="1763" w:author="arun kumar" w:date="2026-07-27T19:43:00Z" w16du:dateUtc="2026-07-27T11:43:00Z">
              <w:tcPr>
                <w:tcW w:w="4607" w:type="dxa"/>
              </w:tcPr>
            </w:tcPrChange>
          </w:tcPr>
          <w:p w14:paraId="4166F8C8" w14:textId="6B561DF3" w:rsidR="000328D6" w:rsidRDefault="000328D6" w:rsidP="000328D6">
            <w:pPr>
              <w:spacing w:line="259" w:lineRule="auto"/>
              <w:jc w:val="left"/>
              <w:rPr>
                <w:ins w:id="1764" w:author="arun kumar" w:date="2026-07-27T19:36:00Z" w16du:dateUtc="2026-07-27T11:36:00Z"/>
                <w:rFonts w:eastAsia="Times New Roman"/>
                <w:b/>
                <w:bCs/>
                <w:kern w:val="0"/>
                <w:lang w:bidi="ar-SA"/>
                <w14:ligatures w14:val="none"/>
              </w:rPr>
            </w:pPr>
            <w:ins w:id="1765" w:author="arun kumar" w:date="2026-07-27T19:40:00Z" w16du:dateUtc="2026-07-27T11:40:00Z">
              <w:r w:rsidRPr="000328D6">
                <w:rPr>
                  <w:rPrChange w:id="1766" w:author="arun kumar" w:date="2026-07-27T19:40:00Z" w16du:dateUtc="2026-07-27T11:40:00Z">
                    <w:rPr>
                      <w:rFonts w:eastAsia="Times New Roman"/>
                      <w:b/>
                      <w:bCs/>
                      <w:kern w:val="0"/>
                      <w:lang w:bidi="ar-SA"/>
                      <w14:ligatures w14:val="none"/>
                    </w:rPr>
                  </w:rPrChange>
                </w:rPr>
                <w:t>Flight duration of flight i</w:t>
              </w:r>
            </w:ins>
          </w:p>
        </w:tc>
      </w:tr>
      <w:tr w:rsidR="000328D6" w14:paraId="69FADDE7" w14:textId="77777777" w:rsidTr="000328D6">
        <w:trPr>
          <w:ins w:id="1767" w:author="arun kumar" w:date="2026-07-27T19:36:00Z" w16du:dateUtc="2026-07-27T11:36:00Z"/>
          <w:trPrChange w:id="1768" w:author="arun kumar" w:date="2026-07-27T19:43:00Z" w16du:dateUtc="2026-07-27T11:43:00Z">
            <w:trPr>
              <w:gridAfter w:val="0"/>
            </w:trPr>
          </w:trPrChange>
        </w:trPr>
        <w:tc>
          <w:tcPr>
            <w:tcW w:w="3235" w:type="dxa"/>
            <w:tcPrChange w:id="1769" w:author="arun kumar" w:date="2026-07-27T19:43:00Z" w16du:dateUtc="2026-07-27T11:43:00Z">
              <w:tcPr>
                <w:tcW w:w="4023" w:type="dxa"/>
                <w:gridSpan w:val="2"/>
              </w:tcPr>
            </w:tcPrChange>
          </w:tcPr>
          <w:p w14:paraId="3974F6B6" w14:textId="6A32B7A1" w:rsidR="000328D6" w:rsidRDefault="000328D6" w:rsidP="000328D6">
            <w:pPr>
              <w:spacing w:line="259" w:lineRule="auto"/>
              <w:jc w:val="left"/>
              <w:rPr>
                <w:ins w:id="1770" w:author="arun kumar" w:date="2026-07-27T19:36:00Z" w16du:dateUtc="2026-07-27T11:36:00Z"/>
                <w:rFonts w:eastAsia="Times New Roman"/>
                <w:b/>
                <w:bCs/>
                <w:kern w:val="0"/>
                <w:lang w:bidi="ar-SA"/>
                <w14:ligatures w14:val="none"/>
              </w:rPr>
            </w:pPr>
            <m:oMathPara>
              <m:oMath>
                <m:sSubSup>
                  <m:sSubSupPr>
                    <m:ctrlPr>
                      <w:ins w:id="1771" w:author="arun kumar" w:date="2026-07-27T19:41:00Z" w16du:dateUtc="2026-07-27T11:41:00Z">
                        <w:rPr>
                          <w:rFonts w:ascii="Cambria Math" w:hAnsi="Cambria Math"/>
                        </w:rPr>
                      </w:ins>
                    </m:ctrlPr>
                  </m:sSubSupPr>
                  <m:e>
                    <m:r>
                      <w:ins w:id="1772" w:author="arun kumar" w:date="2026-07-27T19:41:00Z" w16du:dateUtc="2026-07-27T11:41:00Z">
                        <w:rPr>
                          <w:rFonts w:ascii="Cambria Math" w:hAnsi="Cambria Math"/>
                        </w:rPr>
                        <m:t>d</m:t>
                      </w:ins>
                    </m:r>
                  </m:e>
                  <m:sub>
                    <m:r>
                      <w:ins w:id="1773" w:author="arun kumar" w:date="2026-07-27T19:41:00Z" w16du:dateUtc="2026-07-27T11:41:00Z">
                        <w:rPr>
                          <w:rFonts w:ascii="Cambria Math" w:hAnsi="Cambria Math"/>
                        </w:rPr>
                        <m:t>i</m:t>
                      </w:ins>
                    </m:r>
                  </m:sub>
                  <m:sup>
                    <m:r>
                      <w:ins w:id="1774" w:author="arun kumar" w:date="2026-07-27T19:41:00Z" w16du:dateUtc="2026-07-27T11:41:00Z">
                        <m:rPr>
                          <m:sty m:val="p"/>
                        </m:rPr>
                        <w:rPr>
                          <w:rFonts w:ascii="Cambria Math" w:hAnsi="Cambria Math"/>
                        </w:rPr>
                        <m:t>arr</m:t>
                      </w:ins>
                    </m:r>
                  </m:sup>
                </m:sSubSup>
                <m:r>
                  <w:ins w:id="1775" w:author="arun kumar" w:date="2026-07-27T19:41:00Z" w16du:dateUtc="2026-07-27T11:41:00Z">
                    <w:rPr>
                      <w:rFonts w:ascii="Cambria Math" w:hAnsi="Cambria Math"/>
                    </w:rPr>
                    <m:t>=</m:t>
                  </w:ins>
                </m:r>
                <m:d>
                  <m:dPr>
                    <m:begChr m:val="⌊"/>
                    <m:endChr m:val="⌋"/>
                    <m:ctrlPr>
                      <w:ins w:id="1776" w:author="arun kumar" w:date="2026-07-27T19:41:00Z" w16du:dateUtc="2026-07-27T11:41:00Z">
                        <w:rPr>
                          <w:rFonts w:ascii="Cambria Math" w:hAnsi="Cambria Math"/>
                        </w:rPr>
                      </w:ins>
                    </m:ctrlPr>
                  </m:dPr>
                  <m:e>
                    <m:f>
                      <m:fPr>
                        <m:ctrlPr>
                          <w:ins w:id="1777" w:author="arun kumar" w:date="2026-07-27T19:41:00Z" w16du:dateUtc="2026-07-27T11:41:00Z">
                            <w:rPr>
                              <w:rFonts w:ascii="Cambria Math" w:hAnsi="Cambria Math"/>
                            </w:rPr>
                          </w:ins>
                        </m:ctrlPr>
                      </m:fPr>
                      <m:num>
                        <m:sSub>
                          <m:sSubPr>
                            <m:ctrlPr>
                              <w:ins w:id="1778" w:author="arun kumar" w:date="2026-07-27T19:41:00Z" w16du:dateUtc="2026-07-27T11:41:00Z">
                                <w:rPr>
                                  <w:rFonts w:ascii="Cambria Math" w:hAnsi="Cambria Math"/>
                                </w:rPr>
                              </w:ins>
                            </m:ctrlPr>
                          </m:sSubPr>
                          <m:e>
                            <m:r>
                              <w:ins w:id="1779" w:author="arun kumar" w:date="2026-07-27T19:41:00Z" w16du:dateUtc="2026-07-27T11:41:00Z">
                                <w:rPr>
                                  <w:rFonts w:ascii="Cambria Math" w:hAnsi="Cambria Math"/>
                                </w:rPr>
                                <m:t>a</m:t>
                              </w:ins>
                            </m:r>
                          </m:e>
                          <m:sub>
                            <m:r>
                              <w:ins w:id="1780" w:author="arun kumar" w:date="2026-07-27T19:41:00Z" w16du:dateUtc="2026-07-27T11:41:00Z">
                                <w:rPr>
                                  <w:rFonts w:ascii="Cambria Math" w:hAnsi="Cambria Math"/>
                                </w:rPr>
                                <m:t>i</m:t>
                              </w:ins>
                            </m:r>
                          </m:sub>
                        </m:sSub>
                      </m:num>
                      <m:den>
                        <m:r>
                          <w:ins w:id="1781" w:author="arun kumar" w:date="2026-07-27T19:41:00Z" w16du:dateUtc="2026-07-27T11:41:00Z">
                            <w:rPr>
                              <w:rFonts w:ascii="Cambria Math" w:hAnsi="Cambria Math"/>
                            </w:rPr>
                            <m:t>1440</m:t>
                          </w:ins>
                        </m:r>
                      </m:den>
                    </m:f>
                  </m:e>
                </m:d>
                <m:r>
                  <w:ins w:id="1782" w:author="arun kumar" w:date="2026-07-27T19:41:00Z" w16du:dateUtc="2026-07-27T11:41:00Z">
                    <w:rPr>
                      <w:rFonts w:ascii="Cambria Math" w:hAnsi="Cambria Math"/>
                    </w:rPr>
                    <m:t>+1, ∀i</m:t>
                  </w:ins>
                </m:r>
                <m:r>
                  <w:ins w:id="1783" w:author="arun kumar" w:date="2026-07-27T19:41:00Z" w16du:dateUtc="2026-07-27T11:41:00Z">
                    <m:rPr>
                      <m:scr m:val="script"/>
                    </m:rPr>
                    <w:rPr>
                      <w:rFonts w:ascii="Cambria Math" w:hAnsi="Cambria Math"/>
                    </w:rPr>
                    <m:t>∈F,</m:t>
                  </w:ins>
                </m:r>
              </m:oMath>
            </m:oMathPara>
          </w:p>
        </w:tc>
        <w:tc>
          <w:tcPr>
            <w:tcW w:w="5490" w:type="dxa"/>
            <w:tcPrChange w:id="1784" w:author="arun kumar" w:date="2026-07-27T19:43:00Z" w16du:dateUtc="2026-07-27T11:43:00Z">
              <w:tcPr>
                <w:tcW w:w="4607" w:type="dxa"/>
              </w:tcPr>
            </w:tcPrChange>
          </w:tcPr>
          <w:p w14:paraId="57296454" w14:textId="30851791" w:rsidR="000328D6" w:rsidRPr="000328D6" w:rsidRDefault="000328D6" w:rsidP="000328D6">
            <w:pPr>
              <w:spacing w:line="259" w:lineRule="auto"/>
              <w:jc w:val="left"/>
              <w:rPr>
                <w:ins w:id="1785" w:author="arun kumar" w:date="2026-07-27T19:36:00Z" w16du:dateUtc="2026-07-27T11:36:00Z"/>
                <w:rPrChange w:id="1786" w:author="arun kumar" w:date="2026-07-27T19:43:00Z" w16du:dateUtc="2026-07-27T11:43:00Z">
                  <w:rPr>
                    <w:ins w:id="1787" w:author="arun kumar" w:date="2026-07-27T19:36:00Z" w16du:dateUtc="2026-07-27T11:36:00Z"/>
                    <w:rFonts w:eastAsia="Times New Roman"/>
                    <w:b/>
                    <w:bCs/>
                    <w:kern w:val="0"/>
                    <w:lang w:bidi="ar-SA"/>
                    <w14:ligatures w14:val="none"/>
                  </w:rPr>
                </w:rPrChange>
              </w:rPr>
            </w:pPr>
            <w:ins w:id="1788" w:author="arun kumar" w:date="2026-07-27T19:41:00Z" w16du:dateUtc="2026-07-27T11:41:00Z">
              <w:r w:rsidRPr="000328D6">
                <w:rPr>
                  <w:rPrChange w:id="1789" w:author="arun kumar" w:date="2026-07-27T19:43:00Z" w16du:dateUtc="2026-07-27T11:43:00Z">
                    <w:rPr>
                      <w:rFonts w:eastAsia="Times New Roman"/>
                      <w:b/>
                      <w:bCs/>
                      <w:kern w:val="0"/>
                      <w:lang w:bidi="ar-SA"/>
                      <w14:ligatures w14:val="none"/>
                    </w:rPr>
                  </w:rPrChange>
                </w:rPr>
                <w:t xml:space="preserve">Flight </w:t>
              </w:r>
            </w:ins>
            <w:ins w:id="1790" w:author="arun kumar" w:date="2026-07-27T19:42:00Z" w16du:dateUtc="2026-07-27T11:42:00Z">
              <w:r w:rsidRPr="000328D6">
                <w:rPr>
                  <w:rPrChange w:id="1791" w:author="arun kumar" w:date="2026-07-27T19:43:00Z" w16du:dateUtc="2026-07-27T11:43:00Z">
                    <w:rPr>
                      <w:rFonts w:eastAsia="Times New Roman"/>
                      <w:b/>
                      <w:bCs/>
                      <w:kern w:val="0"/>
                      <w:lang w:bidi="ar-SA"/>
                      <w14:ligatures w14:val="none"/>
                    </w:rPr>
                  </w:rPrChange>
                </w:rPr>
                <w:t>day of arrival; where 1440 is the minutes in one day</w:t>
              </w:r>
            </w:ins>
          </w:p>
        </w:tc>
      </w:tr>
      <w:tr w:rsidR="000328D6" w14:paraId="619FBF88" w14:textId="77777777" w:rsidTr="000328D6">
        <w:trPr>
          <w:ins w:id="1792" w:author="arun kumar" w:date="2026-07-27T19:38:00Z" w16du:dateUtc="2026-07-27T11:38:00Z"/>
          <w:trPrChange w:id="1793" w:author="arun kumar" w:date="2026-07-27T19:43:00Z" w16du:dateUtc="2026-07-27T11:43:00Z">
            <w:trPr>
              <w:gridAfter w:val="0"/>
            </w:trPr>
          </w:trPrChange>
        </w:trPr>
        <w:tc>
          <w:tcPr>
            <w:tcW w:w="3235" w:type="dxa"/>
            <w:tcPrChange w:id="1794" w:author="arun kumar" w:date="2026-07-27T19:43:00Z" w16du:dateUtc="2026-07-27T11:43:00Z">
              <w:tcPr>
                <w:tcW w:w="4023" w:type="dxa"/>
                <w:gridSpan w:val="2"/>
              </w:tcPr>
            </w:tcPrChange>
          </w:tcPr>
          <w:p w14:paraId="49A24E09" w14:textId="59D50DF4" w:rsidR="000328D6" w:rsidRDefault="000328D6" w:rsidP="000328D6">
            <w:pPr>
              <w:spacing w:line="259" w:lineRule="auto"/>
              <w:jc w:val="left"/>
              <w:rPr>
                <w:ins w:id="1795" w:author="arun kumar" w:date="2026-07-27T19:38:00Z" w16du:dateUtc="2026-07-27T11:38:00Z"/>
                <w:rFonts w:eastAsia="Times New Roman"/>
                <w:b/>
                <w:bCs/>
                <w:kern w:val="0"/>
                <w:lang w:bidi="ar-SA"/>
                <w14:ligatures w14:val="none"/>
              </w:rPr>
            </w:pPr>
            <m:oMathPara>
              <m:oMath>
                <m:sSubSup>
                  <m:sSubSupPr>
                    <m:ctrlPr>
                      <w:ins w:id="1796" w:author="arun kumar" w:date="2026-07-27T19:42:00Z" w16du:dateUtc="2026-07-27T11:42:00Z">
                        <w:rPr>
                          <w:rFonts w:ascii="Cambria Math" w:hAnsi="Cambria Math"/>
                        </w:rPr>
                      </w:ins>
                    </m:ctrlPr>
                  </m:sSubSupPr>
                  <m:e>
                    <m:r>
                      <w:ins w:id="1797" w:author="arun kumar" w:date="2026-07-27T19:42:00Z" w16du:dateUtc="2026-07-27T11:42:00Z">
                        <w:rPr>
                          <w:rFonts w:ascii="Cambria Math" w:hAnsi="Cambria Math"/>
                        </w:rPr>
                        <m:t>d</m:t>
                      </w:ins>
                    </m:r>
                  </m:e>
                  <m:sub>
                    <m:r>
                      <w:ins w:id="1798" w:author="arun kumar" w:date="2026-07-27T19:42:00Z" w16du:dateUtc="2026-07-27T11:42:00Z">
                        <w:rPr>
                          <w:rFonts w:ascii="Cambria Math" w:hAnsi="Cambria Math"/>
                        </w:rPr>
                        <m:t>i</m:t>
                      </w:ins>
                    </m:r>
                  </m:sub>
                  <m:sup>
                    <m:r>
                      <w:ins w:id="1799" w:author="arun kumar" w:date="2026-07-27T19:42:00Z" w16du:dateUtc="2026-07-27T11:42:00Z">
                        <m:rPr>
                          <m:sty m:val="p"/>
                        </m:rPr>
                        <w:rPr>
                          <w:rFonts w:ascii="Cambria Math" w:hAnsi="Cambria Math"/>
                        </w:rPr>
                        <m:t>dep</m:t>
                      </w:ins>
                    </m:r>
                  </m:sup>
                </m:sSubSup>
                <m:r>
                  <w:ins w:id="1800" w:author="arun kumar" w:date="2026-07-27T19:42:00Z" w16du:dateUtc="2026-07-27T11:42:00Z">
                    <w:rPr>
                      <w:rFonts w:ascii="Cambria Math" w:hAnsi="Cambria Math"/>
                    </w:rPr>
                    <m:t>=</m:t>
                  </w:ins>
                </m:r>
                <m:d>
                  <m:dPr>
                    <m:begChr m:val="⌊"/>
                    <m:endChr m:val="⌋"/>
                    <m:ctrlPr>
                      <w:ins w:id="1801" w:author="arun kumar" w:date="2026-07-27T19:42:00Z" w16du:dateUtc="2026-07-27T11:42:00Z">
                        <w:rPr>
                          <w:rFonts w:ascii="Cambria Math" w:hAnsi="Cambria Math"/>
                        </w:rPr>
                      </w:ins>
                    </m:ctrlPr>
                  </m:dPr>
                  <m:e>
                    <m:f>
                      <m:fPr>
                        <m:ctrlPr>
                          <w:ins w:id="1802" w:author="arun kumar" w:date="2026-07-27T19:42:00Z" w16du:dateUtc="2026-07-27T11:42:00Z">
                            <w:rPr>
                              <w:rFonts w:ascii="Cambria Math" w:hAnsi="Cambria Math"/>
                            </w:rPr>
                          </w:ins>
                        </m:ctrlPr>
                      </m:fPr>
                      <m:num>
                        <m:sSub>
                          <m:sSubPr>
                            <m:ctrlPr>
                              <w:ins w:id="1803" w:author="arun kumar" w:date="2026-07-27T19:42:00Z" w16du:dateUtc="2026-07-27T11:42:00Z">
                                <w:rPr>
                                  <w:rFonts w:ascii="Cambria Math" w:hAnsi="Cambria Math"/>
                                </w:rPr>
                              </w:ins>
                            </m:ctrlPr>
                          </m:sSubPr>
                          <m:e>
                            <m:r>
                              <w:ins w:id="1804" w:author="arun kumar" w:date="2026-07-27T19:42:00Z" w16du:dateUtc="2026-07-27T11:42:00Z">
                                <w:rPr>
                                  <w:rFonts w:ascii="Cambria Math" w:hAnsi="Cambria Math"/>
                                </w:rPr>
                                <m:t>s</m:t>
                              </w:ins>
                            </m:r>
                          </m:e>
                          <m:sub>
                            <m:r>
                              <w:ins w:id="1805" w:author="arun kumar" w:date="2026-07-27T19:42:00Z" w16du:dateUtc="2026-07-27T11:42:00Z">
                                <w:rPr>
                                  <w:rFonts w:ascii="Cambria Math" w:hAnsi="Cambria Math"/>
                                </w:rPr>
                                <m:t>i</m:t>
                              </w:ins>
                            </m:r>
                          </m:sub>
                        </m:sSub>
                      </m:num>
                      <m:den>
                        <m:r>
                          <w:ins w:id="1806" w:author="arun kumar" w:date="2026-07-27T19:42:00Z" w16du:dateUtc="2026-07-27T11:42:00Z">
                            <w:rPr>
                              <w:rFonts w:ascii="Cambria Math" w:hAnsi="Cambria Math"/>
                            </w:rPr>
                            <m:t>1440</m:t>
                          </w:ins>
                        </m:r>
                      </m:den>
                    </m:f>
                  </m:e>
                </m:d>
                <m:r>
                  <w:ins w:id="1807" w:author="arun kumar" w:date="2026-07-27T19:42:00Z" w16du:dateUtc="2026-07-27T11:42:00Z">
                    <w:rPr>
                      <w:rFonts w:ascii="Cambria Math" w:hAnsi="Cambria Math"/>
                    </w:rPr>
                    <m:t>+1, ∀i</m:t>
                  </w:ins>
                </m:r>
                <m:r>
                  <w:ins w:id="1808" w:author="arun kumar" w:date="2026-07-27T19:42:00Z" w16du:dateUtc="2026-07-27T11:42:00Z">
                    <m:rPr>
                      <m:scr m:val="script"/>
                    </m:rPr>
                    <w:rPr>
                      <w:rFonts w:ascii="Cambria Math" w:hAnsi="Cambria Math"/>
                    </w:rPr>
                    <m:t>∈F.</m:t>
                  </w:ins>
                </m:r>
              </m:oMath>
            </m:oMathPara>
          </w:p>
        </w:tc>
        <w:tc>
          <w:tcPr>
            <w:tcW w:w="5490" w:type="dxa"/>
            <w:tcPrChange w:id="1809" w:author="arun kumar" w:date="2026-07-27T19:43:00Z" w16du:dateUtc="2026-07-27T11:43:00Z">
              <w:tcPr>
                <w:tcW w:w="4607" w:type="dxa"/>
              </w:tcPr>
            </w:tcPrChange>
          </w:tcPr>
          <w:p w14:paraId="72988E80" w14:textId="01E39E17" w:rsidR="000328D6" w:rsidRPr="000328D6" w:rsidRDefault="000328D6" w:rsidP="000328D6">
            <w:pPr>
              <w:spacing w:line="259" w:lineRule="auto"/>
              <w:jc w:val="left"/>
              <w:rPr>
                <w:ins w:id="1810" w:author="arun kumar" w:date="2026-07-27T19:38:00Z" w16du:dateUtc="2026-07-27T11:38:00Z"/>
                <w:rPrChange w:id="1811" w:author="arun kumar" w:date="2026-07-27T19:43:00Z" w16du:dateUtc="2026-07-27T11:43:00Z">
                  <w:rPr>
                    <w:ins w:id="1812" w:author="arun kumar" w:date="2026-07-27T19:38:00Z" w16du:dateUtc="2026-07-27T11:38:00Z"/>
                    <w:rFonts w:eastAsia="Times New Roman"/>
                    <w:b/>
                    <w:bCs/>
                    <w:kern w:val="0"/>
                    <w:lang w:bidi="ar-SA"/>
                    <w14:ligatures w14:val="none"/>
                  </w:rPr>
                </w:rPrChange>
              </w:rPr>
            </w:pPr>
            <w:ins w:id="1813" w:author="arun kumar" w:date="2026-07-27T19:42:00Z" w16du:dateUtc="2026-07-27T11:42:00Z">
              <w:r w:rsidRPr="000328D6">
                <w:rPr>
                  <w:rPrChange w:id="1814" w:author="arun kumar" w:date="2026-07-27T19:43:00Z" w16du:dateUtc="2026-07-27T11:43:00Z">
                    <w:rPr>
                      <w:rFonts w:eastAsia="Times New Roman"/>
                      <w:b/>
                      <w:bCs/>
                      <w:kern w:val="0"/>
                      <w:lang w:bidi="ar-SA"/>
                      <w14:ligatures w14:val="none"/>
                    </w:rPr>
                  </w:rPrChange>
                </w:rPr>
                <w:t xml:space="preserve">Flight day of </w:t>
              </w:r>
              <w:r w:rsidRPr="000328D6">
                <w:rPr>
                  <w:rPrChange w:id="1815" w:author="arun kumar" w:date="2026-07-27T19:43:00Z" w16du:dateUtc="2026-07-27T11:43:00Z">
                    <w:rPr>
                      <w:rFonts w:eastAsia="Times New Roman"/>
                      <w:b/>
                      <w:bCs/>
                      <w:kern w:val="0"/>
                      <w:lang w:bidi="ar-SA"/>
                      <w14:ligatures w14:val="none"/>
                    </w:rPr>
                  </w:rPrChange>
                </w:rPr>
                <w:t>departure</w:t>
              </w:r>
              <w:r w:rsidRPr="000328D6">
                <w:rPr>
                  <w:rPrChange w:id="1816" w:author="arun kumar" w:date="2026-07-27T19:43:00Z" w16du:dateUtc="2026-07-27T11:43:00Z">
                    <w:rPr>
                      <w:rFonts w:eastAsia="Times New Roman"/>
                      <w:b/>
                      <w:bCs/>
                      <w:kern w:val="0"/>
                      <w:lang w:bidi="ar-SA"/>
                      <w14:ligatures w14:val="none"/>
                    </w:rPr>
                  </w:rPrChange>
                </w:rPr>
                <w:t xml:space="preserve">; </w:t>
              </w:r>
              <w:r w:rsidRPr="000328D6">
                <w:rPr>
                  <w:rPrChange w:id="1817" w:author="arun kumar" w:date="2026-07-27T19:43:00Z" w16du:dateUtc="2026-07-27T11:43:00Z">
                    <w:rPr>
                      <w:rFonts w:eastAsia="Times New Roman"/>
                      <w:b/>
                      <w:bCs/>
                      <w:kern w:val="0"/>
                      <w:lang w:bidi="ar-SA"/>
                      <w14:ligatures w14:val="none"/>
                    </w:rPr>
                  </w:rPrChange>
                </w:rPr>
                <w:t>where</w:t>
              </w:r>
              <w:r w:rsidRPr="000328D6">
                <w:rPr>
                  <w:rPrChange w:id="1818" w:author="arun kumar" w:date="2026-07-27T19:43:00Z" w16du:dateUtc="2026-07-27T11:43:00Z">
                    <w:rPr>
                      <w:rFonts w:eastAsia="Times New Roman"/>
                      <w:b/>
                      <w:bCs/>
                      <w:kern w:val="0"/>
                      <w:lang w:bidi="ar-SA"/>
                      <w14:ligatures w14:val="none"/>
                    </w:rPr>
                  </w:rPrChange>
                </w:rPr>
                <w:t xml:space="preserve"> 1440 is the minutes in one day</w:t>
              </w:r>
            </w:ins>
          </w:p>
        </w:tc>
      </w:tr>
    </w:tbl>
    <w:p w14:paraId="7243AD4D" w14:textId="77777777" w:rsidR="000328D6" w:rsidRDefault="000328D6" w:rsidP="00160895">
      <w:pPr>
        <w:spacing w:line="259" w:lineRule="auto"/>
        <w:ind w:left="720"/>
        <w:jc w:val="left"/>
        <w:rPr>
          <w:ins w:id="1819" w:author="arun kumar" w:date="2026-07-27T19:43:00Z" w16du:dateUtc="2026-07-27T11:43:00Z"/>
          <w:rFonts w:eastAsia="Times New Roman"/>
          <w:b/>
          <w:bCs/>
          <w:kern w:val="0"/>
          <w:lang w:bidi="ar-SA"/>
          <w14:ligatures w14:val="none"/>
        </w:rPr>
      </w:pPr>
    </w:p>
    <w:p w14:paraId="6ED37A3F" w14:textId="060D16F4" w:rsidR="000328D6" w:rsidRDefault="000328D6" w:rsidP="00160895">
      <w:pPr>
        <w:spacing w:line="259" w:lineRule="auto"/>
        <w:ind w:left="720"/>
        <w:jc w:val="left"/>
        <w:rPr>
          <w:ins w:id="1820" w:author="arun kumar" w:date="2026-07-27T19:43:00Z" w16du:dateUtc="2026-07-27T11:43:00Z"/>
          <w:rFonts w:eastAsia="Times New Roman"/>
          <w:b/>
          <w:bCs/>
          <w:kern w:val="0"/>
          <w:lang w:bidi="ar-SA"/>
          <w14:ligatures w14:val="none"/>
        </w:rPr>
      </w:pPr>
      <w:ins w:id="1821" w:author="arun kumar" w:date="2026-07-27T19:43:00Z" w16du:dateUtc="2026-07-27T11:43:00Z">
        <w:r>
          <w:rPr>
            <w:rFonts w:eastAsia="Times New Roman"/>
            <w:b/>
            <w:bCs/>
            <w:kern w:val="0"/>
            <w:lang w:bidi="ar-SA"/>
            <w14:ligatures w14:val="none"/>
          </w:rPr>
          <w:t>Airc</w:t>
        </w:r>
      </w:ins>
      <w:ins w:id="1822" w:author="arun kumar" w:date="2026-07-27T19:51:00Z" w16du:dateUtc="2026-07-27T11:51:00Z">
        <w:r w:rsidR="00635A35">
          <w:rPr>
            <w:rFonts w:eastAsia="Times New Roman"/>
            <w:b/>
            <w:bCs/>
            <w:kern w:val="0"/>
            <w:lang w:bidi="ar-SA"/>
            <w14:ligatures w14:val="none"/>
          </w:rPr>
          <w:t>r</w:t>
        </w:r>
      </w:ins>
      <w:ins w:id="1823" w:author="arun kumar" w:date="2026-07-27T19:43:00Z" w16du:dateUtc="2026-07-27T11:43:00Z">
        <w:r>
          <w:rPr>
            <w:rFonts w:eastAsia="Times New Roman"/>
            <w:b/>
            <w:bCs/>
            <w:kern w:val="0"/>
            <w:lang w:bidi="ar-SA"/>
            <w14:ligatures w14:val="none"/>
          </w:rPr>
          <w:t>aft Parameters</w:t>
        </w:r>
      </w:ins>
    </w:p>
    <w:tbl>
      <w:tblPr>
        <w:tblStyle w:val="TableGrid"/>
        <w:tblW w:w="8725" w:type="dxa"/>
        <w:tblInd w:w="720" w:type="dxa"/>
        <w:tblLook w:val="04A0" w:firstRow="1" w:lastRow="0" w:firstColumn="1" w:lastColumn="0" w:noHBand="0" w:noVBand="1"/>
        <w:tblPrChange w:id="1824" w:author="arun kumar" w:date="2026-07-27T19:51:00Z" w16du:dateUtc="2026-07-27T11:51:00Z">
          <w:tblPr>
            <w:tblStyle w:val="TableGrid"/>
            <w:tblW w:w="8725" w:type="dxa"/>
            <w:tblInd w:w="720" w:type="dxa"/>
            <w:tblLook w:val="04A0" w:firstRow="1" w:lastRow="0" w:firstColumn="1" w:lastColumn="0" w:noHBand="0" w:noVBand="1"/>
          </w:tblPr>
        </w:tblPrChange>
      </w:tblPr>
      <w:tblGrid>
        <w:gridCol w:w="3252"/>
        <w:gridCol w:w="5473"/>
        <w:tblGridChange w:id="1825">
          <w:tblGrid>
            <w:gridCol w:w="3235"/>
            <w:gridCol w:w="17"/>
            <w:gridCol w:w="5473"/>
          </w:tblGrid>
        </w:tblGridChange>
      </w:tblGrid>
      <w:tr w:rsidR="000328D6" w14:paraId="0EA5C227" w14:textId="77777777" w:rsidTr="00635A35">
        <w:trPr>
          <w:ins w:id="1826" w:author="arun kumar" w:date="2026-07-27T19:43:00Z" w16du:dateUtc="2026-07-27T11:43:00Z"/>
        </w:trPr>
        <w:tc>
          <w:tcPr>
            <w:tcW w:w="3252" w:type="dxa"/>
            <w:tcPrChange w:id="1827" w:author="arun kumar" w:date="2026-07-27T19:51:00Z" w16du:dateUtc="2026-07-27T11:51:00Z">
              <w:tcPr>
                <w:tcW w:w="3235" w:type="dxa"/>
              </w:tcPr>
            </w:tcPrChange>
          </w:tcPr>
          <w:p w14:paraId="77615483" w14:textId="0FD197AB" w:rsidR="000328D6" w:rsidRDefault="000328D6" w:rsidP="000B676D">
            <w:pPr>
              <w:spacing w:line="259" w:lineRule="auto"/>
              <w:jc w:val="left"/>
              <w:rPr>
                <w:ins w:id="1828" w:author="arun kumar" w:date="2026-07-27T19:43:00Z" w16du:dateUtc="2026-07-27T11:43:00Z"/>
                <w:rFonts w:eastAsia="Times New Roman"/>
                <w:b/>
                <w:bCs/>
                <w:kern w:val="0"/>
                <w:lang w:bidi="ar-SA"/>
                <w14:ligatures w14:val="none"/>
              </w:rPr>
            </w:pPr>
            <m:oMathPara>
              <m:oMath>
                <m:borderBox>
                  <m:borderBoxPr>
                    <m:ctrlPr>
                      <w:ins w:id="1829" w:author="arun kumar" w:date="2026-07-27T19:44:00Z" w16du:dateUtc="2026-07-27T11:44:00Z">
                        <w:rPr>
                          <w:rFonts w:ascii="Cambria Math" w:hAnsi="Cambria Math"/>
                        </w:rPr>
                      </w:ins>
                    </m:ctrlPr>
                  </m:borderBoxPr>
                  <m:e>
                    <m:sSub>
                      <m:sSubPr>
                        <m:ctrlPr>
                          <w:ins w:id="1830" w:author="arun kumar" w:date="2026-07-27T19:44:00Z" w16du:dateUtc="2026-07-27T11:44:00Z">
                            <w:rPr>
                              <w:rFonts w:ascii="Cambria Math" w:hAnsi="Cambria Math"/>
                            </w:rPr>
                          </w:ins>
                        </m:ctrlPr>
                      </m:sSubPr>
                      <m:e>
                        <m:r>
                          <w:ins w:id="1831" w:author="arun kumar" w:date="2026-07-27T19:44:00Z" w16du:dateUtc="2026-07-27T11:44:00Z">
                            <w:rPr>
                              <w:rFonts w:ascii="Cambria Math" w:hAnsi="Cambria Math"/>
                            </w:rPr>
                            <m:t>b</m:t>
                          </w:ins>
                        </m:r>
                      </m:e>
                      <m:sub>
                        <m:r>
                          <w:ins w:id="1832" w:author="arun kumar" w:date="2026-07-27T19:44:00Z" w16du:dateUtc="2026-07-27T11:44:00Z">
                            <w:rPr>
                              <w:rFonts w:ascii="Cambria Math" w:hAnsi="Cambria Math"/>
                            </w:rPr>
                            <m:t>j</m:t>
                          </w:ins>
                        </m:r>
                      </m:sub>
                    </m:sSub>
                    <m:r>
                      <w:ins w:id="1833" w:author="arun kumar" w:date="2026-07-27T19:44:00Z" w16du:dateUtc="2026-07-27T11:44:00Z">
                        <m:rPr>
                          <m:scr m:val="script"/>
                        </m:rPr>
                        <w:rPr>
                          <w:rFonts w:ascii="Cambria Math" w:hAnsi="Cambria Math"/>
                        </w:rPr>
                        <m:t>∈A, ∀</m:t>
                      </w:ins>
                    </m:r>
                    <m:r>
                      <w:ins w:id="1834" w:author="arun kumar" w:date="2026-07-27T19:44:00Z" w16du:dateUtc="2026-07-27T11:44:00Z">
                        <w:rPr>
                          <w:rFonts w:ascii="Cambria Math" w:hAnsi="Cambria Math"/>
                        </w:rPr>
                        <m:t>j∈</m:t>
                      </w:ins>
                    </m:r>
                    <m:r>
                      <w:ins w:id="1835" w:author="arun kumar" w:date="2026-07-27T19:44:00Z" w16du:dateUtc="2026-07-27T11:44:00Z">
                        <m:rPr>
                          <m:scr m:val="script"/>
                        </m:rPr>
                        <w:rPr>
                          <w:rFonts w:ascii="Cambria Math" w:hAnsi="Cambria Math"/>
                        </w:rPr>
                        <m:t>P,</m:t>
                      </w:ins>
                    </m:r>
                  </m:e>
                </m:borderBox>
              </m:oMath>
            </m:oMathPara>
          </w:p>
        </w:tc>
        <w:tc>
          <w:tcPr>
            <w:tcW w:w="5473" w:type="dxa"/>
            <w:tcPrChange w:id="1836" w:author="arun kumar" w:date="2026-07-27T19:51:00Z" w16du:dateUtc="2026-07-27T11:51:00Z">
              <w:tcPr>
                <w:tcW w:w="5490" w:type="dxa"/>
                <w:gridSpan w:val="2"/>
              </w:tcPr>
            </w:tcPrChange>
          </w:tcPr>
          <w:p w14:paraId="6BF41A67" w14:textId="6C8EA665" w:rsidR="000328D6" w:rsidRDefault="00635A35" w:rsidP="000B676D">
            <w:pPr>
              <w:spacing w:line="259" w:lineRule="auto"/>
              <w:jc w:val="left"/>
              <w:rPr>
                <w:ins w:id="1837" w:author="arun kumar" w:date="2026-07-27T19:43:00Z" w16du:dateUtc="2026-07-27T11:43:00Z"/>
                <w:rFonts w:eastAsia="Times New Roman"/>
                <w:b/>
                <w:bCs/>
                <w:kern w:val="0"/>
                <w:lang w:bidi="ar-SA"/>
                <w14:ligatures w14:val="none"/>
              </w:rPr>
            </w:pPr>
            <w:ins w:id="1838" w:author="arun kumar" w:date="2026-07-27T19:45:00Z" w16du:dateUtc="2026-07-27T11:45:00Z">
              <w:r w:rsidRPr="00901AF7">
                <w:t xml:space="preserve">denotes the </w:t>
              </w:r>
              <w:r w:rsidRPr="00901AF7">
                <w:rPr>
                  <w:b/>
                  <w:bCs/>
                </w:rPr>
                <w:t>initial airport (starting location)</w:t>
              </w:r>
              <w:r w:rsidRPr="00901AF7">
                <w:t xml:space="preserve"> of aircraft </w:t>
              </w:r>
            </w:ins>
            <m:oMath>
              <m:r>
                <w:ins w:id="1839" w:author="arun kumar" w:date="2026-07-27T19:45:00Z" w16du:dateUtc="2026-07-27T11:45:00Z">
                  <w:rPr>
                    <w:rFonts w:ascii="Cambria Math" w:hAnsi="Cambria Math"/>
                  </w:rPr>
                  <m:t>j</m:t>
                </w:ins>
              </m:r>
            </m:oMath>
            <w:ins w:id="1840" w:author="arun kumar" w:date="2026-07-27T19:45:00Z" w16du:dateUtc="2026-07-27T11:45:00Z">
              <w:r w:rsidRPr="00901AF7">
                <w:t>at the beginning of the planning horizon.</w:t>
              </w:r>
            </w:ins>
          </w:p>
        </w:tc>
      </w:tr>
      <w:tr w:rsidR="000328D6" w14:paraId="26CEB070" w14:textId="77777777" w:rsidTr="00635A35">
        <w:trPr>
          <w:ins w:id="1841" w:author="arun kumar" w:date="2026-07-27T19:43:00Z" w16du:dateUtc="2026-07-27T11:43:00Z"/>
        </w:trPr>
        <w:tc>
          <w:tcPr>
            <w:tcW w:w="3252" w:type="dxa"/>
            <w:tcPrChange w:id="1842" w:author="arun kumar" w:date="2026-07-27T19:51:00Z" w16du:dateUtc="2026-07-27T11:51:00Z">
              <w:tcPr>
                <w:tcW w:w="3235" w:type="dxa"/>
              </w:tcPr>
            </w:tcPrChange>
          </w:tcPr>
          <w:p w14:paraId="081618D4" w14:textId="6C999BDE" w:rsidR="000328D6" w:rsidRDefault="00635A35" w:rsidP="000B676D">
            <w:pPr>
              <w:spacing w:line="259" w:lineRule="auto"/>
              <w:jc w:val="left"/>
              <w:rPr>
                <w:ins w:id="1843" w:author="arun kumar" w:date="2026-07-27T19:43:00Z" w16du:dateUtc="2026-07-27T11:43:00Z"/>
                <w:rFonts w:eastAsia="Times New Roman"/>
                <w:b/>
                <w:bCs/>
                <w:kern w:val="0"/>
                <w:lang w:bidi="ar-SA"/>
                <w14:ligatures w14:val="none"/>
              </w:rPr>
            </w:pPr>
            <m:oMathPara>
              <m:oMath>
                <m:sSub>
                  <m:sSubPr>
                    <m:ctrlPr>
                      <w:ins w:id="1844" w:author="arun kumar" w:date="2026-07-27T19:45:00Z" w16du:dateUtc="2026-07-27T11:45:00Z">
                        <w:rPr>
                          <w:rFonts w:ascii="Cambria Math" w:hAnsi="Cambria Math"/>
                        </w:rPr>
                      </w:ins>
                    </m:ctrlPr>
                  </m:sSubPr>
                  <m:e>
                    <m:r>
                      <w:ins w:id="1845" w:author="arun kumar" w:date="2026-07-27T19:45:00Z" w16du:dateUtc="2026-07-27T11:45:00Z">
                        <w:rPr>
                          <w:rFonts w:ascii="Cambria Math" w:hAnsi="Cambria Math"/>
                        </w:rPr>
                        <m:t>δ</m:t>
                      </w:ins>
                    </m:r>
                  </m:e>
                  <m:sub>
                    <m:r>
                      <w:ins w:id="1846" w:author="arun kumar" w:date="2026-07-27T19:45:00Z" w16du:dateUtc="2026-07-27T11:45:00Z">
                        <w:rPr>
                          <w:rFonts w:ascii="Cambria Math" w:hAnsi="Cambria Math"/>
                        </w:rPr>
                        <m:t>jk</m:t>
                      </w:ins>
                    </m:r>
                  </m:sub>
                </m:sSub>
                <m:r>
                  <w:ins w:id="1847" w:author="arun kumar" w:date="2026-07-27T19:45:00Z" w16du:dateUtc="2026-07-27T11:45:00Z">
                    <w:rPr>
                      <w:rFonts w:ascii="Cambria Math" w:hAnsi="Cambria Math"/>
                    </w:rPr>
                    <m:t>=</m:t>
                  </w:ins>
                </m:r>
                <m:d>
                  <m:dPr>
                    <m:begChr m:val="{"/>
                    <m:endChr m:val=""/>
                    <m:ctrlPr>
                      <w:ins w:id="1848" w:author="arun kumar" w:date="2026-07-27T19:45:00Z" w16du:dateUtc="2026-07-27T11:45:00Z">
                        <w:rPr>
                          <w:rFonts w:ascii="Cambria Math" w:hAnsi="Cambria Math"/>
                        </w:rPr>
                      </w:ins>
                    </m:ctrlPr>
                  </m:dPr>
                  <m:e>
                    <m:m>
                      <m:mPr>
                        <m:plcHide m:val="1"/>
                        <m:mcs>
                          <m:mc>
                            <m:mcPr>
                              <m:count m:val="2"/>
                              <m:mcJc m:val="center"/>
                            </m:mcPr>
                          </m:mc>
                        </m:mcs>
                        <m:ctrlPr>
                          <w:ins w:id="1849" w:author="arun kumar" w:date="2026-07-27T19:45:00Z" w16du:dateUtc="2026-07-27T11:45:00Z">
                            <w:rPr>
                              <w:rFonts w:ascii="Cambria Math" w:hAnsi="Cambria Math"/>
                            </w:rPr>
                          </w:ins>
                        </m:ctrlPr>
                      </m:mPr>
                      <m:mr>
                        <m:e>
                          <m:r>
                            <w:ins w:id="1850" w:author="arun kumar" w:date="2026-07-27T19:45:00Z" w16du:dateUtc="2026-07-27T11:45:00Z">
                              <w:rPr>
                                <w:rFonts w:ascii="Cambria Math" w:hAnsi="Cambria Math"/>
                              </w:rPr>
                              <m:t>1,</m:t>
                            </w:ins>
                          </m:r>
                        </m:e>
                        <m:e>
                          <m:r>
                            <w:ins w:id="1851" w:author="arun kumar" w:date="2026-07-27T19:45:00Z" w16du:dateUtc="2026-07-27T11:45:00Z">
                              <m:rPr>
                                <m:nor/>
                              </m:rPr>
                              <m:t>if </m:t>
                            </w:ins>
                          </m:r>
                          <m:sSub>
                            <m:sSubPr>
                              <m:ctrlPr>
                                <w:ins w:id="1852" w:author="arun kumar" w:date="2026-07-27T19:45:00Z" w16du:dateUtc="2026-07-27T11:45:00Z">
                                  <w:rPr>
                                    <w:rFonts w:ascii="Cambria Math" w:hAnsi="Cambria Math"/>
                                  </w:rPr>
                                </w:ins>
                              </m:ctrlPr>
                            </m:sSubPr>
                            <m:e>
                              <m:r>
                                <w:ins w:id="1853" w:author="arun kumar" w:date="2026-07-27T19:45:00Z" w16du:dateUtc="2026-07-27T11:45:00Z">
                                  <w:rPr>
                                    <w:rFonts w:ascii="Cambria Math" w:hAnsi="Cambria Math"/>
                                  </w:rPr>
                                  <m:t>b</m:t>
                                </w:ins>
                              </m:r>
                            </m:e>
                            <m:sub>
                              <m:r>
                                <w:ins w:id="1854" w:author="arun kumar" w:date="2026-07-27T19:45:00Z" w16du:dateUtc="2026-07-27T11:45:00Z">
                                  <w:rPr>
                                    <w:rFonts w:ascii="Cambria Math" w:hAnsi="Cambria Math"/>
                                  </w:rPr>
                                  <m:t>j</m:t>
                                </w:ins>
                              </m:r>
                            </m:sub>
                          </m:sSub>
                          <m:r>
                            <w:ins w:id="1855" w:author="arun kumar" w:date="2026-07-27T19:45:00Z" w16du:dateUtc="2026-07-27T11:45:00Z">
                              <w:rPr>
                                <w:rFonts w:ascii="Cambria Math" w:hAnsi="Cambria Math"/>
                              </w:rPr>
                              <m:t>=k,</m:t>
                            </w:ins>
                          </m:r>
                        </m:e>
                      </m:mr>
                      <m:mr>
                        <m:e>
                          <m:r>
                            <w:ins w:id="1856" w:author="arun kumar" w:date="2026-07-27T19:45:00Z" w16du:dateUtc="2026-07-27T11:45:00Z">
                              <w:rPr>
                                <w:rFonts w:ascii="Cambria Math" w:hAnsi="Cambria Math"/>
                              </w:rPr>
                              <m:t>0,</m:t>
                            </w:ins>
                          </m:r>
                        </m:e>
                        <m:e>
                          <m:r>
                            <w:ins w:id="1857" w:author="arun kumar" w:date="2026-07-27T19:45:00Z" w16du:dateUtc="2026-07-27T11:45:00Z">
                              <m:rPr>
                                <m:nor/>
                              </m:rPr>
                              <m:t>otherwise</m:t>
                            </w:ins>
                          </m:r>
                          <m:r>
                            <w:ins w:id="1858" w:author="arun kumar" w:date="2026-07-27T19:45:00Z" w16du:dateUtc="2026-07-27T11:45:00Z">
                              <w:rPr>
                                <w:rFonts w:ascii="Cambria Math" w:hAnsi="Cambria Math"/>
                              </w:rPr>
                              <m:t>,</m:t>
                            </w:ins>
                          </m:r>
                        </m:e>
                      </m:mr>
                    </m:m>
                  </m:e>
                </m:d>
                <m:r>
                  <w:ins w:id="1859" w:author="arun kumar" w:date="2026-07-27T19:45:00Z" w16du:dateUtc="2026-07-27T11:45:00Z">
                    <w:rPr>
                      <w:rFonts w:ascii="Cambria Math" w:hAnsi="Cambria Math"/>
                    </w:rPr>
                    <m:t> ∀j∈</m:t>
                  </w:ins>
                </m:r>
                <m:r>
                  <w:ins w:id="1860" w:author="arun kumar" w:date="2026-07-27T19:45:00Z" w16du:dateUtc="2026-07-27T11:45:00Z">
                    <m:rPr>
                      <m:scr m:val="script"/>
                    </m:rPr>
                    <w:rPr>
                      <w:rFonts w:ascii="Cambria Math" w:hAnsi="Cambria Math"/>
                    </w:rPr>
                    <m:t>P,</m:t>
                  </w:ins>
                </m:r>
                <m:r>
                  <w:ins w:id="1861" w:author="arun kumar" w:date="2026-07-27T19:45:00Z" w16du:dateUtc="2026-07-27T11:45:00Z">
                    <m:rPr>
                      <m:nor/>
                    </m:rPr>
                    <w:rPr>
                      <w:rFonts w:ascii="Arial" w:hAnsi="Arial" w:cs="Arial"/>
                    </w:rPr>
                    <m:t>  </m:t>
                  </w:ins>
                </m:r>
                <m:r>
                  <w:ins w:id="1862" w:author="arun kumar" w:date="2026-07-27T19:45:00Z" w16du:dateUtc="2026-07-27T11:45:00Z">
                    <w:rPr>
                      <w:rFonts w:ascii="Cambria Math" w:hAnsi="Cambria Math"/>
                    </w:rPr>
                    <m:t>k∈</m:t>
                  </w:ins>
                </m:r>
                <m:r>
                  <w:ins w:id="1863" w:author="arun kumar" w:date="2026-07-27T19:45:00Z" w16du:dateUtc="2026-07-27T11:45:00Z">
                    <m:rPr>
                      <m:scr m:val="script"/>
                    </m:rPr>
                    <w:rPr>
                      <w:rFonts w:ascii="Cambria Math" w:hAnsi="Cambria Math"/>
                    </w:rPr>
                    <m:t>A,</m:t>
                  </w:ins>
                </m:r>
              </m:oMath>
            </m:oMathPara>
          </w:p>
        </w:tc>
        <w:tc>
          <w:tcPr>
            <w:tcW w:w="5473" w:type="dxa"/>
            <w:tcPrChange w:id="1864" w:author="arun kumar" w:date="2026-07-27T19:51:00Z" w16du:dateUtc="2026-07-27T11:51:00Z">
              <w:tcPr>
                <w:tcW w:w="5490" w:type="dxa"/>
                <w:gridSpan w:val="2"/>
              </w:tcPr>
            </w:tcPrChange>
          </w:tcPr>
          <w:p w14:paraId="52C33B81" w14:textId="0F9D174D" w:rsidR="000328D6" w:rsidRDefault="00635A35" w:rsidP="000B676D">
            <w:pPr>
              <w:spacing w:line="259" w:lineRule="auto"/>
              <w:jc w:val="left"/>
              <w:rPr>
                <w:ins w:id="1865" w:author="arun kumar" w:date="2026-07-27T19:43:00Z" w16du:dateUtc="2026-07-27T11:43:00Z"/>
                <w:rFonts w:eastAsia="Times New Roman"/>
                <w:b/>
                <w:bCs/>
                <w:kern w:val="0"/>
                <w:lang w:bidi="ar-SA"/>
                <w14:ligatures w14:val="none"/>
              </w:rPr>
            </w:pPr>
            <w:ins w:id="1866" w:author="arun kumar" w:date="2026-07-27T19:46:00Z" w16du:dateUtc="2026-07-27T11:46:00Z">
              <w:r>
                <w:t>denotes its initial airport</w:t>
              </w:r>
            </w:ins>
            <w:ins w:id="1867" w:author="arun kumar" w:date="2026-07-27T19:47:00Z" w16du:dateUtc="2026-07-27T11:47:00Z">
              <w:r>
                <w:t xml:space="preserve"> of </w:t>
              </w:r>
            </w:ins>
            <w:ins w:id="1868" w:author="arun kumar" w:date="2026-07-28T22:06:00Z" w16du:dateUtc="2026-07-28T14:06:00Z">
              <w:r w:rsidR="00636A4A">
                <w:t>the air</w:t>
              </w:r>
            </w:ins>
            <w:ins w:id="1869" w:author="arun kumar" w:date="2026-07-28T22:07:00Z" w16du:dateUtc="2026-07-28T14:07:00Z">
              <w:r w:rsidR="00636A4A">
                <w:t>c</w:t>
              </w:r>
            </w:ins>
            <w:ins w:id="1870" w:author="arun kumar" w:date="2026-07-28T22:06:00Z" w16du:dateUtc="2026-07-28T14:06:00Z">
              <w:r w:rsidR="00636A4A">
                <w:t>raft</w:t>
              </w:r>
            </w:ins>
          </w:p>
        </w:tc>
      </w:tr>
      <w:tr w:rsidR="000328D6" w14:paraId="274D42CF" w14:textId="77777777" w:rsidTr="00635A35">
        <w:trPr>
          <w:ins w:id="1871" w:author="arun kumar" w:date="2026-07-27T19:43:00Z" w16du:dateUtc="2026-07-27T11:43:00Z"/>
        </w:trPr>
        <w:tc>
          <w:tcPr>
            <w:tcW w:w="3252" w:type="dxa"/>
            <w:tcPrChange w:id="1872" w:author="arun kumar" w:date="2026-07-27T19:51:00Z" w16du:dateUtc="2026-07-27T11:51:00Z">
              <w:tcPr>
                <w:tcW w:w="3235" w:type="dxa"/>
              </w:tcPr>
            </w:tcPrChange>
          </w:tcPr>
          <w:p w14:paraId="625373BB" w14:textId="4FAF91EF" w:rsidR="000328D6" w:rsidRDefault="00635A35" w:rsidP="000B676D">
            <w:pPr>
              <w:spacing w:line="259" w:lineRule="auto"/>
              <w:jc w:val="left"/>
              <w:rPr>
                <w:ins w:id="1873" w:author="arun kumar" w:date="2026-07-27T19:43:00Z" w16du:dateUtc="2026-07-27T11:43:00Z"/>
                <w:rFonts w:eastAsia="Times New Roman"/>
                <w:b/>
                <w:bCs/>
                <w:kern w:val="0"/>
                <w:lang w:bidi="ar-SA"/>
                <w14:ligatures w14:val="none"/>
              </w:rPr>
            </w:pPr>
            <m:oMathPara>
              <m:oMath>
                <m:sSubSup>
                  <m:sSubSupPr>
                    <m:ctrlPr>
                      <w:ins w:id="1874" w:author="arun kumar" w:date="2026-07-27T19:50:00Z" w16du:dateUtc="2026-07-27T11:50:00Z">
                        <w:rPr>
                          <w:rFonts w:ascii="Cambria Math" w:hAnsi="Cambria Math"/>
                        </w:rPr>
                      </w:ins>
                    </m:ctrlPr>
                  </m:sSubSupPr>
                  <m:e>
                    <m:r>
                      <w:ins w:id="1875" w:author="arun kumar" w:date="2026-07-27T19:50:00Z" w16du:dateUtc="2026-07-27T11:50:00Z">
                        <w:rPr>
                          <w:rFonts w:ascii="Cambria Math" w:hAnsi="Cambria Math"/>
                        </w:rPr>
                        <m:t>u</m:t>
                      </w:ins>
                    </m:r>
                  </m:e>
                  <m:sub>
                    <m:r>
                      <w:ins w:id="1876" w:author="arun kumar" w:date="2026-07-27T19:50:00Z" w16du:dateUtc="2026-07-27T11:50:00Z">
                        <w:rPr>
                          <w:rFonts w:ascii="Cambria Math" w:hAnsi="Cambria Math"/>
                        </w:rPr>
                        <m:t>jc</m:t>
                      </w:ins>
                    </m:r>
                  </m:sub>
                  <m:sup>
                    <m:r>
                      <w:ins w:id="1877" w:author="arun kumar" w:date="2026-07-27T19:50:00Z" w16du:dateUtc="2026-07-27T11:50:00Z">
                        <m:rPr>
                          <m:sty m:val="p"/>
                        </m:rPr>
                        <w:rPr>
                          <w:rFonts w:ascii="Cambria Math" w:hAnsi="Cambria Math"/>
                        </w:rPr>
                        <m:t>0</m:t>
                      </w:ins>
                    </m:r>
                  </m:sup>
                </m:sSubSup>
              </m:oMath>
            </m:oMathPara>
          </w:p>
        </w:tc>
        <w:tc>
          <w:tcPr>
            <w:tcW w:w="5473" w:type="dxa"/>
            <w:tcPrChange w:id="1878" w:author="arun kumar" w:date="2026-07-27T19:51:00Z" w16du:dateUtc="2026-07-27T11:51:00Z">
              <w:tcPr>
                <w:tcW w:w="5490" w:type="dxa"/>
                <w:gridSpan w:val="2"/>
              </w:tcPr>
            </w:tcPrChange>
          </w:tcPr>
          <w:p w14:paraId="7FCB2B8A" w14:textId="77777777" w:rsidR="000328D6" w:rsidRDefault="00635A35" w:rsidP="000B676D">
            <w:pPr>
              <w:spacing w:line="259" w:lineRule="auto"/>
              <w:jc w:val="left"/>
              <w:rPr>
                <w:ins w:id="1879" w:author="arun kumar" w:date="2026-07-27T19:51:00Z" w16du:dateUtc="2026-07-27T11:51:00Z"/>
              </w:rPr>
            </w:pPr>
            <w:ins w:id="1880" w:author="arun kumar" w:date="2026-07-27T19:50:00Z" w16du:dateUtc="2026-07-27T11:50:00Z">
              <w:r w:rsidRPr="00901AF7">
                <w:t xml:space="preserve">the initial accumulated utilization of aircraft </w:t>
              </w:r>
            </w:ins>
            <m:oMath>
              <m:r>
                <w:ins w:id="1881" w:author="arun kumar" w:date="2026-07-27T19:50:00Z" w16du:dateUtc="2026-07-27T11:50:00Z">
                  <w:rPr>
                    <w:rFonts w:ascii="Cambria Math" w:hAnsi="Cambria Math"/>
                  </w:rPr>
                  <m:t>j</m:t>
                </w:ins>
              </m:r>
            </m:oMath>
            <w:ins w:id="1882" w:author="arun kumar" w:date="2026-07-27T19:50:00Z" w16du:dateUtc="2026-07-27T11:50:00Z">
              <w:r w:rsidRPr="00901AF7">
                <w:t xml:space="preserve">since its last maintenance of type </w:t>
              </w:r>
            </w:ins>
            <m:oMath>
              <m:r>
                <w:ins w:id="1883" w:author="arun kumar" w:date="2026-07-27T19:50:00Z" w16du:dateUtc="2026-07-27T11:50:00Z">
                  <w:rPr>
                    <w:rFonts w:ascii="Cambria Math" w:hAnsi="Cambria Math"/>
                  </w:rPr>
                  <m:t>c</m:t>
                </w:ins>
              </m:r>
            </m:oMath>
            <w:ins w:id="1884" w:author="arun kumar" w:date="2026-07-27T19:50:00Z" w16du:dateUtc="2026-07-27T11:50:00Z">
              <w:r w:rsidRPr="00901AF7">
                <w:t>at the beginning of the planning horizon</w:t>
              </w:r>
            </w:ins>
          </w:p>
          <w:p w14:paraId="368BABDE" w14:textId="375098E6" w:rsidR="00635A35" w:rsidRDefault="00635A35" w:rsidP="000B676D">
            <w:pPr>
              <w:spacing w:line="259" w:lineRule="auto"/>
              <w:jc w:val="left"/>
              <w:rPr>
                <w:ins w:id="1885" w:author="arun kumar" w:date="2026-07-27T19:43:00Z" w16du:dateUtc="2026-07-27T11:43:00Z"/>
                <w:rFonts w:eastAsia="Times New Roman"/>
                <w:b/>
                <w:bCs/>
                <w:kern w:val="0"/>
                <w:lang w:bidi="ar-SA"/>
                <w14:ligatures w14:val="none"/>
              </w:rPr>
            </w:pPr>
            <m:oMathPara>
              <m:oMath>
                <m:eqArr>
                  <m:eqArrPr>
                    <m:ctrlPr>
                      <w:ins w:id="1886" w:author="arun kumar" w:date="2026-07-27T19:51:00Z" w16du:dateUtc="2026-07-27T11:51:00Z">
                        <w:rPr>
                          <w:rFonts w:ascii="Cambria Math" w:hAnsi="Cambria Math"/>
                        </w:rPr>
                      </w:ins>
                    </m:ctrlPr>
                  </m:eqArrPr>
                  <m:e>
                    <m:r>
                      <w:ins w:id="1887" w:author="arun kumar" w:date="2026-07-27T19:51:00Z" w16du:dateUtc="2026-07-27T11:51:00Z">
                        <m:rPr>
                          <m:sty m:val="p"/>
                        </m:rPr>
                        <w:rPr>
                          <w:rFonts w:ascii="Cambria Math" w:hAnsi="Cambria Math"/>
                        </w:rPr>
                        <m:t>&amp;</m:t>
                      </w:ins>
                    </m:r>
                    <m:r>
                      <w:ins w:id="1888" w:author="arun kumar" w:date="2026-07-27T19:51:00Z" w16du:dateUtc="2026-07-27T11:51:00Z">
                        <m:rPr>
                          <m:nor/>
                        </m:rPr>
                        <m:t>For </m:t>
                      </w:ins>
                    </m:r>
                    <m:r>
                      <w:ins w:id="1889" w:author="arun kumar" w:date="2026-07-27T19:51:00Z" w16du:dateUtc="2026-07-27T11:51:00Z">
                        <w:rPr>
                          <w:rFonts w:ascii="Cambria Math" w:hAnsi="Cambria Math"/>
                        </w:rPr>
                        <m:t>c</m:t>
                      </w:ins>
                    </m:r>
                    <m:r>
                      <w:ins w:id="1890" w:author="arun kumar" w:date="2026-07-27T19:51:00Z" w16du:dateUtc="2026-07-27T11:51:00Z">
                        <m:rPr>
                          <m:sty m:val="p"/>
                        </m:rPr>
                        <w:rPr>
                          <w:rFonts w:ascii="Cambria Math" w:hAnsi="Cambria Math"/>
                        </w:rPr>
                        <m:t>∈</m:t>
                      </w:ins>
                    </m:r>
                    <m:sSup>
                      <m:sSupPr>
                        <m:ctrlPr>
                          <w:ins w:id="1891" w:author="arun kumar" w:date="2026-07-27T19:51:00Z" w16du:dateUtc="2026-07-27T11:51:00Z">
                            <w:rPr>
                              <w:rFonts w:ascii="Cambria Math" w:hAnsi="Cambria Math"/>
                            </w:rPr>
                          </w:ins>
                        </m:ctrlPr>
                      </m:sSupPr>
                      <m:e>
                        <m:r>
                          <w:ins w:id="1892" w:author="arun kumar" w:date="2026-07-27T19:51:00Z" w16du:dateUtc="2026-07-27T11:51:00Z">
                            <m:rPr>
                              <m:scr m:val="script"/>
                              <m:sty m:val="p"/>
                            </m:rPr>
                            <w:rPr>
                              <w:rFonts w:ascii="Cambria Math" w:hAnsi="Cambria Math"/>
                            </w:rPr>
                            <m:t>C</m:t>
                          </w:ins>
                        </m:r>
                      </m:e>
                      <m:sup>
                        <m:r>
                          <w:ins w:id="1893" w:author="arun kumar" w:date="2026-07-27T19:51:00Z" w16du:dateUtc="2026-07-27T11:51:00Z">
                            <w:rPr>
                              <w:rFonts w:ascii="Cambria Math" w:hAnsi="Cambria Math"/>
                            </w:rPr>
                            <m:t>FH</m:t>
                          </w:ins>
                        </m:r>
                      </m:sup>
                    </m:sSup>
                    <m:r>
                      <w:ins w:id="1894" w:author="arun kumar" w:date="2026-07-27T19:51:00Z" w16du:dateUtc="2026-07-27T11:51:00Z">
                        <m:rPr>
                          <m:nor/>
                        </m:rPr>
                        <w:rPr>
                          <w:rFonts w:ascii="Arial" w:hAnsi="Arial" w:cs="Arial"/>
                        </w:rPr>
                        <m:t>  </m:t>
                      </w:ins>
                    </m:r>
                    <m:d>
                      <m:dPr>
                        <m:sepChr m:val=","/>
                        <m:ctrlPr>
                          <w:ins w:id="1895" w:author="arun kumar" w:date="2026-07-27T19:51:00Z" w16du:dateUtc="2026-07-27T11:51:00Z">
                            <w:rPr>
                              <w:rFonts w:ascii="Cambria Math" w:hAnsi="Cambria Math"/>
                            </w:rPr>
                          </w:ins>
                        </m:ctrlPr>
                      </m:dPr>
                      <m:e>
                        <m:r>
                          <w:ins w:id="1896" w:author="arun kumar" w:date="2026-07-27T19:51:00Z" w16du:dateUtc="2026-07-27T11:51:00Z">
                            <w:rPr>
                              <w:rFonts w:ascii="Cambria Math" w:hAnsi="Cambria Math"/>
                            </w:rPr>
                            <m:t>A</m:t>
                          </w:ins>
                        </m:r>
                      </m:e>
                      <m:e>
                        <m:r>
                          <w:ins w:id="1897" w:author="arun kumar" w:date="2026-07-27T19:51:00Z" w16du:dateUtc="2026-07-27T11:51:00Z">
                            <w:rPr>
                              <w:rFonts w:ascii="Cambria Math" w:hAnsi="Cambria Math"/>
                            </w:rPr>
                            <m:t>B</m:t>
                          </w:ins>
                        </m:r>
                      </m:e>
                    </m:d>
                    <m:r>
                      <w:ins w:id="1898" w:author="arun kumar" w:date="2026-07-27T19:51:00Z" w16du:dateUtc="2026-07-27T11:51:00Z">
                        <m:rPr>
                          <m:sty m:val="p"/>
                        </m:rPr>
                        <w:rPr>
                          <w:rFonts w:ascii="Cambria Math" w:hAnsi="Cambria Math"/>
                        </w:rPr>
                        <m:t>,&amp;&amp;</m:t>
                      </w:ins>
                    </m:r>
                    <m:sSubSup>
                      <m:sSubSupPr>
                        <m:ctrlPr>
                          <w:ins w:id="1899" w:author="arun kumar" w:date="2026-07-27T19:51:00Z" w16du:dateUtc="2026-07-27T11:51:00Z">
                            <w:rPr>
                              <w:rFonts w:ascii="Cambria Math" w:hAnsi="Cambria Math"/>
                            </w:rPr>
                          </w:ins>
                        </m:ctrlPr>
                      </m:sSubSupPr>
                      <m:e>
                        <m:r>
                          <w:ins w:id="1900" w:author="arun kumar" w:date="2026-07-27T19:51:00Z" w16du:dateUtc="2026-07-27T11:51:00Z">
                            <w:rPr>
                              <w:rFonts w:ascii="Cambria Math" w:hAnsi="Cambria Math"/>
                            </w:rPr>
                            <m:t>u</m:t>
                          </w:ins>
                        </m:r>
                      </m:e>
                      <m:sub>
                        <m:r>
                          <w:ins w:id="1901" w:author="arun kumar" w:date="2026-07-27T19:51:00Z" w16du:dateUtc="2026-07-27T11:51:00Z">
                            <w:rPr>
                              <w:rFonts w:ascii="Cambria Math" w:hAnsi="Cambria Math"/>
                            </w:rPr>
                            <m:t>jc</m:t>
                          </w:ins>
                        </m:r>
                      </m:sub>
                      <m:sup>
                        <m:r>
                          <w:ins w:id="1902" w:author="arun kumar" w:date="2026-07-27T19:51:00Z" w16du:dateUtc="2026-07-27T11:51:00Z">
                            <m:rPr>
                              <m:sty m:val="p"/>
                            </m:rPr>
                            <w:rPr>
                              <w:rFonts w:ascii="Cambria Math" w:hAnsi="Cambria Math"/>
                            </w:rPr>
                            <m:t>0</m:t>
                          </w:ins>
                        </m:r>
                      </m:sup>
                    </m:sSubSup>
                    <m:r>
                      <w:ins w:id="1903" w:author="arun kumar" w:date="2026-07-27T19:51:00Z" w16du:dateUtc="2026-07-27T11:51:00Z">
                        <m:rPr>
                          <m:nor/>
                        </m:rPr>
                        <m:t> is measured in flight minutes</m:t>
                      </w:ins>
                    </m:r>
                    <m:r>
                      <w:ins w:id="1904" w:author="arun kumar" w:date="2026-07-27T19:51:00Z" w16du:dateUtc="2026-07-27T11:51:00Z">
                        <m:rPr>
                          <m:sty m:val="p"/>
                        </m:rPr>
                        <w:rPr>
                          <w:rFonts w:ascii="Cambria Math" w:hAnsi="Cambria Math"/>
                        </w:rPr>
                        <m:t>.</m:t>
                      </w:ins>
                    </m:r>
                  </m:e>
                  <m:e>
                    <m:r>
                      <w:ins w:id="1905" w:author="arun kumar" w:date="2026-07-27T19:51:00Z" w16du:dateUtc="2026-07-27T11:51:00Z">
                        <m:rPr>
                          <m:sty m:val="p"/>
                        </m:rPr>
                        <w:rPr>
                          <w:rFonts w:ascii="Cambria Math" w:hAnsi="Cambria Math"/>
                        </w:rPr>
                        <m:t>&amp;</m:t>
                      </w:ins>
                    </m:r>
                    <m:r>
                      <w:ins w:id="1906" w:author="arun kumar" w:date="2026-07-27T19:51:00Z" w16du:dateUtc="2026-07-27T11:51:00Z">
                        <m:rPr>
                          <m:nor/>
                        </m:rPr>
                        <m:t>For </m:t>
                      </w:ins>
                    </m:r>
                    <m:r>
                      <w:ins w:id="1907" w:author="arun kumar" w:date="2026-07-27T19:51:00Z" w16du:dateUtc="2026-07-27T11:51:00Z">
                        <w:rPr>
                          <w:rFonts w:ascii="Cambria Math" w:hAnsi="Cambria Math"/>
                        </w:rPr>
                        <m:t>c</m:t>
                      </w:ins>
                    </m:r>
                    <m:r>
                      <w:ins w:id="1908" w:author="arun kumar" w:date="2026-07-27T19:51:00Z" w16du:dateUtc="2026-07-27T11:51:00Z">
                        <m:rPr>
                          <m:sty m:val="p"/>
                        </m:rPr>
                        <w:rPr>
                          <w:rFonts w:ascii="Cambria Math" w:hAnsi="Cambria Math"/>
                        </w:rPr>
                        <m:t>∈</m:t>
                      </w:ins>
                    </m:r>
                    <m:sSup>
                      <m:sSupPr>
                        <m:ctrlPr>
                          <w:ins w:id="1909" w:author="arun kumar" w:date="2026-07-27T19:51:00Z" w16du:dateUtc="2026-07-27T11:51:00Z">
                            <w:rPr>
                              <w:rFonts w:ascii="Cambria Math" w:hAnsi="Cambria Math"/>
                            </w:rPr>
                          </w:ins>
                        </m:ctrlPr>
                      </m:sSupPr>
                      <m:e>
                        <m:r>
                          <w:ins w:id="1910" w:author="arun kumar" w:date="2026-07-27T19:51:00Z" w16du:dateUtc="2026-07-27T11:51:00Z">
                            <m:rPr>
                              <m:scr m:val="script"/>
                              <m:sty m:val="p"/>
                            </m:rPr>
                            <w:rPr>
                              <w:rFonts w:ascii="Cambria Math" w:hAnsi="Cambria Math"/>
                            </w:rPr>
                            <m:t>C</m:t>
                          </w:ins>
                        </m:r>
                      </m:e>
                      <m:sup>
                        <m:r>
                          <w:ins w:id="1911" w:author="arun kumar" w:date="2026-07-27T19:51:00Z" w16du:dateUtc="2026-07-27T11:51:00Z">
                            <w:rPr>
                              <w:rFonts w:ascii="Cambria Math" w:hAnsi="Cambria Math"/>
                            </w:rPr>
                            <m:t>CAL</m:t>
                          </w:ins>
                        </m:r>
                      </m:sup>
                    </m:sSup>
                    <m:r>
                      <w:ins w:id="1912" w:author="arun kumar" w:date="2026-07-27T19:51:00Z" w16du:dateUtc="2026-07-27T11:51:00Z">
                        <m:rPr>
                          <m:nor/>
                        </m:rPr>
                        <w:rPr>
                          <w:rFonts w:ascii="Arial" w:hAnsi="Arial" w:cs="Arial"/>
                        </w:rPr>
                        <m:t>  </m:t>
                      </w:ins>
                    </m:r>
                    <m:d>
                      <m:dPr>
                        <m:sepChr m:val=","/>
                        <m:ctrlPr>
                          <w:ins w:id="1913" w:author="arun kumar" w:date="2026-07-27T19:51:00Z" w16du:dateUtc="2026-07-27T11:51:00Z">
                            <w:rPr>
                              <w:rFonts w:ascii="Cambria Math" w:hAnsi="Cambria Math"/>
                            </w:rPr>
                          </w:ins>
                        </m:ctrlPr>
                      </m:dPr>
                      <m:e>
                        <m:r>
                          <w:ins w:id="1914" w:author="arun kumar" w:date="2026-07-27T19:51:00Z" w16du:dateUtc="2026-07-27T11:51:00Z">
                            <w:rPr>
                              <w:rFonts w:ascii="Cambria Math" w:hAnsi="Cambria Math"/>
                            </w:rPr>
                            <m:t>C</m:t>
                          </w:ins>
                        </m:r>
                      </m:e>
                      <m:e>
                        <m:r>
                          <w:ins w:id="1915" w:author="arun kumar" w:date="2026-07-27T19:51:00Z" w16du:dateUtc="2026-07-27T11:51:00Z">
                            <w:rPr>
                              <w:rFonts w:ascii="Cambria Math" w:hAnsi="Cambria Math"/>
                            </w:rPr>
                            <m:t>D</m:t>
                          </w:ins>
                        </m:r>
                      </m:e>
                    </m:d>
                    <m:r>
                      <w:ins w:id="1916" w:author="arun kumar" w:date="2026-07-27T19:51:00Z" w16du:dateUtc="2026-07-27T11:51:00Z">
                        <m:rPr>
                          <m:sty m:val="p"/>
                        </m:rPr>
                        <w:rPr>
                          <w:rFonts w:ascii="Cambria Math" w:hAnsi="Cambria Math"/>
                        </w:rPr>
                        <m:t>,&amp;&amp;</m:t>
                      </w:ins>
                    </m:r>
                    <m:sSubSup>
                      <m:sSubSupPr>
                        <m:ctrlPr>
                          <w:ins w:id="1917" w:author="arun kumar" w:date="2026-07-27T19:51:00Z" w16du:dateUtc="2026-07-27T11:51:00Z">
                            <w:rPr>
                              <w:rFonts w:ascii="Cambria Math" w:hAnsi="Cambria Math"/>
                            </w:rPr>
                          </w:ins>
                        </m:ctrlPr>
                      </m:sSubSupPr>
                      <m:e>
                        <m:r>
                          <w:ins w:id="1918" w:author="arun kumar" w:date="2026-07-27T19:51:00Z" w16du:dateUtc="2026-07-27T11:51:00Z">
                            <w:rPr>
                              <w:rFonts w:ascii="Cambria Math" w:hAnsi="Cambria Math"/>
                            </w:rPr>
                            <m:t>u</m:t>
                          </w:ins>
                        </m:r>
                      </m:e>
                      <m:sub>
                        <m:r>
                          <w:ins w:id="1919" w:author="arun kumar" w:date="2026-07-27T19:51:00Z" w16du:dateUtc="2026-07-27T11:51:00Z">
                            <w:rPr>
                              <w:rFonts w:ascii="Cambria Math" w:hAnsi="Cambria Math"/>
                            </w:rPr>
                            <m:t>jc</m:t>
                          </w:ins>
                        </m:r>
                      </m:sub>
                      <m:sup>
                        <m:r>
                          <w:ins w:id="1920" w:author="arun kumar" w:date="2026-07-27T19:51:00Z" w16du:dateUtc="2026-07-27T11:51:00Z">
                            <m:rPr>
                              <m:sty m:val="p"/>
                            </m:rPr>
                            <w:rPr>
                              <w:rFonts w:ascii="Cambria Math" w:hAnsi="Cambria Math"/>
                            </w:rPr>
                            <m:t>0</m:t>
                          </w:ins>
                        </m:r>
                      </m:sup>
                    </m:sSubSup>
                    <m:r>
                      <w:ins w:id="1921" w:author="arun kumar" w:date="2026-07-27T19:51:00Z" w16du:dateUtc="2026-07-27T11:51:00Z">
                        <m:rPr>
                          <m:nor/>
                        </m:rPr>
                        <m:t> is measured in calendar days</m:t>
                      </w:ins>
                    </m:r>
                    <m:r>
                      <w:ins w:id="1922" w:author="arun kumar" w:date="2026-07-27T19:51:00Z" w16du:dateUtc="2026-07-27T11:51:00Z">
                        <m:rPr>
                          <m:sty m:val="p"/>
                        </m:rPr>
                        <w:rPr>
                          <w:rFonts w:ascii="Cambria Math" w:hAnsi="Cambria Math"/>
                        </w:rPr>
                        <m:t>.</m:t>
                      </w:ins>
                    </m:r>
                  </m:e>
                </m:eqArr>
              </m:oMath>
            </m:oMathPara>
          </w:p>
        </w:tc>
      </w:tr>
    </w:tbl>
    <w:p w14:paraId="23A1CFCB" w14:textId="77777777" w:rsidR="000328D6" w:rsidRDefault="000328D6" w:rsidP="000328D6">
      <w:pPr>
        <w:spacing w:line="259" w:lineRule="auto"/>
        <w:ind w:left="720"/>
        <w:jc w:val="left"/>
        <w:rPr>
          <w:ins w:id="1923" w:author="arun kumar" w:date="2026-07-27T19:51:00Z" w16du:dateUtc="2026-07-27T11:51:00Z"/>
          <w:rFonts w:eastAsia="Times New Roman"/>
          <w:b/>
          <w:bCs/>
          <w:kern w:val="0"/>
          <w:lang w:bidi="ar-SA"/>
          <w14:ligatures w14:val="none"/>
        </w:rPr>
      </w:pPr>
    </w:p>
    <w:p w14:paraId="00525D78" w14:textId="1370C4D2" w:rsidR="00635A35" w:rsidRDefault="00635A35" w:rsidP="00635A35">
      <w:pPr>
        <w:spacing w:line="259" w:lineRule="auto"/>
        <w:ind w:left="720"/>
        <w:jc w:val="left"/>
        <w:rPr>
          <w:ins w:id="1924" w:author="arun kumar" w:date="2026-07-27T19:51:00Z" w16du:dateUtc="2026-07-27T11:51:00Z"/>
          <w:rFonts w:eastAsia="Times New Roman"/>
          <w:b/>
          <w:bCs/>
          <w:kern w:val="0"/>
          <w:lang w:bidi="ar-SA"/>
          <w14:ligatures w14:val="none"/>
        </w:rPr>
      </w:pPr>
      <w:ins w:id="1925" w:author="arun kumar" w:date="2026-07-27T19:51:00Z" w16du:dateUtc="2026-07-27T11:51:00Z">
        <w:r>
          <w:rPr>
            <w:rFonts w:eastAsia="Times New Roman"/>
            <w:b/>
            <w:bCs/>
            <w:kern w:val="0"/>
            <w:lang w:bidi="ar-SA"/>
            <w14:ligatures w14:val="none"/>
          </w:rPr>
          <w:t>Cost</w:t>
        </w:r>
        <w:r>
          <w:rPr>
            <w:rFonts w:eastAsia="Times New Roman"/>
            <w:b/>
            <w:bCs/>
            <w:kern w:val="0"/>
            <w:lang w:bidi="ar-SA"/>
            <w14:ligatures w14:val="none"/>
          </w:rPr>
          <w:t xml:space="preserve"> Parameters</w:t>
        </w:r>
      </w:ins>
    </w:p>
    <w:tbl>
      <w:tblPr>
        <w:tblStyle w:val="TableGrid"/>
        <w:tblW w:w="8725" w:type="dxa"/>
        <w:tblInd w:w="720" w:type="dxa"/>
        <w:tblLook w:val="04A0" w:firstRow="1" w:lastRow="0" w:firstColumn="1" w:lastColumn="0" w:noHBand="0" w:noVBand="1"/>
      </w:tblPr>
      <w:tblGrid>
        <w:gridCol w:w="3252"/>
        <w:gridCol w:w="5473"/>
      </w:tblGrid>
      <w:tr w:rsidR="00635A35" w14:paraId="14AA50A5" w14:textId="77777777" w:rsidTr="000B676D">
        <w:trPr>
          <w:ins w:id="1926" w:author="arun kumar" w:date="2026-07-27T19:51:00Z" w16du:dateUtc="2026-07-27T11:51:00Z"/>
        </w:trPr>
        <w:tc>
          <w:tcPr>
            <w:tcW w:w="3252" w:type="dxa"/>
          </w:tcPr>
          <w:p w14:paraId="72D87478" w14:textId="0A011A33" w:rsidR="00635A35" w:rsidRDefault="00635A35" w:rsidP="000B676D">
            <w:pPr>
              <w:spacing w:line="259" w:lineRule="auto"/>
              <w:jc w:val="left"/>
              <w:rPr>
                <w:ins w:id="1927" w:author="arun kumar" w:date="2026-07-27T19:51:00Z" w16du:dateUtc="2026-07-27T11:51:00Z"/>
                <w:rFonts w:eastAsia="Times New Roman"/>
                <w:b/>
                <w:bCs/>
                <w:kern w:val="0"/>
                <w:lang w:bidi="ar-SA"/>
                <w14:ligatures w14:val="none"/>
              </w:rPr>
            </w:pPr>
            <m:oMathPara>
              <m:oMath>
                <m:borderBox>
                  <m:borderBoxPr>
                    <m:ctrlPr>
                      <w:ins w:id="1928" w:author="arun kumar" w:date="2026-07-27T19:52:00Z" w16du:dateUtc="2026-07-27T11:52:00Z">
                        <w:rPr>
                          <w:rFonts w:ascii="Cambria Math" w:hAnsi="Cambria Math"/>
                        </w:rPr>
                      </w:ins>
                    </m:ctrlPr>
                  </m:borderBoxPr>
                  <m:e>
                    <m:sSub>
                      <m:sSubPr>
                        <m:ctrlPr>
                          <w:ins w:id="1929" w:author="arun kumar" w:date="2026-07-27T19:52:00Z" w16du:dateUtc="2026-07-27T11:52:00Z">
                            <w:rPr>
                              <w:rFonts w:ascii="Cambria Math" w:hAnsi="Cambria Math"/>
                            </w:rPr>
                          </w:ins>
                        </m:ctrlPr>
                      </m:sSubPr>
                      <m:e>
                        <m:r>
                          <w:ins w:id="1930" w:author="arun kumar" w:date="2026-07-27T19:52:00Z" w16du:dateUtc="2026-07-27T11:52:00Z">
                            <w:rPr>
                              <w:rFonts w:ascii="Cambria Math" w:hAnsi="Cambria Math"/>
                            </w:rPr>
                            <m:t>g</m:t>
                          </w:ins>
                        </m:r>
                      </m:e>
                      <m:sub>
                        <m:r>
                          <w:ins w:id="1931" w:author="arun kumar" w:date="2026-07-27T19:52:00Z" w16du:dateUtc="2026-07-27T11:52:00Z">
                            <w:rPr>
                              <w:rFonts w:ascii="Cambria Math" w:hAnsi="Cambria Math"/>
                            </w:rPr>
                            <m:t>ij</m:t>
                          </w:ins>
                        </m:r>
                      </m:sub>
                    </m:sSub>
                  </m:e>
                </m:borderBox>
              </m:oMath>
            </m:oMathPara>
          </w:p>
        </w:tc>
        <w:tc>
          <w:tcPr>
            <w:tcW w:w="5473" w:type="dxa"/>
          </w:tcPr>
          <w:p w14:paraId="74F9226B" w14:textId="08B5CF3B" w:rsidR="00635A35" w:rsidRPr="00635A35" w:rsidRDefault="00635A35" w:rsidP="00635A35">
            <w:pPr>
              <w:pStyle w:val="BodyText"/>
              <w:rPr>
                <w:ins w:id="1932" w:author="arun kumar" w:date="2026-07-27T19:51:00Z" w16du:dateUtc="2026-07-27T11:51:00Z"/>
                <w:rFonts w:ascii="Times New Roman" w:hAnsi="Times New Roman" w:cs="Times New Roman"/>
                <w:kern w:val="2"/>
                <w:lang w:bidi="te-IN"/>
                <w14:ligatures w14:val="standardContextual"/>
                <w:rPrChange w:id="1933" w:author="arun kumar" w:date="2026-07-27T19:52:00Z" w16du:dateUtc="2026-07-27T11:52:00Z">
                  <w:rPr>
                    <w:ins w:id="1934" w:author="arun kumar" w:date="2026-07-27T19:51:00Z" w16du:dateUtc="2026-07-27T11:51:00Z"/>
                    <w:rFonts w:eastAsia="Times New Roman"/>
                    <w:b/>
                    <w:bCs/>
                    <w:kern w:val="0"/>
                    <w:lang w:bidi="ar-SA"/>
                    <w14:ligatures w14:val="none"/>
                  </w:rPr>
                </w:rPrChange>
              </w:rPr>
              <w:pPrChange w:id="1935" w:author="arun kumar" w:date="2026-07-27T19:52:00Z" w16du:dateUtc="2026-07-27T11:52:00Z">
                <w:pPr>
                  <w:spacing w:line="259" w:lineRule="auto"/>
                  <w:jc w:val="left"/>
                </w:pPr>
              </w:pPrChange>
            </w:pPr>
            <w:ins w:id="1936" w:author="arun kumar" w:date="2026-07-27T19:52:00Z" w16du:dateUtc="2026-07-27T11:52:00Z">
              <w:r w:rsidRPr="00635A35">
                <w:rPr>
                  <w:rFonts w:ascii="Times New Roman" w:hAnsi="Times New Roman" w:cs="Times New Roman"/>
                  <w:kern w:val="2"/>
                  <w:lang w:bidi="te-IN"/>
                  <w14:ligatures w14:val="standardContextual"/>
                  <w:rPrChange w:id="1937" w:author="arun kumar" w:date="2026-07-27T19:52:00Z" w16du:dateUtc="2026-07-27T11:52:00Z">
                    <w:rPr/>
                  </w:rPrChange>
                </w:rPr>
                <w:t xml:space="preserve">denotes the </w:t>
              </w:r>
              <w:r w:rsidRPr="00635A35">
                <w:rPr>
                  <w:rFonts w:ascii="Times New Roman" w:hAnsi="Times New Roman" w:cs="Times New Roman"/>
                  <w:kern w:val="2"/>
                  <w:lang w:bidi="te-IN"/>
                  <w14:ligatures w14:val="standardContextual"/>
                  <w:rPrChange w:id="1938" w:author="arun kumar" w:date="2026-07-27T19:52:00Z" w16du:dateUtc="2026-07-27T11:52:00Z">
                    <w:rPr>
                      <w:b/>
                      <w:bCs/>
                    </w:rPr>
                  </w:rPrChange>
                </w:rPr>
                <w:t xml:space="preserve">cost of assigning flight </w:t>
              </w:r>
            </w:ins>
            <m:oMath>
              <m:r>
                <w:ins w:id="1939" w:author="arun kumar" w:date="2026-07-27T19:52:00Z" w16du:dateUtc="2026-07-27T11:52:00Z">
                  <w:rPr>
                    <w:rFonts w:ascii="Cambria Math" w:hAnsi="Cambria Math" w:cs="Times New Roman"/>
                    <w:kern w:val="2"/>
                    <w:lang w:bidi="te-IN"/>
                    <w14:ligatures w14:val="standardContextual"/>
                    <w:rPrChange w:id="1940" w:author="arun kumar" w:date="2026-07-27T19:52:00Z" w16du:dateUtc="2026-07-27T11:52:00Z">
                      <w:rPr>
                        <w:rFonts w:ascii="Cambria Math" w:hAnsi="Cambria Math"/>
                      </w:rPr>
                    </w:rPrChange>
                  </w:rPr>
                  <m:t>i</m:t>
                </w:ins>
              </m:r>
            </m:oMath>
            <w:ins w:id="1941" w:author="arun kumar" w:date="2026-07-27T19:52:00Z" w16du:dateUtc="2026-07-27T11:52:00Z">
              <w:r w:rsidRPr="00635A35">
                <w:rPr>
                  <w:rFonts w:ascii="Times New Roman" w:hAnsi="Times New Roman" w:cs="Times New Roman"/>
                  <w:kern w:val="2"/>
                  <w:lang w:bidi="te-IN"/>
                  <w14:ligatures w14:val="standardContextual"/>
                  <w:rPrChange w:id="1942" w:author="arun kumar" w:date="2026-07-27T19:52:00Z" w16du:dateUtc="2026-07-27T11:52:00Z">
                    <w:rPr>
                      <w:b/>
                      <w:bCs/>
                    </w:rPr>
                  </w:rPrChange>
                </w:rPr>
                <w:t xml:space="preserve">to aircraft </w:t>
              </w:r>
            </w:ins>
            <m:oMath>
              <m:r>
                <w:ins w:id="1943" w:author="arun kumar" w:date="2026-07-27T19:52:00Z" w16du:dateUtc="2026-07-27T11:52:00Z">
                  <w:rPr>
                    <w:rFonts w:ascii="Cambria Math" w:hAnsi="Cambria Math" w:cs="Times New Roman"/>
                    <w:kern w:val="2"/>
                    <w:lang w:bidi="te-IN"/>
                    <w14:ligatures w14:val="standardContextual"/>
                    <w:rPrChange w:id="1944" w:author="arun kumar" w:date="2026-07-27T19:52:00Z" w16du:dateUtc="2026-07-27T11:52:00Z">
                      <w:rPr>
                        <w:rFonts w:ascii="Cambria Math" w:hAnsi="Cambria Math"/>
                      </w:rPr>
                    </w:rPrChange>
                  </w:rPr>
                  <m:t>j</m:t>
                </w:ins>
              </m:r>
            </m:oMath>
          </w:p>
        </w:tc>
      </w:tr>
      <w:tr w:rsidR="00635A35" w14:paraId="2A825AFC" w14:textId="77777777" w:rsidTr="000B676D">
        <w:trPr>
          <w:ins w:id="1945" w:author="arun kumar" w:date="2026-07-27T19:51:00Z" w16du:dateUtc="2026-07-27T11:51:00Z"/>
        </w:trPr>
        <w:tc>
          <w:tcPr>
            <w:tcW w:w="3252" w:type="dxa"/>
          </w:tcPr>
          <w:p w14:paraId="64E48176" w14:textId="782B92D8" w:rsidR="00635A35" w:rsidRDefault="00635A35" w:rsidP="000B676D">
            <w:pPr>
              <w:spacing w:line="259" w:lineRule="auto"/>
              <w:jc w:val="left"/>
              <w:rPr>
                <w:ins w:id="1946" w:author="arun kumar" w:date="2026-07-27T19:51:00Z" w16du:dateUtc="2026-07-27T11:51:00Z"/>
                <w:rFonts w:eastAsia="Times New Roman"/>
                <w:b/>
                <w:bCs/>
                <w:kern w:val="0"/>
                <w:lang w:bidi="ar-SA"/>
                <w14:ligatures w14:val="none"/>
              </w:rPr>
            </w:pPr>
            <m:oMathPara>
              <m:oMath>
                <m:sSub>
                  <m:sSubPr>
                    <m:ctrlPr>
                      <w:ins w:id="1947" w:author="arun kumar" w:date="2026-07-27T19:52:00Z" w16du:dateUtc="2026-07-27T11:52:00Z">
                        <w:rPr>
                          <w:rFonts w:ascii="Cambria Math" w:hAnsi="Cambria Math"/>
                        </w:rPr>
                      </w:ins>
                    </m:ctrlPr>
                  </m:sSubPr>
                  <m:e>
                    <m:r>
                      <w:ins w:id="1948" w:author="arun kumar" w:date="2026-07-27T19:52:00Z" w16du:dateUtc="2026-07-27T11:52:00Z">
                        <w:rPr>
                          <w:rFonts w:ascii="Cambria Math" w:hAnsi="Cambria Math"/>
                        </w:rPr>
                        <m:t>π</m:t>
                      </w:ins>
                    </m:r>
                  </m:e>
                  <m:sub>
                    <m:r>
                      <w:ins w:id="1949" w:author="arun kumar" w:date="2026-07-27T19:52:00Z" w16du:dateUtc="2026-07-27T11:52:00Z">
                        <w:rPr>
                          <w:rFonts w:ascii="Cambria Math" w:hAnsi="Cambria Math"/>
                        </w:rPr>
                        <m:t>c</m:t>
                      </w:ins>
                    </m:r>
                  </m:sub>
                </m:sSub>
              </m:oMath>
            </m:oMathPara>
          </w:p>
        </w:tc>
        <w:tc>
          <w:tcPr>
            <w:tcW w:w="5473" w:type="dxa"/>
          </w:tcPr>
          <w:p w14:paraId="2D477C90" w14:textId="45541110" w:rsidR="00635A35" w:rsidRPr="00635A35" w:rsidRDefault="00635A35" w:rsidP="000B676D">
            <w:pPr>
              <w:spacing w:line="259" w:lineRule="auto"/>
              <w:jc w:val="left"/>
              <w:rPr>
                <w:ins w:id="1950" w:author="arun kumar" w:date="2026-07-27T19:51:00Z" w16du:dateUtc="2026-07-27T11:51:00Z"/>
                <w:rPrChange w:id="1951" w:author="arun kumar" w:date="2026-07-27T19:52:00Z" w16du:dateUtc="2026-07-27T11:52:00Z">
                  <w:rPr>
                    <w:ins w:id="1952" w:author="arun kumar" w:date="2026-07-27T19:51:00Z" w16du:dateUtc="2026-07-27T11:51:00Z"/>
                    <w:rFonts w:eastAsia="Times New Roman"/>
                    <w:b/>
                    <w:bCs/>
                    <w:kern w:val="0"/>
                    <w:lang w:bidi="ar-SA"/>
                    <w14:ligatures w14:val="none"/>
                  </w:rPr>
                </w:rPrChange>
              </w:rPr>
            </w:pPr>
            <w:ins w:id="1953" w:author="arun kumar" w:date="2026-07-27T19:52:00Z" w16du:dateUtc="2026-07-27T11:52:00Z">
              <w:r w:rsidRPr="00297943">
                <w:t xml:space="preserve">denotes the </w:t>
              </w:r>
              <w:r w:rsidRPr="00635A35">
                <w:rPr>
                  <w:rPrChange w:id="1954" w:author="arun kumar" w:date="2026-07-27T19:52:00Z" w16du:dateUtc="2026-07-27T11:52:00Z">
                    <w:rPr>
                      <w:b/>
                      <w:bCs/>
                    </w:rPr>
                  </w:rPrChange>
                </w:rPr>
                <w:t xml:space="preserve">cost of performing a maintenance check of type </w:t>
              </w:r>
            </w:ins>
            <m:oMath>
              <m:r>
                <w:ins w:id="1955" w:author="arun kumar" w:date="2026-07-27T19:52:00Z" w16du:dateUtc="2026-07-27T11:52:00Z">
                  <w:rPr>
                    <w:rFonts w:ascii="Cambria Math" w:hAnsi="Cambria Math"/>
                  </w:rPr>
                  <m:t>c</m:t>
                </w:ins>
              </m:r>
            </m:oMath>
          </w:p>
        </w:tc>
      </w:tr>
    </w:tbl>
    <w:p w14:paraId="5130F608" w14:textId="77777777" w:rsidR="00635A35" w:rsidRDefault="00635A35" w:rsidP="00635A35">
      <w:pPr>
        <w:spacing w:line="259" w:lineRule="auto"/>
        <w:ind w:left="720"/>
        <w:jc w:val="left"/>
        <w:rPr>
          <w:ins w:id="1956" w:author="arun kumar" w:date="2026-07-27T19:51:00Z" w16du:dateUtc="2026-07-27T11:51:00Z"/>
          <w:rFonts w:eastAsia="Times New Roman"/>
          <w:b/>
          <w:bCs/>
          <w:kern w:val="0"/>
          <w:lang w:bidi="ar-SA"/>
          <w14:ligatures w14:val="none"/>
        </w:rPr>
      </w:pPr>
    </w:p>
    <w:p w14:paraId="2280AF1B" w14:textId="252C956D" w:rsidR="00500961" w:rsidRDefault="00500961" w:rsidP="00500961">
      <w:pPr>
        <w:spacing w:line="259" w:lineRule="auto"/>
        <w:ind w:left="720"/>
        <w:jc w:val="left"/>
        <w:rPr>
          <w:ins w:id="1957" w:author="arun kumar" w:date="2026-07-28T07:14:00Z" w16du:dateUtc="2026-07-27T23:14:00Z"/>
          <w:rFonts w:eastAsia="Times New Roman"/>
          <w:b/>
          <w:bCs/>
          <w:kern w:val="0"/>
          <w:lang w:bidi="ar-SA"/>
          <w14:ligatures w14:val="none"/>
        </w:rPr>
      </w:pPr>
      <w:ins w:id="1958" w:author="arun kumar" w:date="2026-07-28T07:14:00Z" w16du:dateUtc="2026-07-27T23:14:00Z">
        <w:r>
          <w:rPr>
            <w:rFonts w:eastAsia="Times New Roman"/>
            <w:b/>
            <w:bCs/>
            <w:kern w:val="0"/>
            <w:lang w:bidi="ar-SA"/>
            <w14:ligatures w14:val="none"/>
          </w:rPr>
          <w:t>Airport</w:t>
        </w:r>
        <w:r>
          <w:rPr>
            <w:rFonts w:eastAsia="Times New Roman"/>
            <w:b/>
            <w:bCs/>
            <w:kern w:val="0"/>
            <w:lang w:bidi="ar-SA"/>
            <w14:ligatures w14:val="none"/>
          </w:rPr>
          <w:t xml:space="preserve"> Parameters</w:t>
        </w:r>
      </w:ins>
    </w:p>
    <w:tbl>
      <w:tblPr>
        <w:tblStyle w:val="TableGrid"/>
        <w:tblW w:w="8725" w:type="dxa"/>
        <w:tblInd w:w="720" w:type="dxa"/>
        <w:tblLook w:val="04A0" w:firstRow="1" w:lastRow="0" w:firstColumn="1" w:lastColumn="0" w:noHBand="0" w:noVBand="1"/>
      </w:tblPr>
      <w:tblGrid>
        <w:gridCol w:w="3252"/>
        <w:gridCol w:w="5473"/>
      </w:tblGrid>
      <w:tr w:rsidR="00500961" w14:paraId="46EC99FD" w14:textId="77777777" w:rsidTr="000B676D">
        <w:trPr>
          <w:ins w:id="1959" w:author="arun kumar" w:date="2026-07-28T07:14:00Z" w16du:dateUtc="2026-07-27T23:14:00Z"/>
        </w:trPr>
        <w:tc>
          <w:tcPr>
            <w:tcW w:w="3252" w:type="dxa"/>
          </w:tcPr>
          <w:p w14:paraId="3DCA531C" w14:textId="4176C4E5" w:rsidR="00500961" w:rsidRDefault="00500961" w:rsidP="000B676D">
            <w:pPr>
              <w:spacing w:line="259" w:lineRule="auto"/>
              <w:jc w:val="left"/>
              <w:rPr>
                <w:ins w:id="1960" w:author="arun kumar" w:date="2026-07-28T07:14:00Z" w16du:dateUtc="2026-07-27T23:14:00Z"/>
                <w:rFonts w:eastAsia="Times New Roman"/>
                <w:b/>
                <w:bCs/>
                <w:kern w:val="0"/>
                <w:lang w:bidi="ar-SA"/>
                <w14:ligatures w14:val="none"/>
              </w:rPr>
            </w:pPr>
            <m:oMathPara>
              <m:oMath>
                <m:sSub>
                  <m:sSubPr>
                    <m:ctrlPr>
                      <w:ins w:id="1961" w:author="arun kumar" w:date="2026-07-28T07:14:00Z" w16du:dateUtc="2026-07-27T23:14:00Z">
                        <w:rPr>
                          <w:rFonts w:ascii="Cambria Math" w:hAnsi="Cambria Math"/>
                        </w:rPr>
                      </w:ins>
                    </m:ctrlPr>
                  </m:sSubPr>
                  <m:e>
                    <m:r>
                      <w:ins w:id="1962" w:author="arun kumar" w:date="2026-07-28T07:14:00Z" w16du:dateUtc="2026-07-27T23:14:00Z">
                        <w:rPr>
                          <w:rFonts w:ascii="Cambria Math" w:hAnsi="Cambria Math"/>
                        </w:rPr>
                        <m:t>Q</m:t>
                      </w:ins>
                    </m:r>
                  </m:e>
                  <m:sub>
                    <m:r>
                      <w:ins w:id="1963" w:author="arun kumar" w:date="2026-07-28T07:14:00Z" w16du:dateUtc="2026-07-27T23:14:00Z">
                        <w:rPr>
                          <w:rFonts w:ascii="Cambria Math" w:hAnsi="Cambria Math"/>
                        </w:rPr>
                        <m:t>k</m:t>
                      </w:ins>
                    </m:r>
                  </m:sub>
                </m:sSub>
              </m:oMath>
            </m:oMathPara>
          </w:p>
        </w:tc>
        <w:tc>
          <w:tcPr>
            <w:tcW w:w="5473" w:type="dxa"/>
          </w:tcPr>
          <w:p w14:paraId="15E32AC6" w14:textId="26B68303" w:rsidR="00500961" w:rsidRPr="000B676D" w:rsidRDefault="00500961" w:rsidP="000B676D">
            <w:pPr>
              <w:pStyle w:val="BodyText"/>
              <w:rPr>
                <w:ins w:id="1964" w:author="arun kumar" w:date="2026-07-28T07:14:00Z" w16du:dateUtc="2026-07-27T23:14:00Z"/>
                <w:rFonts w:ascii="Times New Roman" w:hAnsi="Times New Roman" w:cs="Times New Roman"/>
                <w:kern w:val="2"/>
                <w:lang w:bidi="te-IN"/>
                <w14:ligatures w14:val="standardContextual"/>
              </w:rPr>
            </w:pPr>
            <w:ins w:id="1965" w:author="arun kumar" w:date="2026-07-28T07:14:00Z" w16du:dateUtc="2026-07-27T23:14:00Z">
              <w:r w:rsidRPr="00623A3D">
                <w:t xml:space="preserve">denotes the maximum number of maintenance activities that can be initiated at maintenance airport </w:t>
              </w:r>
            </w:ins>
            <m:oMath>
              <m:r>
                <w:ins w:id="1966" w:author="arun kumar" w:date="2026-07-28T07:14:00Z" w16du:dateUtc="2026-07-27T23:14:00Z">
                  <w:rPr>
                    <w:rFonts w:ascii="Cambria Math" w:hAnsi="Cambria Math"/>
                  </w:rPr>
                  <m:t>k</m:t>
                </w:ins>
              </m:r>
            </m:oMath>
            <w:ins w:id="1967" w:author="arun kumar" w:date="2026-07-28T07:14:00Z" w16du:dateUtc="2026-07-27T23:14:00Z">
              <w:r w:rsidRPr="00623A3D">
                <w:t>on a given day</w:t>
              </w:r>
            </w:ins>
          </w:p>
        </w:tc>
      </w:tr>
      <w:tr w:rsidR="00500961" w14:paraId="391A9EB5" w14:textId="77777777" w:rsidTr="000B676D">
        <w:trPr>
          <w:ins w:id="1968" w:author="arun kumar" w:date="2026-07-28T07:14:00Z" w16du:dateUtc="2026-07-27T23:14:00Z"/>
        </w:trPr>
        <w:tc>
          <w:tcPr>
            <w:tcW w:w="3252" w:type="dxa"/>
          </w:tcPr>
          <w:p w14:paraId="7DDC5141" w14:textId="2D33AA3C" w:rsidR="00500961" w:rsidRDefault="00500961" w:rsidP="000B676D">
            <w:pPr>
              <w:spacing w:line="259" w:lineRule="auto"/>
              <w:jc w:val="left"/>
              <w:rPr>
                <w:ins w:id="1969" w:author="arun kumar" w:date="2026-07-28T07:14:00Z" w16du:dateUtc="2026-07-27T23:14:00Z"/>
                <w:rFonts w:eastAsia="Times New Roman"/>
                <w:b/>
                <w:bCs/>
                <w:kern w:val="0"/>
                <w:lang w:bidi="ar-SA"/>
                <w14:ligatures w14:val="none"/>
              </w:rPr>
            </w:pPr>
          </w:p>
        </w:tc>
        <w:tc>
          <w:tcPr>
            <w:tcW w:w="5473" w:type="dxa"/>
          </w:tcPr>
          <w:p w14:paraId="08261C5C" w14:textId="2E6D2BBC" w:rsidR="00500961" w:rsidRPr="000B676D" w:rsidRDefault="00500961" w:rsidP="000B676D">
            <w:pPr>
              <w:spacing w:line="259" w:lineRule="auto"/>
              <w:jc w:val="left"/>
              <w:rPr>
                <w:ins w:id="1970" w:author="arun kumar" w:date="2026-07-28T07:14:00Z" w16du:dateUtc="2026-07-27T23:14:00Z"/>
              </w:rPr>
            </w:pPr>
          </w:p>
        </w:tc>
      </w:tr>
    </w:tbl>
    <w:p w14:paraId="4D4762D0" w14:textId="77777777" w:rsidR="00500961" w:rsidRDefault="00500961" w:rsidP="00500961">
      <w:pPr>
        <w:spacing w:line="259" w:lineRule="auto"/>
        <w:ind w:left="720"/>
        <w:jc w:val="left"/>
        <w:rPr>
          <w:ins w:id="1971" w:author="arun kumar" w:date="2026-07-28T22:07:00Z" w16du:dateUtc="2026-07-28T14:07:00Z"/>
          <w:rFonts w:eastAsia="Times New Roman"/>
          <w:b/>
          <w:bCs/>
          <w:kern w:val="0"/>
          <w:lang w:bidi="ar-SA"/>
          <w14:ligatures w14:val="none"/>
        </w:rPr>
      </w:pPr>
    </w:p>
    <w:p w14:paraId="43F8DB5A" w14:textId="03E335F5" w:rsidR="00636A4A" w:rsidRDefault="00636A4A" w:rsidP="00636A4A">
      <w:pPr>
        <w:spacing w:line="259" w:lineRule="auto"/>
        <w:ind w:left="720"/>
        <w:jc w:val="left"/>
        <w:rPr>
          <w:ins w:id="1972" w:author="arun kumar" w:date="2026-07-28T22:07:00Z" w16du:dateUtc="2026-07-28T14:07:00Z"/>
          <w:rFonts w:eastAsia="Times New Roman"/>
          <w:b/>
          <w:bCs/>
          <w:kern w:val="0"/>
          <w:lang w:bidi="ar-SA"/>
          <w14:ligatures w14:val="none"/>
        </w:rPr>
      </w:pPr>
      <w:ins w:id="1973" w:author="arun kumar" w:date="2026-07-28T22:07:00Z" w16du:dateUtc="2026-07-28T14:07:00Z">
        <w:r>
          <w:rPr>
            <w:rFonts w:eastAsia="Times New Roman"/>
            <w:b/>
            <w:bCs/>
            <w:kern w:val="0"/>
            <w:lang w:bidi="ar-SA"/>
            <w14:ligatures w14:val="none"/>
          </w:rPr>
          <w:t>Maintenance</w:t>
        </w:r>
        <w:r>
          <w:rPr>
            <w:rFonts w:eastAsia="Times New Roman"/>
            <w:b/>
            <w:bCs/>
            <w:kern w:val="0"/>
            <w:lang w:bidi="ar-SA"/>
            <w14:ligatures w14:val="none"/>
          </w:rPr>
          <w:t xml:space="preserve"> Parameters</w:t>
        </w:r>
      </w:ins>
    </w:p>
    <w:tbl>
      <w:tblPr>
        <w:tblStyle w:val="TableGrid"/>
        <w:tblW w:w="8725" w:type="dxa"/>
        <w:tblInd w:w="720" w:type="dxa"/>
        <w:tblLook w:val="04A0" w:firstRow="1" w:lastRow="0" w:firstColumn="1" w:lastColumn="0" w:noHBand="0" w:noVBand="1"/>
        <w:tblPrChange w:id="1974" w:author="arun kumar" w:date="2026-07-28T22:08:00Z" w16du:dateUtc="2026-07-28T14:08:00Z">
          <w:tblPr>
            <w:tblStyle w:val="TableGrid"/>
            <w:tblW w:w="8725" w:type="dxa"/>
            <w:tblInd w:w="720" w:type="dxa"/>
            <w:tblLook w:val="04A0" w:firstRow="1" w:lastRow="0" w:firstColumn="1" w:lastColumn="0" w:noHBand="0" w:noVBand="1"/>
          </w:tblPr>
        </w:tblPrChange>
      </w:tblPr>
      <w:tblGrid>
        <w:gridCol w:w="3252"/>
        <w:gridCol w:w="5473"/>
        <w:tblGridChange w:id="1975">
          <w:tblGrid>
            <w:gridCol w:w="3252"/>
            <w:gridCol w:w="5473"/>
          </w:tblGrid>
        </w:tblGridChange>
      </w:tblGrid>
      <w:tr w:rsidR="00636A4A" w14:paraId="5DB465D6" w14:textId="77777777" w:rsidTr="00636A4A">
        <w:trPr>
          <w:trHeight w:val="233"/>
          <w:ins w:id="1976" w:author="arun kumar" w:date="2026-07-28T22:07:00Z" w16du:dateUtc="2026-07-28T14:07:00Z"/>
        </w:trPr>
        <w:tc>
          <w:tcPr>
            <w:tcW w:w="3252" w:type="dxa"/>
            <w:tcPrChange w:id="1977" w:author="arun kumar" w:date="2026-07-28T22:08:00Z" w16du:dateUtc="2026-07-28T14:08:00Z">
              <w:tcPr>
                <w:tcW w:w="3252" w:type="dxa"/>
              </w:tcPr>
            </w:tcPrChange>
          </w:tcPr>
          <w:p w14:paraId="3D03D580" w14:textId="05D5E7BE" w:rsidR="00636A4A" w:rsidRDefault="00636A4A" w:rsidP="000B676D">
            <w:pPr>
              <w:spacing w:line="259" w:lineRule="auto"/>
              <w:jc w:val="left"/>
              <w:rPr>
                <w:ins w:id="1978" w:author="arun kumar" w:date="2026-07-28T22:07:00Z" w16du:dateUtc="2026-07-28T14:07:00Z"/>
                <w:rFonts w:eastAsia="Times New Roman"/>
                <w:b/>
                <w:bCs/>
                <w:kern w:val="0"/>
                <w:lang w:bidi="ar-SA"/>
                <w14:ligatures w14:val="none"/>
              </w:rPr>
            </w:pPr>
            <m:oMathPara>
              <m:oMath>
                <m:sSub>
                  <m:sSubPr>
                    <m:ctrlPr>
                      <w:ins w:id="1979" w:author="arun kumar" w:date="2026-07-28T22:07:00Z" w16du:dateUtc="2026-07-28T14:07:00Z">
                        <w:rPr>
                          <w:rFonts w:ascii="Cambria Math" w:hAnsi="Cambria Math"/>
                        </w:rPr>
                      </w:ins>
                    </m:ctrlPr>
                  </m:sSubPr>
                  <m:e>
                    <m:r>
                      <w:ins w:id="1980" w:author="arun kumar" w:date="2026-07-28T22:07:00Z" w16du:dateUtc="2026-07-28T14:07:00Z">
                        <w:rPr>
                          <w:rFonts w:ascii="Cambria Math" w:hAnsi="Cambria Math"/>
                        </w:rPr>
                        <m:t>K</m:t>
                      </w:ins>
                    </m:r>
                  </m:e>
                  <m:sub>
                    <m:r>
                      <w:ins w:id="1981" w:author="arun kumar" w:date="2026-07-28T22:07:00Z" w16du:dateUtc="2026-07-28T14:07:00Z">
                        <w:rPr>
                          <w:rFonts w:ascii="Cambria Math" w:hAnsi="Cambria Math"/>
                        </w:rPr>
                        <m:t>c</m:t>
                      </w:ins>
                    </m:r>
                  </m:sub>
                </m:sSub>
              </m:oMath>
            </m:oMathPara>
          </w:p>
        </w:tc>
        <w:tc>
          <w:tcPr>
            <w:tcW w:w="5473" w:type="dxa"/>
            <w:tcPrChange w:id="1982" w:author="arun kumar" w:date="2026-07-28T22:08:00Z" w16du:dateUtc="2026-07-28T14:08:00Z">
              <w:tcPr>
                <w:tcW w:w="5473" w:type="dxa"/>
              </w:tcPr>
            </w:tcPrChange>
          </w:tcPr>
          <w:p w14:paraId="5722661E" w14:textId="79E6888D" w:rsidR="00636A4A" w:rsidRPr="000B676D" w:rsidRDefault="00636A4A" w:rsidP="000B676D">
            <w:pPr>
              <w:pStyle w:val="BodyText"/>
              <w:rPr>
                <w:ins w:id="1983" w:author="arun kumar" w:date="2026-07-28T22:07:00Z" w16du:dateUtc="2026-07-28T14:07:00Z"/>
                <w:rFonts w:ascii="Times New Roman" w:hAnsi="Times New Roman" w:cs="Times New Roman"/>
                <w:kern w:val="2"/>
                <w:lang w:bidi="te-IN"/>
                <w14:ligatures w14:val="standardContextual"/>
              </w:rPr>
            </w:pPr>
            <w:ins w:id="1984" w:author="arun kumar" w:date="2026-07-28T22:07:00Z" w16du:dateUtc="2026-07-28T14:07:00Z">
              <w:r>
                <w:t>M</w:t>
              </w:r>
            </w:ins>
            <w:ins w:id="1985" w:author="arun kumar" w:date="2026-07-28T22:08:00Z" w16du:dateUtc="2026-07-28T14:08:00Z">
              <w:r>
                <w:t>aintenance</w:t>
              </w:r>
            </w:ins>
            <w:ins w:id="1986" w:author="arun kumar" w:date="2026-07-28T22:24:00Z" w16du:dateUtc="2026-07-28T14:24:00Z">
              <w:r w:rsidR="009E106E">
                <w:t xml:space="preserve"> days-</w:t>
              </w:r>
            </w:ins>
            <w:ins w:id="1987" w:author="arun kumar" w:date="2026-07-28T22:08:00Z" w16du:dateUtc="2026-07-28T14:08:00Z">
              <w:r>
                <w:t xml:space="preserve"> duration of check-c</w:t>
              </w:r>
            </w:ins>
          </w:p>
        </w:tc>
      </w:tr>
      <w:tr w:rsidR="00636A4A" w14:paraId="7D2A22EE" w14:textId="77777777" w:rsidTr="000B676D">
        <w:trPr>
          <w:ins w:id="1988" w:author="arun kumar" w:date="2026-07-28T22:07:00Z" w16du:dateUtc="2026-07-28T14:07:00Z"/>
        </w:trPr>
        <w:tc>
          <w:tcPr>
            <w:tcW w:w="3252" w:type="dxa"/>
          </w:tcPr>
          <w:p w14:paraId="6CB3B3E2" w14:textId="6F6F639E" w:rsidR="00636A4A" w:rsidRDefault="005628F3" w:rsidP="000B676D">
            <w:pPr>
              <w:spacing w:line="259" w:lineRule="auto"/>
              <w:jc w:val="left"/>
              <w:rPr>
                <w:ins w:id="1989" w:author="arun kumar" w:date="2026-07-28T22:07:00Z" w16du:dateUtc="2026-07-28T14:07:00Z"/>
                <w:rFonts w:eastAsia="Times New Roman"/>
                <w:b/>
                <w:bCs/>
                <w:kern w:val="0"/>
                <w:lang w:bidi="ar-SA"/>
                <w14:ligatures w14:val="none"/>
              </w:rPr>
            </w:pPr>
            <m:oMathPara>
              <m:oMath>
                <m:sSubSup>
                  <m:sSubSupPr>
                    <m:ctrlPr>
                      <w:ins w:id="1990" w:author="arun kumar" w:date="2026-07-28T22:21:00Z" w16du:dateUtc="2026-07-28T14:21:00Z">
                        <w:rPr>
                          <w:rFonts w:ascii="Cambria Math" w:hAnsi="Cambria Math"/>
                        </w:rPr>
                      </w:ins>
                    </m:ctrlPr>
                  </m:sSubSupPr>
                  <m:e>
                    <m:r>
                      <w:ins w:id="1991" w:author="arun kumar" w:date="2026-07-28T22:21:00Z" w16du:dateUtc="2026-07-28T14:21:00Z">
                        <w:rPr>
                          <w:rFonts w:ascii="Cambria Math" w:hAnsi="Cambria Math"/>
                        </w:rPr>
                        <m:t>R</m:t>
                      </w:ins>
                    </m:r>
                  </m:e>
                  <m:sub>
                    <m:r>
                      <w:ins w:id="1992" w:author="arun kumar" w:date="2026-07-28T22:21:00Z" w16du:dateUtc="2026-07-28T14:21:00Z">
                        <w:rPr>
                          <w:rFonts w:ascii="Cambria Math" w:hAnsi="Cambria Math"/>
                        </w:rPr>
                        <m:t>jc</m:t>
                      </w:ins>
                    </m:r>
                  </m:sub>
                  <m:sup>
                    <m:r>
                      <w:ins w:id="1993" w:author="arun kumar" w:date="2026-07-28T22:21:00Z" w16du:dateUtc="2026-07-28T14:21:00Z">
                        <w:rPr>
                          <w:rFonts w:ascii="Cambria Math" w:hAnsi="Cambria Math"/>
                        </w:rPr>
                        <m:t>0</m:t>
                      </w:ins>
                    </m:r>
                  </m:sup>
                </m:sSubSup>
              </m:oMath>
            </m:oMathPara>
          </w:p>
        </w:tc>
        <w:tc>
          <w:tcPr>
            <w:tcW w:w="5473" w:type="dxa"/>
          </w:tcPr>
          <w:p w14:paraId="6159260C" w14:textId="77777777" w:rsidR="00636A4A" w:rsidRPr="009E106E" w:rsidRDefault="009E106E" w:rsidP="000B676D">
            <w:pPr>
              <w:spacing w:line="259" w:lineRule="auto"/>
              <w:jc w:val="left"/>
              <w:rPr>
                <w:ins w:id="1994" w:author="arun kumar" w:date="2026-07-28T22:23:00Z" w16du:dateUtc="2026-07-28T14:23:00Z"/>
                <w:rFonts w:eastAsiaTheme="minorEastAsia"/>
                <w:rPrChange w:id="1995" w:author="arun kumar" w:date="2026-07-28T22:23:00Z" w16du:dateUtc="2026-07-28T14:23:00Z">
                  <w:rPr>
                    <w:ins w:id="1996" w:author="arun kumar" w:date="2026-07-28T22:23:00Z" w16du:dateUtc="2026-07-28T14:23:00Z"/>
                    <w:rFonts w:ascii="Cambria Math" w:hAnsi="Cambria Math"/>
                    <w:i/>
                  </w:rPr>
                </w:rPrChange>
              </w:rPr>
            </w:pPr>
            <w:ins w:id="1997" w:author="arun kumar" w:date="2026-07-28T22:23:00Z" w16du:dateUtc="2026-07-28T14:23:00Z">
              <w:r w:rsidRPr="00341F70">
                <w:t xml:space="preserve">remaining maintenance interval before check </w:t>
              </w:r>
            </w:ins>
            <m:oMath>
              <m:r>
                <w:ins w:id="1998" w:author="arun kumar" w:date="2026-07-28T22:23:00Z" w16du:dateUtc="2026-07-28T14:23:00Z">
                  <w:rPr>
                    <w:rFonts w:ascii="Cambria Math" w:hAnsi="Cambria Math"/>
                  </w:rPr>
                  <m:t>c</m:t>
                </w:ins>
              </m:r>
            </m:oMath>
            <w:ins w:id="1999" w:author="arun kumar" w:date="2026-07-28T22:23:00Z" w16du:dateUtc="2026-07-28T14:23:00Z">
              <w:r w:rsidRPr="00341F70">
                <w:t xml:space="preserve">becomes due for aircraft </w:t>
              </w:r>
            </w:ins>
            <m:oMath>
              <m:r>
                <w:ins w:id="2000" w:author="arun kumar" w:date="2026-07-28T22:23:00Z" w16du:dateUtc="2026-07-28T14:23:00Z">
                  <w:rPr>
                    <w:rFonts w:ascii="Cambria Math" w:hAnsi="Cambria Math"/>
                  </w:rPr>
                  <m:t>j</m:t>
                </w:ins>
              </m:r>
            </m:oMath>
          </w:p>
          <w:p w14:paraId="4508C995" w14:textId="2BAADD39" w:rsidR="009E106E" w:rsidRPr="009E106E" w:rsidRDefault="009E106E" w:rsidP="000B676D">
            <w:pPr>
              <w:spacing w:line="259" w:lineRule="auto"/>
              <w:jc w:val="left"/>
              <w:rPr>
                <w:ins w:id="2001" w:author="arun kumar" w:date="2026-07-28T22:07:00Z" w16du:dateUtc="2026-07-28T14:07:00Z"/>
                <w:rFonts w:eastAsiaTheme="minorEastAsia"/>
                <w:rPrChange w:id="2002" w:author="arun kumar" w:date="2026-07-28T22:23:00Z" w16du:dateUtc="2026-07-28T14:23:00Z">
                  <w:rPr>
                    <w:ins w:id="2003" w:author="arun kumar" w:date="2026-07-28T22:07:00Z" w16du:dateUtc="2026-07-28T14:07:00Z"/>
                  </w:rPr>
                </w:rPrChange>
              </w:rPr>
            </w:pPr>
            <m:oMathPara>
              <m:oMath>
                <m:sSubSup>
                  <m:sSubSupPr>
                    <m:ctrlPr>
                      <w:ins w:id="2004" w:author="arun kumar" w:date="2026-07-28T22:23:00Z" w16du:dateUtc="2026-07-28T14:23:00Z">
                        <w:rPr>
                          <w:rFonts w:ascii="Cambria Math" w:hAnsi="Cambria Math"/>
                        </w:rPr>
                      </w:ins>
                    </m:ctrlPr>
                  </m:sSubSupPr>
                  <m:e>
                    <m:r>
                      <w:ins w:id="2005" w:author="arun kumar" w:date="2026-07-28T22:23:00Z" w16du:dateUtc="2026-07-28T14:23:00Z">
                        <w:rPr>
                          <w:rFonts w:ascii="Cambria Math" w:hAnsi="Cambria Math"/>
                        </w:rPr>
                        <m:t>R</m:t>
                      </w:ins>
                    </m:r>
                  </m:e>
                  <m:sub>
                    <m:r>
                      <w:ins w:id="2006" w:author="arun kumar" w:date="2026-07-28T22:23:00Z" w16du:dateUtc="2026-07-28T14:23:00Z">
                        <w:rPr>
                          <w:rFonts w:ascii="Cambria Math" w:hAnsi="Cambria Math"/>
                        </w:rPr>
                        <m:t>jc</m:t>
                      </w:ins>
                    </m:r>
                  </m:sub>
                  <m:sup>
                    <m:r>
                      <w:ins w:id="2007" w:author="arun kumar" w:date="2026-07-28T22:23:00Z" w16du:dateUtc="2026-07-28T14:23:00Z">
                        <w:rPr>
                          <w:rFonts w:ascii="Cambria Math" w:hAnsi="Cambria Math"/>
                        </w:rPr>
                        <m:t>0</m:t>
                      </w:ins>
                    </m:r>
                  </m:sup>
                </m:sSubSup>
                <m:r>
                  <w:ins w:id="2008" w:author="arun kumar" w:date="2026-07-28T22:23:00Z" w16du:dateUtc="2026-07-28T14:23:00Z">
                    <w:rPr>
                      <w:rFonts w:ascii="Cambria Math" w:hAnsi="Cambria Math"/>
                    </w:rPr>
                    <m:t>=</m:t>
                  </w:ins>
                </m:r>
                <m:sSub>
                  <m:sSubPr>
                    <m:ctrlPr>
                      <w:ins w:id="2009" w:author="arun kumar" w:date="2026-07-28T22:23:00Z" w16du:dateUtc="2026-07-28T14:23:00Z">
                        <w:rPr>
                          <w:rFonts w:ascii="Cambria Math" w:hAnsi="Cambria Math"/>
                        </w:rPr>
                      </w:ins>
                    </m:ctrlPr>
                  </m:sSubPr>
                  <m:e>
                    <m:r>
                      <w:ins w:id="2010" w:author="arun kumar" w:date="2026-07-28T22:23:00Z" w16du:dateUtc="2026-07-28T14:23:00Z">
                        <w:rPr>
                          <w:rFonts w:ascii="Cambria Math" w:hAnsi="Cambria Math"/>
                        </w:rPr>
                        <m:t>L</m:t>
                      </w:ins>
                    </m:r>
                  </m:e>
                  <m:sub>
                    <m:r>
                      <w:ins w:id="2011" w:author="arun kumar" w:date="2026-07-28T22:23:00Z" w16du:dateUtc="2026-07-28T14:23:00Z">
                        <w:rPr>
                          <w:rFonts w:ascii="Cambria Math" w:hAnsi="Cambria Math"/>
                        </w:rPr>
                        <m:t>c</m:t>
                      </w:ins>
                    </m:r>
                  </m:sub>
                </m:sSub>
                <m:r>
                  <w:ins w:id="2012" w:author="arun kumar" w:date="2026-07-28T22:23:00Z" w16du:dateUtc="2026-07-28T14:23:00Z">
                    <w:rPr>
                      <w:rFonts w:ascii="Cambria Math" w:hAnsi="Cambria Math"/>
                    </w:rPr>
                    <m:t>-</m:t>
                  </w:ins>
                </m:r>
                <m:sSubSup>
                  <m:sSubSupPr>
                    <m:ctrlPr>
                      <w:ins w:id="2013" w:author="arun kumar" w:date="2026-07-28T22:23:00Z" w16du:dateUtc="2026-07-28T14:23:00Z">
                        <w:rPr>
                          <w:rFonts w:ascii="Cambria Math" w:hAnsi="Cambria Math"/>
                        </w:rPr>
                      </w:ins>
                    </m:ctrlPr>
                  </m:sSubSupPr>
                  <m:e>
                    <m:r>
                      <w:ins w:id="2014" w:author="arun kumar" w:date="2026-07-28T22:23:00Z" w16du:dateUtc="2026-07-28T14:23:00Z">
                        <w:rPr>
                          <w:rFonts w:ascii="Cambria Math" w:hAnsi="Cambria Math"/>
                        </w:rPr>
                        <m:t>u</m:t>
                      </w:ins>
                    </m:r>
                  </m:e>
                  <m:sub>
                    <m:r>
                      <w:ins w:id="2015" w:author="arun kumar" w:date="2026-07-28T22:23:00Z" w16du:dateUtc="2026-07-28T14:23:00Z">
                        <w:rPr>
                          <w:rFonts w:ascii="Cambria Math" w:hAnsi="Cambria Math"/>
                        </w:rPr>
                        <m:t>jc</m:t>
                      </w:ins>
                    </m:r>
                  </m:sub>
                  <m:sup>
                    <m:r>
                      <w:ins w:id="2016" w:author="arun kumar" w:date="2026-07-28T22:23:00Z" w16du:dateUtc="2026-07-28T14:23:00Z">
                        <w:rPr>
                          <w:rFonts w:ascii="Cambria Math" w:hAnsi="Cambria Math"/>
                        </w:rPr>
                        <m:t>0</m:t>
                      </w:ins>
                    </m:r>
                  </m:sup>
                </m:sSubSup>
                <m:r>
                  <w:ins w:id="2017" w:author="arun kumar" w:date="2026-07-28T22:23:00Z" w16du:dateUtc="2026-07-28T14:23:00Z">
                    <w:rPr>
                      <w:rFonts w:ascii="Cambria Math" w:hAnsi="Cambria Math"/>
                    </w:rPr>
                    <m:t>, ∀j∈</m:t>
                  </w:ins>
                </m:r>
                <m:r>
                  <w:ins w:id="2018" w:author="arun kumar" w:date="2026-07-28T22:23:00Z" w16du:dateUtc="2026-07-28T14:23:00Z">
                    <m:rPr>
                      <m:scr m:val="script"/>
                    </m:rPr>
                    <w:rPr>
                      <w:rFonts w:ascii="Cambria Math" w:hAnsi="Cambria Math"/>
                    </w:rPr>
                    <m:t>P,</m:t>
                  </w:ins>
                </m:r>
                <m:r>
                  <w:ins w:id="2019" w:author="arun kumar" w:date="2026-07-28T22:23:00Z" w16du:dateUtc="2026-07-28T14:23:00Z">
                    <m:rPr>
                      <m:nor/>
                    </m:rPr>
                    <w:rPr>
                      <w:rFonts w:ascii="Arial" w:hAnsi="Arial" w:cs="Arial"/>
                    </w:rPr>
                    <m:t>  </m:t>
                  </w:ins>
                </m:r>
                <m:r>
                  <w:ins w:id="2020" w:author="arun kumar" w:date="2026-07-28T22:23:00Z" w16du:dateUtc="2026-07-28T14:23:00Z">
                    <w:rPr>
                      <w:rFonts w:ascii="Cambria Math" w:hAnsi="Cambria Math"/>
                    </w:rPr>
                    <m:t>∀c∈</m:t>
                  </w:ins>
                </m:r>
                <m:r>
                  <w:ins w:id="2021" w:author="arun kumar" w:date="2026-07-28T22:23:00Z" w16du:dateUtc="2026-07-28T14:23:00Z">
                    <m:rPr>
                      <m:scr m:val="script"/>
                    </m:rPr>
                    <w:rPr>
                      <w:rFonts w:ascii="Cambria Math" w:hAnsi="Cambria Math"/>
                    </w:rPr>
                    <m:t>C</m:t>
                  </w:ins>
                </m:r>
              </m:oMath>
            </m:oMathPara>
          </w:p>
        </w:tc>
      </w:tr>
      <w:tr w:rsidR="005628F3" w14:paraId="08A4BC25" w14:textId="77777777" w:rsidTr="000B676D">
        <w:trPr>
          <w:ins w:id="2022" w:author="arun kumar" w:date="2026-07-28T22:21:00Z" w16du:dateUtc="2026-07-28T14:21:00Z"/>
        </w:trPr>
        <w:tc>
          <w:tcPr>
            <w:tcW w:w="3252" w:type="dxa"/>
          </w:tcPr>
          <w:p w14:paraId="78376702" w14:textId="3CD5B223" w:rsidR="005628F3" w:rsidRPr="00341F70" w:rsidRDefault="005628F3" w:rsidP="000B676D">
            <w:pPr>
              <w:spacing w:line="259" w:lineRule="auto"/>
              <w:jc w:val="left"/>
              <w:rPr>
                <w:ins w:id="2023" w:author="arun kumar" w:date="2026-07-28T22:21:00Z" w16du:dateUtc="2026-07-28T14:21:00Z"/>
                <w:rFonts w:eastAsia="Times New Roman"/>
              </w:rPr>
            </w:pPr>
            <m:oMathPara>
              <m:oMath>
                <m:sSub>
                  <m:sSubPr>
                    <m:ctrlPr>
                      <w:ins w:id="2024" w:author="arun kumar" w:date="2026-07-28T22:21:00Z" w16du:dateUtc="2026-07-28T14:21:00Z">
                        <w:rPr>
                          <w:rFonts w:ascii="Cambria Math" w:hAnsi="Cambria Math"/>
                        </w:rPr>
                      </w:ins>
                    </m:ctrlPr>
                  </m:sSubPr>
                  <m:e>
                    <m:r>
                      <w:ins w:id="2025" w:author="arun kumar" w:date="2026-07-28T22:21:00Z" w16du:dateUtc="2026-07-28T14:21:00Z">
                        <w:rPr>
                          <w:rFonts w:ascii="Cambria Math" w:hAnsi="Cambria Math"/>
                        </w:rPr>
                        <m:t>L</m:t>
                      </w:ins>
                    </m:r>
                  </m:e>
                  <m:sub>
                    <m:r>
                      <w:ins w:id="2026" w:author="arun kumar" w:date="2026-07-28T22:21:00Z" w16du:dateUtc="2026-07-28T14:21:00Z">
                        <w:rPr>
                          <w:rFonts w:ascii="Cambria Math" w:hAnsi="Cambria Math"/>
                        </w:rPr>
                        <m:t>c</m:t>
                      </w:ins>
                    </m:r>
                  </m:sub>
                </m:sSub>
              </m:oMath>
            </m:oMathPara>
          </w:p>
        </w:tc>
        <w:tc>
          <w:tcPr>
            <w:tcW w:w="5473" w:type="dxa"/>
          </w:tcPr>
          <w:p w14:paraId="0077A294" w14:textId="2F315BBA" w:rsidR="005628F3" w:rsidRPr="000B676D" w:rsidRDefault="009E106E" w:rsidP="000B676D">
            <w:pPr>
              <w:spacing w:line="259" w:lineRule="auto"/>
              <w:jc w:val="left"/>
              <w:rPr>
                <w:ins w:id="2027" w:author="arun kumar" w:date="2026-07-28T22:21:00Z" w16du:dateUtc="2026-07-28T14:21:00Z"/>
              </w:rPr>
            </w:pPr>
            <w:ins w:id="2028" w:author="arun kumar" w:date="2026-07-28T22:23:00Z" w16du:dateUtc="2026-07-28T14:23:00Z">
              <w:r w:rsidRPr="00341F70">
                <w:t xml:space="preserve">denotes the maximum allowable interval, measured in days, between two consecutive maintenance satisfactions of type </w:t>
              </w:r>
            </w:ins>
            <m:oMath>
              <m:r>
                <w:ins w:id="2029" w:author="arun kumar" w:date="2026-07-28T22:23:00Z" w16du:dateUtc="2026-07-28T14:23:00Z">
                  <w:rPr>
                    <w:rFonts w:ascii="Cambria Math" w:hAnsi="Cambria Math"/>
                  </w:rPr>
                  <m:t>c</m:t>
                </w:ins>
              </m:r>
            </m:oMath>
          </w:p>
        </w:tc>
      </w:tr>
      <w:tr w:rsidR="009E106E" w14:paraId="72E03080" w14:textId="77777777" w:rsidTr="000B676D">
        <w:trPr>
          <w:ins w:id="2030" w:author="arun kumar" w:date="2026-07-28T22:24:00Z" w16du:dateUtc="2026-07-28T14:24:00Z"/>
        </w:trPr>
        <w:tc>
          <w:tcPr>
            <w:tcW w:w="3252" w:type="dxa"/>
          </w:tcPr>
          <w:p w14:paraId="59651575" w14:textId="6F49C495" w:rsidR="009E106E" w:rsidRPr="00341F70" w:rsidRDefault="009E106E" w:rsidP="000B676D">
            <w:pPr>
              <w:spacing w:line="259" w:lineRule="auto"/>
              <w:jc w:val="left"/>
              <w:rPr>
                <w:ins w:id="2031" w:author="arun kumar" w:date="2026-07-28T22:24:00Z" w16du:dateUtc="2026-07-28T14:24:00Z"/>
                <w:rFonts w:eastAsia="Times New Roman"/>
              </w:rPr>
            </w:pPr>
            <m:oMathPara>
              <m:oMath>
                <m:sSub>
                  <m:sSubPr>
                    <m:ctrlPr>
                      <w:ins w:id="2032" w:author="arun kumar" w:date="2026-07-28T22:24:00Z" w16du:dateUtc="2026-07-28T14:24:00Z">
                        <w:rPr>
                          <w:rFonts w:ascii="Cambria Math" w:hAnsi="Cambria Math"/>
                        </w:rPr>
                      </w:ins>
                    </m:ctrlPr>
                  </m:sSubPr>
                  <m:e>
                    <m:r>
                      <w:ins w:id="2033" w:author="arun kumar" w:date="2026-07-28T22:24:00Z" w16du:dateUtc="2026-07-28T14:24:00Z">
                        <w:rPr>
                          <w:rFonts w:ascii="Cambria Math" w:hAnsi="Cambria Math"/>
                        </w:rPr>
                        <m:t>h</m:t>
                      </w:ins>
                    </m:r>
                  </m:e>
                  <m:sub>
                    <m:r>
                      <w:ins w:id="2034" w:author="arun kumar" w:date="2026-07-28T22:24:00Z" w16du:dateUtc="2026-07-28T14:24:00Z">
                        <w:rPr>
                          <w:rFonts w:ascii="Cambria Math" w:hAnsi="Cambria Math"/>
                        </w:rPr>
                        <m:t>c</m:t>
                      </w:ins>
                    </m:r>
                  </m:sub>
                </m:sSub>
              </m:oMath>
            </m:oMathPara>
          </w:p>
        </w:tc>
        <w:tc>
          <w:tcPr>
            <w:tcW w:w="5473" w:type="dxa"/>
          </w:tcPr>
          <w:p w14:paraId="15F4FED0" w14:textId="1DD6565B" w:rsidR="009E106E" w:rsidRPr="00341F70" w:rsidRDefault="009E106E" w:rsidP="000B676D">
            <w:pPr>
              <w:spacing w:line="259" w:lineRule="auto"/>
              <w:jc w:val="left"/>
              <w:rPr>
                <w:ins w:id="2035" w:author="arun kumar" w:date="2026-07-28T22:24:00Z" w16du:dateUtc="2026-07-28T14:24:00Z"/>
              </w:rPr>
            </w:pPr>
            <w:ins w:id="2036" w:author="arun kumar" w:date="2026-07-28T22:24:00Z" w16du:dateUtc="2026-07-28T14:24:00Z">
              <w:r w:rsidRPr="002574E3">
                <w:t xml:space="preserve">denotes the </w:t>
              </w:r>
              <w:r>
                <w:t>hours-</w:t>
              </w:r>
              <w:r w:rsidRPr="002574E3">
                <w:t xml:space="preserve">duration of maintenance check </w:t>
              </w:r>
            </w:ins>
            <m:oMath>
              <m:r>
                <w:ins w:id="2037" w:author="arun kumar" w:date="2026-07-28T22:24:00Z" w16du:dateUtc="2026-07-28T14:24:00Z">
                  <w:rPr>
                    <w:rFonts w:ascii="Cambria Math" w:hAnsi="Cambria Math"/>
                  </w:rPr>
                  <m:t>c</m:t>
                </w:ins>
              </m:r>
            </m:oMath>
          </w:p>
        </w:tc>
      </w:tr>
    </w:tbl>
    <w:p w14:paraId="548B0171" w14:textId="77777777" w:rsidR="00636A4A" w:rsidRDefault="00636A4A" w:rsidP="00636A4A">
      <w:pPr>
        <w:spacing w:line="259" w:lineRule="auto"/>
        <w:ind w:left="720"/>
        <w:jc w:val="left"/>
        <w:rPr>
          <w:ins w:id="2038" w:author="arun kumar" w:date="2026-07-28T22:07:00Z" w16du:dateUtc="2026-07-28T14:07:00Z"/>
          <w:rFonts w:eastAsia="Times New Roman"/>
          <w:b/>
          <w:bCs/>
          <w:kern w:val="0"/>
          <w:lang w:bidi="ar-SA"/>
          <w14:ligatures w14:val="none"/>
        </w:rPr>
      </w:pPr>
    </w:p>
    <w:p w14:paraId="53B37319" w14:textId="77777777" w:rsidR="00636A4A" w:rsidRDefault="00636A4A" w:rsidP="00500961">
      <w:pPr>
        <w:spacing w:line="259" w:lineRule="auto"/>
        <w:ind w:left="720"/>
        <w:jc w:val="left"/>
        <w:rPr>
          <w:ins w:id="2039" w:author="arun kumar" w:date="2026-07-28T07:14:00Z" w16du:dateUtc="2026-07-27T23:14:00Z"/>
          <w:rFonts w:eastAsia="Times New Roman"/>
          <w:b/>
          <w:bCs/>
          <w:kern w:val="0"/>
          <w:lang w:bidi="ar-SA"/>
          <w14:ligatures w14:val="none"/>
        </w:rPr>
      </w:pPr>
    </w:p>
    <w:p w14:paraId="52E53C38" w14:textId="77777777" w:rsidR="00635A35" w:rsidRDefault="00635A35" w:rsidP="000328D6">
      <w:pPr>
        <w:spacing w:line="259" w:lineRule="auto"/>
        <w:ind w:left="720"/>
        <w:jc w:val="left"/>
        <w:rPr>
          <w:ins w:id="2040" w:author="arun kumar" w:date="2026-07-27T19:43:00Z" w16du:dateUtc="2026-07-27T11:43:00Z"/>
          <w:rFonts w:eastAsia="Times New Roman"/>
          <w:b/>
          <w:bCs/>
          <w:kern w:val="0"/>
          <w:lang w:bidi="ar-SA"/>
          <w14:ligatures w14:val="none"/>
        </w:rPr>
      </w:pPr>
    </w:p>
    <w:p w14:paraId="1313AECD" w14:textId="77777777" w:rsidR="000328D6" w:rsidRDefault="000328D6" w:rsidP="00160895">
      <w:pPr>
        <w:spacing w:line="259" w:lineRule="auto"/>
        <w:ind w:left="720"/>
        <w:jc w:val="left"/>
        <w:rPr>
          <w:ins w:id="2041" w:author="arun kumar" w:date="2026-07-27T19:36:00Z" w16du:dateUtc="2026-07-27T11:36:00Z"/>
          <w:rFonts w:eastAsia="Times New Roman"/>
          <w:b/>
          <w:bCs/>
          <w:kern w:val="0"/>
          <w:lang w:bidi="ar-SA"/>
          <w14:ligatures w14:val="none"/>
        </w:rPr>
      </w:pPr>
    </w:p>
    <w:p w14:paraId="7ED27B6D" w14:textId="2C3EF07A" w:rsidR="00160895" w:rsidDel="000328D6" w:rsidRDefault="00160895" w:rsidP="00160895">
      <w:pPr>
        <w:spacing w:line="259" w:lineRule="auto"/>
        <w:ind w:left="720"/>
        <w:jc w:val="left"/>
        <w:rPr>
          <w:del w:id="2042" w:author="arun kumar" w:date="2026-07-27T19:44:00Z" w16du:dateUtc="2026-07-27T11:44:00Z"/>
          <w:rFonts w:eastAsia="Times New Roman"/>
          <w:kern w:val="0"/>
          <w:lang w:bidi="ar-SA"/>
          <w14:ligatures w14:val="none"/>
        </w:rPr>
      </w:pPr>
      <w:del w:id="2043" w:author="arun kumar" w:date="2026-07-27T19:44:00Z" w16du:dateUtc="2026-07-27T11:44:00Z">
        <w:r w:rsidDel="000328D6">
          <w:rPr>
            <w:rFonts w:eastAsia="Times New Roman"/>
            <w:b/>
            <w:bCs/>
            <w:kern w:val="0"/>
            <w:lang w:bidi="ar-SA"/>
            <w14:ligatures w14:val="none"/>
          </w:rPr>
          <w:delText xml:space="preserve">N(i, t, a) </w:delText>
        </w:r>
        <w:r w:rsidRPr="00921D9B" w:rsidDel="000328D6">
          <w:rPr>
            <w:rFonts w:eastAsia="Times New Roman"/>
            <w:kern w:val="0"/>
            <w:lang w:bidi="ar-SA"/>
            <w14:ligatures w14:val="none"/>
          </w:rPr>
          <w:delText xml:space="preserve"> </w:delText>
        </w:r>
        <w:r w:rsidR="00921D9B" w:rsidRPr="00921D9B" w:rsidDel="000328D6">
          <w:rPr>
            <w:rFonts w:eastAsia="Times New Roman"/>
            <w:kern w:val="0"/>
            <w:lang w:bidi="ar-SA"/>
            <w14:ligatures w14:val="none"/>
          </w:rPr>
          <w:delText>node representing a flight-i; at time-t, at airport-a</w:delText>
        </w:r>
      </w:del>
    </w:p>
    <w:p w14:paraId="061EEDA5" w14:textId="35899887" w:rsidR="002E6A0A" w:rsidDel="000328D6" w:rsidRDefault="002E6A0A" w:rsidP="00160895">
      <w:pPr>
        <w:spacing w:line="259" w:lineRule="auto"/>
        <w:ind w:left="720"/>
        <w:jc w:val="left"/>
        <w:rPr>
          <w:del w:id="2044" w:author="arun kumar" w:date="2026-07-27T19:44:00Z" w16du:dateUtc="2026-07-27T11:44:00Z"/>
          <w:rFonts w:eastAsia="Times New Roman"/>
          <w:kern w:val="0"/>
          <w:lang w:bidi="ar-SA"/>
          <w14:ligatures w14:val="none"/>
        </w:rPr>
      </w:pPr>
      <w:del w:id="2045" w:author="arun kumar" w:date="2026-07-27T19:44:00Z" w16du:dateUtc="2026-07-27T11:44:00Z">
        <w:r w:rsidDel="000328D6">
          <w:rPr>
            <w:rFonts w:eastAsia="Times New Roman"/>
            <w:b/>
            <w:bCs/>
            <w:kern w:val="0"/>
            <w:lang w:bidi="ar-SA"/>
            <w14:ligatures w14:val="none"/>
          </w:rPr>
          <w:delText>Flight time</w:delText>
        </w:r>
        <w:r w:rsidRPr="002C333A" w:rsidDel="000328D6">
          <w:rPr>
            <w:rFonts w:eastAsia="Times New Roman"/>
            <w:kern w:val="0"/>
            <w:lang w:bidi="ar-SA"/>
            <w14:ligatures w14:val="none"/>
          </w:rPr>
          <w:delText xml:space="preserve">  </w:delText>
        </w:r>
      </w:del>
      <m:oMath>
        <m:sSub>
          <m:sSubPr>
            <m:ctrlPr>
              <w:del w:id="2046" w:author="arun kumar" w:date="2026-07-27T19:44:00Z" w16du:dateUtc="2026-07-27T11:44:00Z">
                <w:rPr>
                  <w:rFonts w:ascii="Cambria Math" w:eastAsia="Times New Roman" w:hAnsi="Cambria Math"/>
                  <w:i/>
                  <w:kern w:val="0"/>
                  <w:lang w:bidi="ar-SA"/>
                  <w14:ligatures w14:val="none"/>
                </w:rPr>
              </w:del>
            </m:ctrlPr>
          </m:sSubPr>
          <m:e>
            <m:r>
              <w:del w:id="2047" w:author="arun kumar" w:date="2026-07-27T19:44:00Z" w16du:dateUtc="2026-07-27T11:44:00Z">
                <w:rPr>
                  <w:rFonts w:ascii="Cambria Math" w:eastAsia="Times New Roman" w:hAnsi="Cambria Math"/>
                  <w:kern w:val="0"/>
                  <w:lang w:bidi="ar-SA"/>
                  <w14:ligatures w14:val="none"/>
                </w:rPr>
                <m:t>T</m:t>
              </w:del>
            </m:r>
          </m:e>
          <m:sub>
            <m:r>
              <w:del w:id="2048" w:author="arun kumar" w:date="2026-07-27T19:44:00Z" w16du:dateUtc="2026-07-27T11:44:00Z">
                <w:rPr>
                  <w:rFonts w:ascii="Cambria Math" w:eastAsia="Times New Roman" w:hAnsi="Cambria Math"/>
                  <w:kern w:val="0"/>
                  <w:lang w:bidi="ar-SA"/>
                  <w14:ligatures w14:val="none"/>
                </w:rPr>
                <m:t>j</m:t>
              </w:del>
            </m:r>
          </m:sub>
        </m:sSub>
      </m:oMath>
      <w:del w:id="2049" w:author="arun kumar" w:date="2026-07-27T19:44:00Z" w16du:dateUtc="2026-07-27T11:44:00Z">
        <w:r w:rsidRPr="002C333A" w:rsidDel="000328D6">
          <w:rPr>
            <w:rFonts w:eastAsia="Times New Roman"/>
            <w:kern w:val="0"/>
            <w:lang w:bidi="ar-SA"/>
            <w14:ligatures w14:val="none"/>
          </w:rPr>
          <w:delText xml:space="preserve"> flight duration of </w:delText>
        </w:r>
        <w:r w:rsidR="002C333A" w:rsidRPr="002C333A" w:rsidDel="000328D6">
          <w:rPr>
            <w:rFonts w:eastAsia="Times New Roman"/>
            <w:kern w:val="0"/>
            <w:lang w:bidi="ar-SA"/>
            <w14:ligatures w14:val="none"/>
          </w:rPr>
          <w:delText xml:space="preserve">the flight </w:delText>
        </w:r>
        <w:r w:rsidR="002C333A" w:rsidDel="000328D6">
          <w:rPr>
            <w:rFonts w:eastAsia="Times New Roman"/>
            <w:kern w:val="0"/>
            <w:lang w:bidi="ar-SA"/>
            <w14:ligatures w14:val="none"/>
          </w:rPr>
          <w:delText>–</w:delText>
        </w:r>
        <w:r w:rsidR="002C333A" w:rsidRPr="002C333A" w:rsidDel="000328D6">
          <w:rPr>
            <w:rFonts w:eastAsia="Times New Roman"/>
            <w:kern w:val="0"/>
            <w:lang w:bidi="ar-SA"/>
            <w14:ligatures w14:val="none"/>
          </w:rPr>
          <w:delText xml:space="preserve"> j</w:delText>
        </w:r>
      </w:del>
    </w:p>
    <w:p w14:paraId="42287E20" w14:textId="5F156162" w:rsidR="005E1E76" w:rsidDel="000328D6" w:rsidRDefault="00920151" w:rsidP="005E1E76">
      <w:pPr>
        <w:spacing w:line="259" w:lineRule="auto"/>
        <w:ind w:left="720"/>
        <w:jc w:val="left"/>
        <w:rPr>
          <w:del w:id="2050" w:author="arun kumar" w:date="2026-07-27T19:44:00Z" w16du:dateUtc="2026-07-27T11:44:00Z"/>
          <w:rFonts w:eastAsia="Times New Roman"/>
          <w:kern w:val="0"/>
          <w:lang w:bidi="ar-SA"/>
          <w14:ligatures w14:val="none"/>
        </w:rPr>
      </w:pPr>
      <w:del w:id="2051" w:author="arun kumar" w:date="2026-07-27T19:44:00Z" w16du:dateUtc="2026-07-27T11:44:00Z">
        <w:r w:rsidDel="000328D6">
          <w:rPr>
            <w:rFonts w:eastAsia="Times New Roman"/>
            <w:b/>
            <w:bCs/>
            <w:kern w:val="0"/>
            <w:lang w:bidi="ar-SA"/>
            <w14:ligatures w14:val="none"/>
          </w:rPr>
          <w:delText xml:space="preserve">Maintenance time </w:delText>
        </w:r>
      </w:del>
      <m:oMath>
        <m:sSubSup>
          <m:sSubSupPr>
            <m:ctrlPr>
              <w:del w:id="2052" w:author="arun kumar" w:date="2026-07-27T19:44:00Z" w16du:dateUtc="2026-07-27T11:44:00Z">
                <w:rPr>
                  <w:rFonts w:ascii="Cambria Math" w:eastAsia="Times New Roman" w:hAnsi="Cambria Math"/>
                  <w:b/>
                  <w:bCs/>
                  <w:i/>
                  <w:kern w:val="0"/>
                  <w:lang w:bidi="ar-SA"/>
                  <w14:ligatures w14:val="none"/>
                </w:rPr>
              </w:del>
            </m:ctrlPr>
          </m:sSubSupPr>
          <m:e>
            <m:r>
              <w:del w:id="2053" w:author="arun kumar" w:date="2026-07-27T19:44:00Z" w16du:dateUtc="2026-07-27T11:44:00Z">
                <m:rPr>
                  <m:sty m:val="bi"/>
                </m:rPr>
                <w:rPr>
                  <w:rFonts w:ascii="Cambria Math" w:eastAsia="Times New Roman" w:hAnsi="Cambria Math"/>
                  <w:kern w:val="0"/>
                  <w:lang w:bidi="ar-SA"/>
                  <w14:ligatures w14:val="none"/>
                </w:rPr>
                <m:t>T</m:t>
              </w:del>
            </m:r>
          </m:e>
          <m:sub>
            <m:r>
              <w:del w:id="2054" w:author="arun kumar" w:date="2026-07-27T19:44:00Z" w16du:dateUtc="2026-07-27T11:44:00Z">
                <m:rPr>
                  <m:sty m:val="bi"/>
                </m:rPr>
                <w:rPr>
                  <w:rFonts w:ascii="Cambria Math" w:eastAsia="Times New Roman" w:hAnsi="Cambria Math"/>
                  <w:kern w:val="0"/>
                  <w:lang w:bidi="ar-SA"/>
                  <w14:ligatures w14:val="none"/>
                </w:rPr>
                <m:t>i</m:t>
              </w:del>
            </m:r>
          </m:sub>
          <m:sup>
            <m:r>
              <w:del w:id="2055" w:author="arun kumar" w:date="2026-07-27T19:44:00Z" w16du:dateUtc="2026-07-27T11:44:00Z">
                <m:rPr>
                  <m:sty m:val="bi"/>
                </m:rPr>
                <w:rPr>
                  <w:rFonts w:ascii="Cambria Math" w:eastAsia="Times New Roman" w:hAnsi="Cambria Math"/>
                  <w:kern w:val="0"/>
                  <w:lang w:bidi="ar-SA"/>
                  <w14:ligatures w14:val="none"/>
                </w:rPr>
                <m:t>M</m:t>
              </w:del>
            </m:r>
          </m:sup>
        </m:sSubSup>
      </m:oMath>
      <w:del w:id="2056" w:author="arun kumar" w:date="2026-07-27T19:44:00Z" w16du:dateUtc="2026-07-27T11:44:00Z">
        <w:r w:rsidR="00BC3EA5" w:rsidDel="000328D6">
          <w:rPr>
            <w:rFonts w:eastAsia="Times New Roman"/>
            <w:b/>
            <w:bCs/>
            <w:kern w:val="0"/>
            <w:lang w:bidi="ar-SA"/>
            <w14:ligatures w14:val="none"/>
          </w:rPr>
          <w:delText xml:space="preserve"> </w:delText>
        </w:r>
        <w:r w:rsidR="00BC3EA5" w:rsidDel="000328D6">
          <w:rPr>
            <w:rFonts w:eastAsia="Times New Roman"/>
            <w:kern w:val="0"/>
            <w:lang w:bidi="ar-SA"/>
            <w14:ligatures w14:val="none"/>
          </w:rPr>
          <w:delText xml:space="preserve">maintenance time for aircraft </w:delText>
        </w:r>
        <w:r w:rsidR="00B128C9" w:rsidDel="000328D6">
          <w:rPr>
            <w:rFonts w:eastAsia="Times New Roman"/>
            <w:kern w:val="0"/>
            <w:lang w:bidi="ar-SA"/>
            <w14:ligatures w14:val="none"/>
          </w:rPr>
          <w:delText>– i; for the maintenance check M (A, B, C, D)</w:delText>
        </w:r>
        <w:r w:rsidR="005E1E76" w:rsidDel="000328D6">
          <w:rPr>
            <w:rFonts w:eastAsia="Times New Roman"/>
            <w:kern w:val="0"/>
            <w:lang w:bidi="ar-SA"/>
            <w14:ligatures w14:val="none"/>
          </w:rPr>
          <w:delText xml:space="preserve"> ;  </w:delText>
        </w:r>
      </w:del>
      <m:oMath>
        <m:sSup>
          <m:sSupPr>
            <m:ctrlPr>
              <w:del w:id="2057" w:author="arun kumar" w:date="2026-07-27T19:44:00Z" w16du:dateUtc="2026-07-27T11:44:00Z">
                <w:rPr>
                  <w:rFonts w:ascii="Cambria Math" w:eastAsia="Times New Roman" w:hAnsi="Cambria Math"/>
                  <w:b/>
                  <w:bCs/>
                  <w:i/>
                  <w:kern w:val="0"/>
                  <w:lang w:bidi="ar-SA"/>
                  <w14:ligatures w14:val="none"/>
                </w:rPr>
              </w:del>
            </m:ctrlPr>
          </m:sSupPr>
          <m:e>
            <m:sSub>
              <m:sSubPr>
                <m:ctrlPr>
                  <w:del w:id="2058" w:author="arun kumar" w:date="2026-07-27T19:44:00Z" w16du:dateUtc="2026-07-27T11:44:00Z">
                    <w:rPr>
                      <w:rFonts w:ascii="Cambria Math" w:eastAsia="Times New Roman" w:hAnsi="Cambria Math"/>
                      <w:b/>
                      <w:bCs/>
                      <w:i/>
                      <w:kern w:val="0"/>
                      <w:lang w:bidi="ar-SA"/>
                      <w14:ligatures w14:val="none"/>
                    </w:rPr>
                  </w:del>
                </m:ctrlPr>
              </m:sSubPr>
              <m:e>
                <m:r>
                  <w:del w:id="2059" w:author="arun kumar" w:date="2026-07-27T19:44:00Z" w16du:dateUtc="2026-07-27T11:44:00Z">
                    <m:rPr>
                      <m:sty m:val="bi"/>
                    </m:rPr>
                    <w:rPr>
                      <w:rFonts w:ascii="Cambria Math" w:eastAsia="Times New Roman" w:hAnsi="Cambria Math"/>
                      <w:kern w:val="0"/>
                      <w:lang w:bidi="ar-SA"/>
                      <w14:ligatures w14:val="none"/>
                    </w:rPr>
                    <m:t>T</m:t>
                  </w:del>
                </m:r>
              </m:e>
              <m:sub>
                <m:r>
                  <w:del w:id="2060" w:author="arun kumar" w:date="2026-07-27T19:44:00Z" w16du:dateUtc="2026-07-27T11:44:00Z">
                    <m:rPr>
                      <m:sty m:val="bi"/>
                    </m:rPr>
                    <w:rPr>
                      <w:rFonts w:ascii="Cambria Math" w:eastAsia="Times New Roman" w:hAnsi="Cambria Math"/>
                      <w:kern w:val="0"/>
                      <w:lang w:bidi="ar-SA"/>
                      <w14:ligatures w14:val="none"/>
                    </w:rPr>
                    <m:t>i</m:t>
                  </w:del>
                </m:r>
              </m:sub>
            </m:sSub>
          </m:e>
          <m:sup>
            <m:r>
              <w:del w:id="2061" w:author="arun kumar" w:date="2026-07-27T19:44:00Z" w16du:dateUtc="2026-07-27T11:44:00Z">
                <m:rPr>
                  <m:sty m:val="bi"/>
                </m:rPr>
                <w:rPr>
                  <w:rFonts w:ascii="Cambria Math" w:eastAsia="Times New Roman" w:hAnsi="Cambria Math"/>
                  <w:kern w:val="0"/>
                  <w:lang w:bidi="ar-SA"/>
                  <w14:ligatures w14:val="none"/>
                </w:rPr>
                <m:t>A</m:t>
              </w:del>
            </m:r>
          </m:sup>
        </m:sSup>
      </m:oMath>
      <w:del w:id="2062" w:author="arun kumar" w:date="2026-07-27T19:44:00Z" w16du:dateUtc="2026-07-27T11:44:00Z">
        <w:r w:rsidR="005E1E76" w:rsidRPr="00065B93" w:rsidDel="000328D6">
          <w:rPr>
            <w:rFonts w:eastAsia="Times New Roman"/>
            <w:b/>
            <w:bCs/>
            <w:kern w:val="0"/>
            <w:lang w:bidi="ar-SA"/>
            <w14:ligatures w14:val="none"/>
          </w:rPr>
          <w:delText>​</w:delText>
        </w:r>
        <w:r w:rsidR="005E1E76" w:rsidDel="000328D6">
          <w:rPr>
            <w:rFonts w:eastAsia="Times New Roman"/>
            <w:b/>
            <w:bCs/>
            <w:kern w:val="0"/>
            <w:lang w:bidi="ar-SA"/>
            <w14:ligatures w14:val="none"/>
          </w:rPr>
          <w:delText xml:space="preserve">, </w:delText>
        </w:r>
      </w:del>
      <m:oMath>
        <m:sSup>
          <m:sSupPr>
            <m:ctrlPr>
              <w:del w:id="2063" w:author="arun kumar" w:date="2026-07-27T19:44:00Z" w16du:dateUtc="2026-07-27T11:44:00Z">
                <w:rPr>
                  <w:rFonts w:ascii="Cambria Math" w:eastAsia="Times New Roman" w:hAnsi="Cambria Math"/>
                  <w:b/>
                  <w:bCs/>
                  <w:i/>
                  <w:kern w:val="0"/>
                  <w:lang w:bidi="ar-SA"/>
                  <w14:ligatures w14:val="none"/>
                </w:rPr>
              </w:del>
            </m:ctrlPr>
          </m:sSupPr>
          <m:e>
            <m:sSub>
              <m:sSubPr>
                <m:ctrlPr>
                  <w:del w:id="2064" w:author="arun kumar" w:date="2026-07-27T19:44:00Z" w16du:dateUtc="2026-07-27T11:44:00Z">
                    <w:rPr>
                      <w:rFonts w:ascii="Cambria Math" w:eastAsia="Times New Roman" w:hAnsi="Cambria Math"/>
                      <w:b/>
                      <w:bCs/>
                      <w:i/>
                      <w:kern w:val="0"/>
                      <w:lang w:bidi="ar-SA"/>
                      <w14:ligatures w14:val="none"/>
                    </w:rPr>
                  </w:del>
                </m:ctrlPr>
              </m:sSubPr>
              <m:e>
                <m:r>
                  <w:del w:id="2065" w:author="arun kumar" w:date="2026-07-27T19:44:00Z" w16du:dateUtc="2026-07-27T11:44:00Z">
                    <m:rPr>
                      <m:sty m:val="bi"/>
                    </m:rPr>
                    <w:rPr>
                      <w:rFonts w:ascii="Cambria Math" w:eastAsia="Times New Roman" w:hAnsi="Cambria Math"/>
                      <w:kern w:val="0"/>
                      <w:lang w:bidi="ar-SA"/>
                      <w14:ligatures w14:val="none"/>
                    </w:rPr>
                    <m:t>T</m:t>
                  </w:del>
                </m:r>
              </m:e>
              <m:sub>
                <m:r>
                  <w:del w:id="2066" w:author="arun kumar" w:date="2026-07-27T19:44:00Z" w16du:dateUtc="2026-07-27T11:44:00Z">
                    <m:rPr>
                      <m:sty m:val="bi"/>
                    </m:rPr>
                    <w:rPr>
                      <w:rFonts w:ascii="Cambria Math" w:eastAsia="Times New Roman" w:hAnsi="Cambria Math"/>
                      <w:kern w:val="0"/>
                      <w:lang w:bidi="ar-SA"/>
                      <w14:ligatures w14:val="none"/>
                    </w:rPr>
                    <m:t>i</m:t>
                  </w:del>
                </m:r>
              </m:sub>
            </m:sSub>
          </m:e>
          <m:sup>
            <m:r>
              <w:del w:id="2067" w:author="arun kumar" w:date="2026-07-27T19:44:00Z" w16du:dateUtc="2026-07-27T11:44:00Z">
                <m:rPr>
                  <m:sty m:val="bi"/>
                </m:rPr>
                <w:rPr>
                  <w:rFonts w:ascii="Cambria Math" w:eastAsia="Times New Roman" w:hAnsi="Cambria Math"/>
                  <w:kern w:val="0"/>
                  <w:lang w:bidi="ar-SA"/>
                  <w14:ligatures w14:val="none"/>
                </w:rPr>
                <m:t>B</m:t>
              </w:del>
            </m:r>
          </m:sup>
        </m:sSup>
        <m:r>
          <w:del w:id="2068" w:author="arun kumar" w:date="2026-07-27T19:44:00Z" w16du:dateUtc="2026-07-27T11:44:00Z">
            <m:rPr>
              <m:sty m:val="bi"/>
            </m:rPr>
            <w:rPr>
              <w:rFonts w:ascii="Cambria Math" w:eastAsia="Times New Roman" w:hAnsi="Cambria Math"/>
              <w:kern w:val="0"/>
              <w:lang w:bidi="ar-SA"/>
              <w14:ligatures w14:val="none"/>
            </w:rPr>
            <m:t xml:space="preserve">,  </m:t>
          </w:del>
        </m:r>
        <m:sSup>
          <m:sSupPr>
            <m:ctrlPr>
              <w:del w:id="2069" w:author="arun kumar" w:date="2026-07-27T19:44:00Z" w16du:dateUtc="2026-07-27T11:44:00Z">
                <w:rPr>
                  <w:rFonts w:ascii="Cambria Math" w:eastAsia="Times New Roman" w:hAnsi="Cambria Math"/>
                  <w:b/>
                  <w:bCs/>
                  <w:i/>
                  <w:kern w:val="0"/>
                  <w:lang w:bidi="ar-SA"/>
                  <w14:ligatures w14:val="none"/>
                </w:rPr>
              </w:del>
            </m:ctrlPr>
          </m:sSupPr>
          <m:e>
            <m:sSub>
              <m:sSubPr>
                <m:ctrlPr>
                  <w:del w:id="2070" w:author="arun kumar" w:date="2026-07-27T19:44:00Z" w16du:dateUtc="2026-07-27T11:44:00Z">
                    <w:rPr>
                      <w:rFonts w:ascii="Cambria Math" w:eastAsia="Times New Roman" w:hAnsi="Cambria Math"/>
                      <w:b/>
                      <w:bCs/>
                      <w:i/>
                      <w:kern w:val="0"/>
                      <w:lang w:bidi="ar-SA"/>
                      <w14:ligatures w14:val="none"/>
                    </w:rPr>
                  </w:del>
                </m:ctrlPr>
              </m:sSubPr>
              <m:e>
                <m:r>
                  <w:del w:id="2071" w:author="arun kumar" w:date="2026-07-27T19:44:00Z" w16du:dateUtc="2026-07-27T11:44:00Z">
                    <m:rPr>
                      <m:sty m:val="bi"/>
                    </m:rPr>
                    <w:rPr>
                      <w:rFonts w:ascii="Cambria Math" w:eastAsia="Times New Roman" w:hAnsi="Cambria Math"/>
                      <w:kern w:val="0"/>
                      <w:lang w:bidi="ar-SA"/>
                      <w14:ligatures w14:val="none"/>
                    </w:rPr>
                    <m:t>T</m:t>
                  </w:del>
                </m:r>
              </m:e>
              <m:sub>
                <m:r>
                  <w:del w:id="2072" w:author="arun kumar" w:date="2026-07-27T19:44:00Z" w16du:dateUtc="2026-07-27T11:44:00Z">
                    <m:rPr>
                      <m:sty m:val="bi"/>
                    </m:rPr>
                    <w:rPr>
                      <w:rFonts w:ascii="Cambria Math" w:eastAsia="Times New Roman" w:hAnsi="Cambria Math"/>
                      <w:kern w:val="0"/>
                      <w:lang w:bidi="ar-SA"/>
                      <w14:ligatures w14:val="none"/>
                    </w:rPr>
                    <m:t>i</m:t>
                  </w:del>
                </m:r>
              </m:sub>
            </m:sSub>
          </m:e>
          <m:sup>
            <m:r>
              <w:del w:id="2073" w:author="arun kumar" w:date="2026-07-27T19:44:00Z" w16du:dateUtc="2026-07-27T11:44:00Z">
                <m:rPr>
                  <m:sty m:val="bi"/>
                </m:rPr>
                <w:rPr>
                  <w:rFonts w:ascii="Cambria Math" w:eastAsia="Times New Roman" w:hAnsi="Cambria Math"/>
                  <w:kern w:val="0"/>
                  <w:lang w:bidi="ar-SA"/>
                  <w14:ligatures w14:val="none"/>
                </w:rPr>
                <m:t>C</m:t>
              </w:del>
            </m:r>
          </m:sup>
        </m:sSup>
        <m:r>
          <w:del w:id="2074" w:author="arun kumar" w:date="2026-07-27T19:44:00Z" w16du:dateUtc="2026-07-27T11:44:00Z">
            <m:rPr>
              <m:sty m:val="b"/>
            </m:rPr>
            <w:rPr>
              <w:rFonts w:ascii="Cambria Math" w:eastAsia="Times New Roman" w:hAnsi="Cambria Math"/>
              <w:kern w:val="0"/>
              <w:lang w:bidi="ar-SA"/>
              <w14:ligatures w14:val="none"/>
            </w:rPr>
            <m:t xml:space="preserve">,  </m:t>
          </w:del>
        </m:r>
        <m:sSup>
          <m:sSupPr>
            <m:ctrlPr>
              <w:del w:id="2075" w:author="arun kumar" w:date="2026-07-27T19:44:00Z" w16du:dateUtc="2026-07-27T11:44:00Z">
                <w:rPr>
                  <w:rFonts w:ascii="Cambria Math" w:eastAsia="Times New Roman" w:hAnsi="Cambria Math"/>
                  <w:b/>
                  <w:bCs/>
                  <w:i/>
                  <w:kern w:val="0"/>
                  <w:lang w:bidi="ar-SA"/>
                  <w14:ligatures w14:val="none"/>
                </w:rPr>
              </w:del>
            </m:ctrlPr>
          </m:sSupPr>
          <m:e>
            <m:sSub>
              <m:sSubPr>
                <m:ctrlPr>
                  <w:del w:id="2076" w:author="arun kumar" w:date="2026-07-27T19:44:00Z" w16du:dateUtc="2026-07-27T11:44:00Z">
                    <w:rPr>
                      <w:rFonts w:ascii="Cambria Math" w:eastAsia="Times New Roman" w:hAnsi="Cambria Math"/>
                      <w:b/>
                      <w:bCs/>
                      <w:i/>
                      <w:kern w:val="0"/>
                      <w:lang w:bidi="ar-SA"/>
                      <w14:ligatures w14:val="none"/>
                    </w:rPr>
                  </w:del>
                </m:ctrlPr>
              </m:sSubPr>
              <m:e>
                <m:r>
                  <w:del w:id="2077" w:author="arun kumar" w:date="2026-07-27T19:44:00Z" w16du:dateUtc="2026-07-27T11:44:00Z">
                    <m:rPr>
                      <m:sty m:val="bi"/>
                    </m:rPr>
                    <w:rPr>
                      <w:rFonts w:ascii="Cambria Math" w:eastAsia="Times New Roman" w:hAnsi="Cambria Math"/>
                      <w:kern w:val="0"/>
                      <w:lang w:bidi="ar-SA"/>
                      <w14:ligatures w14:val="none"/>
                    </w:rPr>
                    <m:t>T</m:t>
                  </w:del>
                </m:r>
              </m:e>
              <m:sub>
                <m:r>
                  <w:del w:id="2078" w:author="arun kumar" w:date="2026-07-27T19:44:00Z" w16du:dateUtc="2026-07-27T11:44:00Z">
                    <m:rPr>
                      <m:sty m:val="bi"/>
                    </m:rPr>
                    <w:rPr>
                      <w:rFonts w:ascii="Cambria Math" w:eastAsia="Times New Roman" w:hAnsi="Cambria Math"/>
                      <w:kern w:val="0"/>
                      <w:lang w:bidi="ar-SA"/>
                      <w14:ligatures w14:val="none"/>
                    </w:rPr>
                    <m:t>i</m:t>
                  </w:del>
                </m:r>
              </m:sub>
            </m:sSub>
          </m:e>
          <m:sup>
            <m:r>
              <w:del w:id="2079" w:author="arun kumar" w:date="2026-07-27T19:44:00Z" w16du:dateUtc="2026-07-27T11:44:00Z">
                <m:rPr>
                  <m:sty m:val="bi"/>
                </m:rPr>
                <w:rPr>
                  <w:rFonts w:ascii="Cambria Math" w:eastAsia="Times New Roman" w:hAnsi="Cambria Math"/>
                  <w:kern w:val="0"/>
                  <w:lang w:bidi="ar-SA"/>
                  <w14:ligatures w14:val="none"/>
                </w:rPr>
                <m:t>D</m:t>
              </w:del>
            </m:r>
          </m:sup>
        </m:sSup>
        <m:r>
          <w:del w:id="2080" w:author="arun kumar" w:date="2026-07-27T19:44:00Z" w16du:dateUtc="2026-07-27T11:44:00Z">
            <m:rPr>
              <m:sty m:val="b"/>
            </m:rPr>
            <w:rPr>
              <w:rFonts w:ascii="Cambria Math" w:eastAsia="Times New Roman" w:hAnsi="Cambria Math"/>
              <w:kern w:val="0"/>
              <w:lang w:bidi="ar-SA"/>
              <w14:ligatures w14:val="none"/>
            </w:rPr>
            <m:t>​​</m:t>
          </w:del>
        </m:r>
        <m:r>
          <w:del w:id="2081" w:author="arun kumar" w:date="2026-07-27T19:44:00Z" w16du:dateUtc="2026-07-27T11:44:00Z">
            <m:rPr>
              <m:sty m:val="bi"/>
            </m:rPr>
            <w:rPr>
              <w:rFonts w:ascii="Cambria Math" w:eastAsia="Times New Roman" w:hAnsi="Cambria Math"/>
              <w:kern w:val="0"/>
              <w:lang w:bidi="ar-SA"/>
              <w14:ligatures w14:val="none"/>
            </w:rPr>
            <m:t xml:space="preserve"> </m:t>
          </w:del>
        </m:r>
      </m:oMath>
      <w:del w:id="2082" w:author="arun kumar" w:date="2026-07-27T19:44:00Z" w16du:dateUtc="2026-07-27T11:44:00Z">
        <w:r w:rsidR="005E1E76" w:rsidRPr="00065B93" w:rsidDel="000328D6">
          <w:rPr>
            <w:rFonts w:eastAsia="Times New Roman"/>
            <w:b/>
            <w:bCs/>
            <w:kern w:val="0"/>
            <w:lang w:bidi="ar-SA"/>
            <w14:ligatures w14:val="none"/>
          </w:rPr>
          <w:delText>​</w:delText>
        </w:r>
        <w:r w:rsidR="005E1E76" w:rsidRPr="00065B93" w:rsidDel="000328D6">
          <w:rPr>
            <w:rFonts w:eastAsia="Times New Roman"/>
            <w:kern w:val="0"/>
            <w:lang w:bidi="ar-SA"/>
            <w14:ligatures w14:val="none"/>
          </w:rPr>
          <w:delText>: The time required for aircraft i to undergo maintenance</w:delText>
        </w:r>
        <w:r w:rsidR="005E1E76" w:rsidDel="000328D6">
          <w:rPr>
            <w:rFonts w:eastAsia="Times New Roman"/>
            <w:kern w:val="0"/>
            <w:lang w:bidi="ar-SA"/>
            <w14:ligatures w14:val="none"/>
          </w:rPr>
          <w:delText xml:space="preserve"> of A-check, B-check, C-check &amp; D-check</w:delText>
        </w:r>
        <w:r w:rsidR="005E1E76" w:rsidRPr="00065B93" w:rsidDel="000328D6">
          <w:rPr>
            <w:rFonts w:eastAsia="Times New Roman"/>
            <w:kern w:val="0"/>
            <w:lang w:bidi="ar-SA"/>
            <w14:ligatures w14:val="none"/>
          </w:rPr>
          <w:delText>.</w:delText>
        </w:r>
      </w:del>
    </w:p>
    <w:p w14:paraId="028FECC8" w14:textId="5245E709" w:rsidR="002C333A" w:rsidRPr="00BC3EA5" w:rsidDel="000328D6" w:rsidRDefault="002C333A" w:rsidP="00160895">
      <w:pPr>
        <w:spacing w:line="259" w:lineRule="auto"/>
        <w:ind w:left="720"/>
        <w:jc w:val="left"/>
        <w:rPr>
          <w:del w:id="2083" w:author="arun kumar" w:date="2026-07-27T19:44:00Z" w16du:dateUtc="2026-07-27T11:44:00Z"/>
          <w:rFonts w:eastAsia="Times New Roman"/>
          <w:kern w:val="0"/>
          <w:lang w:bidi="ar-SA"/>
          <w14:ligatures w14:val="none"/>
        </w:rPr>
      </w:pPr>
    </w:p>
    <w:p w14:paraId="4323E382" w14:textId="1D7F638C" w:rsidR="00635E4A" w:rsidDel="000328D6" w:rsidRDefault="00000000" w:rsidP="00065B93">
      <w:pPr>
        <w:spacing w:line="259" w:lineRule="auto"/>
        <w:ind w:left="720"/>
        <w:jc w:val="left"/>
        <w:rPr>
          <w:del w:id="2084" w:author="arun kumar" w:date="2026-07-27T19:44:00Z" w16du:dateUtc="2026-07-27T11:44:00Z"/>
          <w:rFonts w:eastAsia="Times New Roman"/>
          <w:kern w:val="0"/>
          <w:lang w:bidi="ar-SA"/>
          <w14:ligatures w14:val="none"/>
        </w:rPr>
      </w:pPr>
      <m:oMath>
        <m:sSub>
          <m:sSubPr>
            <m:ctrlPr>
              <w:del w:id="2085" w:author="arun kumar" w:date="2026-07-27T19:44:00Z" w16du:dateUtc="2026-07-27T11:44:00Z">
                <w:rPr>
                  <w:rFonts w:ascii="Cambria Math" w:eastAsia="Times New Roman" w:hAnsi="Cambria Math"/>
                  <w:b/>
                  <w:bCs/>
                  <w:i/>
                  <w:kern w:val="0"/>
                  <w:lang w:bidi="ar-SA"/>
                  <w14:ligatures w14:val="none"/>
                </w:rPr>
              </w:del>
            </m:ctrlPr>
          </m:sSubPr>
          <m:e>
            <m:r>
              <w:del w:id="2086" w:author="arun kumar" w:date="2026-07-27T19:44:00Z" w16du:dateUtc="2026-07-27T11:44:00Z">
                <m:rPr>
                  <m:sty m:val="bi"/>
                </m:rPr>
                <w:rPr>
                  <w:rFonts w:ascii="Cambria Math" w:eastAsia="Times New Roman" w:hAnsi="Cambria Math"/>
                  <w:kern w:val="0"/>
                  <w:lang w:bidi="ar-SA"/>
                  <w14:ligatures w14:val="none"/>
                </w:rPr>
                <m:t>C</m:t>
              </w:del>
            </m:r>
          </m:e>
          <m:sub>
            <m:r>
              <w:del w:id="2087" w:author="arun kumar" w:date="2026-07-27T19:44:00Z" w16du:dateUtc="2026-07-27T11:44:00Z">
                <m:rPr>
                  <m:sty m:val="bi"/>
                </m:rPr>
                <w:rPr>
                  <w:rFonts w:ascii="Cambria Math" w:eastAsia="Times New Roman" w:hAnsi="Cambria Math"/>
                  <w:kern w:val="0"/>
                  <w:lang w:bidi="ar-SA"/>
                  <w14:ligatures w14:val="none"/>
                </w:rPr>
                <m:t>m</m:t>
              </w:del>
            </m:r>
          </m:sub>
        </m:sSub>
        <m:r>
          <w:del w:id="2088" w:author="arun kumar" w:date="2026-07-27T19:44:00Z" w16du:dateUtc="2026-07-27T11:44:00Z">
            <m:rPr>
              <m:sty m:val="bi"/>
            </m:rPr>
            <w:rPr>
              <w:rFonts w:ascii="Cambria Math" w:eastAsia="Times New Roman" w:hAnsi="Cambria Math"/>
              <w:kern w:val="0"/>
              <w:lang w:bidi="ar-SA"/>
              <w14:ligatures w14:val="none"/>
            </w:rPr>
            <m:t xml:space="preserve">: </m:t>
          </w:del>
        </m:r>
      </m:oMath>
      <w:del w:id="2089" w:author="arun kumar" w:date="2026-07-27T19:44:00Z" w16du:dateUtc="2026-07-27T11:44:00Z">
        <w:r w:rsidR="00065B93" w:rsidRPr="00065B93" w:rsidDel="000328D6">
          <w:rPr>
            <w:rFonts w:eastAsia="Times New Roman"/>
            <w:kern w:val="0"/>
            <w:lang w:bidi="ar-SA"/>
            <w14:ligatures w14:val="none"/>
          </w:rPr>
          <w:delText>The maximum number of aircraft that maintenance station-m can handle simultaneously</w:delText>
        </w:r>
      </w:del>
    </w:p>
    <w:p w14:paraId="4FF407C7" w14:textId="72199757" w:rsidR="00A07F01" w:rsidRPr="00635E4A" w:rsidDel="000328D6" w:rsidRDefault="00000000" w:rsidP="00065B93">
      <w:pPr>
        <w:spacing w:line="259" w:lineRule="auto"/>
        <w:ind w:left="720"/>
        <w:jc w:val="left"/>
        <w:rPr>
          <w:del w:id="2090" w:author="arun kumar" w:date="2026-07-27T19:44:00Z" w16du:dateUtc="2026-07-27T11:44:00Z"/>
          <w:rFonts w:eastAsia="Times New Roman"/>
          <w:kern w:val="0"/>
          <w:lang w:bidi="ar-SA"/>
          <w14:ligatures w14:val="none"/>
        </w:rPr>
      </w:pPr>
      <m:oMath>
        <m:sSub>
          <m:sSubPr>
            <m:ctrlPr>
              <w:del w:id="2091" w:author="arun kumar" w:date="2026-07-27T19:44:00Z" w16du:dateUtc="2026-07-27T11:44:00Z">
                <w:rPr>
                  <w:rFonts w:ascii="Cambria Math" w:eastAsia="Times New Roman" w:hAnsi="Cambria Math"/>
                  <w:b/>
                  <w:bCs/>
                  <w:i/>
                  <w:kern w:val="0"/>
                  <w:lang w:bidi="ar-SA"/>
                  <w14:ligatures w14:val="none"/>
                </w:rPr>
              </w:del>
            </m:ctrlPr>
          </m:sSubPr>
          <m:e>
            <m:r>
              <w:del w:id="2092" w:author="arun kumar" w:date="2026-07-27T19:44:00Z" w16du:dateUtc="2026-07-27T11:44:00Z">
                <m:rPr>
                  <m:sty m:val="bi"/>
                </m:rPr>
                <w:rPr>
                  <w:rFonts w:ascii="Cambria Math" w:eastAsia="Times New Roman" w:hAnsi="Cambria Math"/>
                  <w:kern w:val="0"/>
                  <w:lang w:bidi="ar-SA"/>
                  <w14:ligatures w14:val="none"/>
                </w:rPr>
                <m:t>maintenance requirement</m:t>
              </w:del>
            </m:r>
          </m:e>
          <m:sub>
            <m:r>
              <w:del w:id="2093" w:author="arun kumar" w:date="2026-07-27T19:44:00Z" w16du:dateUtc="2026-07-27T11:44:00Z">
                <m:rPr>
                  <m:sty m:val="bi"/>
                </m:rPr>
                <w:rPr>
                  <w:rFonts w:ascii="Cambria Math" w:eastAsia="Times New Roman" w:hAnsi="Cambria Math"/>
                  <w:kern w:val="0"/>
                  <w:lang w:bidi="ar-SA"/>
                  <w14:ligatures w14:val="none"/>
                </w:rPr>
                <m:t>i</m:t>
              </w:del>
            </m:r>
          </m:sub>
        </m:sSub>
      </m:oMath>
      <w:del w:id="2094" w:author="arun kumar" w:date="2026-07-27T19:44:00Z" w16du:dateUtc="2026-07-27T11:44:00Z">
        <w:r w:rsidR="00A07F01" w:rsidRPr="00A07F01" w:rsidDel="000328D6">
          <w:rPr>
            <w:rFonts w:eastAsia="Times New Roman"/>
            <w:b/>
            <w:bCs/>
            <w:kern w:val="0"/>
            <w:lang w:bidi="ar-SA"/>
            <w14:ligatures w14:val="none"/>
          </w:rPr>
          <w:delText>​</w:delText>
        </w:r>
        <w:r w:rsidR="00A07F01" w:rsidRPr="00A07F01" w:rsidDel="000328D6">
          <w:rPr>
            <w:rFonts w:eastAsia="Times New Roman"/>
            <w:kern w:val="0"/>
            <w:lang w:bidi="ar-SA"/>
            <w14:ligatures w14:val="none"/>
          </w:rPr>
          <w:delText>: A binary variable that equals 1 if aircraft i requires maintenance after its current flight assignment, and 0 otherwise.</w:delText>
        </w:r>
      </w:del>
    </w:p>
    <w:p w14:paraId="2DC82F3E" w14:textId="4FF0D3D8" w:rsidR="005A23F4" w:rsidRPr="005A23F4" w:rsidDel="000328D6" w:rsidRDefault="00000000" w:rsidP="00260D10">
      <w:pPr>
        <w:spacing w:line="259" w:lineRule="auto"/>
        <w:ind w:left="720"/>
        <w:jc w:val="left"/>
        <w:rPr>
          <w:del w:id="2095" w:author="arun kumar" w:date="2026-07-27T19:44:00Z" w16du:dateUtc="2026-07-27T11:44:00Z"/>
          <w:rFonts w:eastAsia="Times New Roman"/>
          <w:kern w:val="0"/>
          <w:lang w:bidi="ar-SA"/>
          <w14:ligatures w14:val="none"/>
        </w:rPr>
      </w:pPr>
      <m:oMath>
        <m:sSub>
          <m:sSubPr>
            <m:ctrlPr>
              <w:del w:id="2096" w:author="arun kumar" w:date="2026-07-27T19:44:00Z" w16du:dateUtc="2026-07-27T11:44:00Z">
                <w:rPr>
                  <w:rFonts w:ascii="Cambria Math" w:eastAsia="Times New Roman" w:hAnsi="Cambria Math"/>
                  <w:b/>
                  <w:bCs/>
                  <w:i/>
                  <w:kern w:val="0"/>
                  <w:lang w:bidi="ar-SA"/>
                  <w14:ligatures w14:val="none"/>
                </w:rPr>
              </w:del>
            </m:ctrlPr>
          </m:sSubPr>
          <m:e>
            <m:r>
              <w:del w:id="2097" w:author="arun kumar" w:date="2026-07-27T19:44:00Z" w16du:dateUtc="2026-07-27T11:44:00Z">
                <m:rPr>
                  <m:sty m:val="bi"/>
                </m:rPr>
                <w:rPr>
                  <w:rFonts w:ascii="Cambria Math" w:eastAsia="Times New Roman" w:hAnsi="Cambria Math"/>
                  <w:kern w:val="0"/>
                  <w:lang w:bidi="ar-SA"/>
                  <w14:ligatures w14:val="none"/>
                </w:rPr>
                <m:t>turnaroundTime</m:t>
              </w:del>
            </m:r>
          </m:e>
          <m:sub>
            <m:r>
              <w:del w:id="2098" w:author="arun kumar" w:date="2026-07-27T19:44:00Z" w16du:dateUtc="2026-07-27T11:44:00Z">
                <m:rPr>
                  <m:sty m:val="bi"/>
                </m:rPr>
                <w:rPr>
                  <w:rFonts w:ascii="Cambria Math" w:eastAsia="Times New Roman" w:hAnsi="Cambria Math"/>
                  <w:kern w:val="0"/>
                  <w:lang w:bidi="ar-SA"/>
                  <w14:ligatures w14:val="none"/>
                </w:rPr>
                <m:t>is</m:t>
              </w:del>
            </m:r>
          </m:sub>
        </m:sSub>
      </m:oMath>
      <w:del w:id="2099" w:author="arun kumar" w:date="2026-07-27T19:44:00Z" w16du:dateUtc="2026-07-27T11:44:00Z">
        <w:r w:rsidR="005A23F4" w:rsidRPr="005A23F4" w:rsidDel="000328D6">
          <w:rPr>
            <w:rFonts w:eastAsia="Times New Roman"/>
            <w:b/>
            <w:bCs/>
            <w:kern w:val="0"/>
            <w:lang w:bidi="ar-SA"/>
            <w14:ligatures w14:val="none"/>
          </w:rPr>
          <w:delText>​</w:delText>
        </w:r>
        <w:r w:rsidR="005A23F4" w:rsidRPr="005A23F4" w:rsidDel="000328D6">
          <w:rPr>
            <w:rFonts w:eastAsia="Times New Roman"/>
            <w:kern w:val="0"/>
            <w:lang w:bidi="ar-SA"/>
            <w14:ligatures w14:val="none"/>
          </w:rPr>
          <w:delText xml:space="preserve">: The time required for aircraft i to be ready for the next flight </w:delText>
        </w:r>
        <w:r w:rsidR="008001CA" w:rsidDel="000328D6">
          <w:rPr>
            <w:rFonts w:eastAsia="Times New Roman"/>
            <w:kern w:val="0"/>
            <w:lang w:bidi="ar-SA"/>
            <w14:ligatures w14:val="none"/>
          </w:rPr>
          <w:delText>in station-s</w:delText>
        </w:r>
        <w:r w:rsidR="005A23F4" w:rsidRPr="005A23F4" w:rsidDel="000328D6">
          <w:rPr>
            <w:rFonts w:eastAsia="Times New Roman"/>
            <w:kern w:val="0"/>
            <w:lang w:bidi="ar-SA"/>
            <w14:ligatures w14:val="none"/>
          </w:rPr>
          <w:delText>.</w:delText>
        </w:r>
      </w:del>
    </w:p>
    <w:p w14:paraId="73C9357D" w14:textId="4A05CE3E" w:rsidR="005A23F4" w:rsidRPr="005A23F4" w:rsidDel="000328D6" w:rsidRDefault="00000000" w:rsidP="00260D10">
      <w:pPr>
        <w:spacing w:line="259" w:lineRule="auto"/>
        <w:ind w:left="720"/>
        <w:jc w:val="left"/>
        <w:rPr>
          <w:del w:id="2100" w:author="arun kumar" w:date="2026-07-27T19:44:00Z" w16du:dateUtc="2026-07-27T11:44:00Z"/>
          <w:rFonts w:eastAsia="Times New Roman"/>
          <w:kern w:val="0"/>
          <w:lang w:bidi="ar-SA"/>
          <w14:ligatures w14:val="none"/>
        </w:rPr>
      </w:pPr>
      <m:oMath>
        <m:sSub>
          <m:sSubPr>
            <m:ctrlPr>
              <w:del w:id="2101" w:author="arun kumar" w:date="2026-07-27T19:44:00Z" w16du:dateUtc="2026-07-27T11:44:00Z">
                <w:rPr>
                  <w:rFonts w:ascii="Cambria Math" w:eastAsia="Times New Roman" w:hAnsi="Cambria Math"/>
                  <w:b/>
                  <w:bCs/>
                  <w:i/>
                  <w:kern w:val="0"/>
                  <w:lang w:bidi="ar-SA"/>
                  <w14:ligatures w14:val="none"/>
                </w:rPr>
              </w:del>
            </m:ctrlPr>
          </m:sSubPr>
          <m:e>
            <m:r>
              <w:del w:id="2102" w:author="arun kumar" w:date="2026-07-27T19:44:00Z" w16du:dateUtc="2026-07-27T11:44:00Z">
                <m:rPr>
                  <m:sty m:val="bi"/>
                </m:rPr>
                <w:rPr>
                  <w:rFonts w:ascii="Cambria Math" w:eastAsia="Times New Roman" w:hAnsi="Cambria Math"/>
                  <w:kern w:val="0"/>
                  <w:lang w:bidi="ar-SA"/>
                  <w14:ligatures w14:val="none"/>
                </w:rPr>
                <m:t>departureTime</m:t>
              </w:del>
            </m:r>
          </m:e>
          <m:sub>
            <m:r>
              <w:del w:id="2103" w:author="arun kumar" w:date="2026-07-27T19:44:00Z" w16du:dateUtc="2026-07-27T11:44:00Z">
                <m:rPr>
                  <m:sty m:val="bi"/>
                </m:rPr>
                <w:rPr>
                  <w:rFonts w:ascii="Cambria Math" w:eastAsia="Times New Roman" w:hAnsi="Cambria Math"/>
                  <w:kern w:val="0"/>
                  <w:lang w:bidi="ar-SA"/>
                  <w14:ligatures w14:val="none"/>
                </w:rPr>
                <m:t>j</m:t>
              </w:del>
            </m:r>
          </m:sub>
        </m:sSub>
      </m:oMath>
      <w:del w:id="2104" w:author="arun kumar" w:date="2026-07-27T19:44:00Z" w16du:dateUtc="2026-07-27T11:44:00Z">
        <w:r w:rsidR="005A23F4" w:rsidRPr="005A23F4" w:rsidDel="000328D6">
          <w:rPr>
            <w:rFonts w:eastAsia="Times New Roman"/>
            <w:b/>
            <w:bCs/>
            <w:kern w:val="0"/>
            <w:lang w:bidi="ar-SA"/>
            <w14:ligatures w14:val="none"/>
          </w:rPr>
          <w:delText>​</w:delText>
        </w:r>
        <w:r w:rsidR="005A23F4" w:rsidRPr="005A23F4" w:rsidDel="000328D6">
          <w:rPr>
            <w:rFonts w:eastAsia="Times New Roman"/>
            <w:kern w:val="0"/>
            <w:lang w:bidi="ar-SA"/>
            <w14:ligatures w14:val="none"/>
          </w:rPr>
          <w:delText>: The scheduled departure time of flight j.</w:delText>
        </w:r>
      </w:del>
    </w:p>
    <w:p w14:paraId="7C940B35" w14:textId="56904C15" w:rsidR="005A23F4" w:rsidDel="000328D6" w:rsidRDefault="00000000" w:rsidP="00260D10">
      <w:pPr>
        <w:spacing w:line="259" w:lineRule="auto"/>
        <w:ind w:left="720"/>
        <w:jc w:val="left"/>
        <w:rPr>
          <w:del w:id="2105" w:author="arun kumar" w:date="2026-07-27T19:44:00Z" w16du:dateUtc="2026-07-27T11:44:00Z"/>
          <w:rFonts w:eastAsia="Times New Roman"/>
          <w:kern w:val="0"/>
          <w:lang w:bidi="ar-SA"/>
          <w14:ligatures w14:val="none"/>
        </w:rPr>
      </w:pPr>
      <m:oMath>
        <m:sSub>
          <m:sSubPr>
            <m:ctrlPr>
              <w:del w:id="2106" w:author="arun kumar" w:date="2026-07-27T19:44:00Z" w16du:dateUtc="2026-07-27T11:44:00Z">
                <w:rPr>
                  <w:rFonts w:ascii="Cambria Math" w:eastAsia="Times New Roman" w:hAnsi="Cambria Math"/>
                  <w:b/>
                  <w:bCs/>
                  <w:i/>
                  <w:kern w:val="0"/>
                  <w:lang w:bidi="ar-SA"/>
                  <w14:ligatures w14:val="none"/>
                </w:rPr>
              </w:del>
            </m:ctrlPr>
          </m:sSubPr>
          <m:e>
            <m:r>
              <w:del w:id="2107" w:author="arun kumar" w:date="2026-07-27T19:44:00Z" w16du:dateUtc="2026-07-27T11:44:00Z">
                <m:rPr>
                  <m:sty m:val="bi"/>
                </m:rPr>
                <w:rPr>
                  <w:rFonts w:ascii="Cambria Math" w:eastAsia="Times New Roman" w:hAnsi="Cambria Math"/>
                  <w:kern w:val="0"/>
                  <w:lang w:bidi="ar-SA"/>
                  <w14:ligatures w14:val="none"/>
                </w:rPr>
                <m:t>arrivalTime</m:t>
              </w:del>
            </m:r>
          </m:e>
          <m:sub>
            <m:r>
              <w:del w:id="2108" w:author="arun kumar" w:date="2026-07-27T19:44:00Z" w16du:dateUtc="2026-07-27T11:44:00Z">
                <m:rPr>
                  <m:sty m:val="bi"/>
                </m:rPr>
                <w:rPr>
                  <w:rFonts w:ascii="Cambria Math" w:eastAsia="Times New Roman" w:hAnsi="Cambria Math"/>
                  <w:kern w:val="0"/>
                  <w:lang w:bidi="ar-SA"/>
                  <w14:ligatures w14:val="none"/>
                </w:rPr>
                <m:t>j</m:t>
              </w:del>
            </m:r>
          </m:sub>
        </m:sSub>
      </m:oMath>
      <w:del w:id="2109" w:author="arun kumar" w:date="2026-07-27T19:44:00Z" w16du:dateUtc="2026-07-27T11:44:00Z">
        <w:r w:rsidR="005A23F4" w:rsidRPr="005A23F4" w:rsidDel="000328D6">
          <w:rPr>
            <w:rFonts w:eastAsia="Times New Roman"/>
            <w:b/>
            <w:bCs/>
            <w:kern w:val="0"/>
            <w:lang w:bidi="ar-SA"/>
            <w14:ligatures w14:val="none"/>
          </w:rPr>
          <w:delText>​</w:delText>
        </w:r>
        <w:r w:rsidR="005A23F4" w:rsidRPr="005A23F4" w:rsidDel="000328D6">
          <w:rPr>
            <w:rFonts w:eastAsia="Times New Roman"/>
            <w:kern w:val="0"/>
            <w:lang w:bidi="ar-SA"/>
            <w14:ligatures w14:val="none"/>
          </w:rPr>
          <w:delText>: The scheduled arrival time of flight j.</w:delText>
        </w:r>
      </w:del>
    </w:p>
    <w:p w14:paraId="451BB844" w14:textId="6C8BE9A0" w:rsidR="00B33B92" w:rsidDel="000328D6" w:rsidRDefault="00000000" w:rsidP="00B33B92">
      <w:pPr>
        <w:spacing w:line="259" w:lineRule="auto"/>
        <w:ind w:left="720"/>
        <w:jc w:val="left"/>
        <w:rPr>
          <w:del w:id="2110" w:author="arun kumar" w:date="2026-07-27T19:44:00Z" w16du:dateUtc="2026-07-27T11:44:00Z"/>
          <w:rFonts w:eastAsia="Times New Roman"/>
          <w:bCs/>
          <w:kern w:val="0"/>
          <w:lang w:bidi="ar-SA"/>
          <w14:ligatures w14:val="none"/>
        </w:rPr>
      </w:pPr>
      <m:oMath>
        <m:sSubSup>
          <m:sSubSupPr>
            <m:ctrlPr>
              <w:del w:id="2111" w:author="arun kumar" w:date="2026-07-27T19:44:00Z" w16du:dateUtc="2026-07-27T11:44:00Z">
                <w:rPr>
                  <w:rFonts w:ascii="Cambria Math" w:eastAsia="Times New Roman" w:hAnsi="Cambria Math"/>
                  <w:bCs/>
                  <w:i/>
                  <w:kern w:val="0"/>
                  <w:lang w:bidi="ar-SA"/>
                  <w14:ligatures w14:val="none"/>
                </w:rPr>
              </w:del>
            </m:ctrlPr>
          </m:sSubSupPr>
          <m:e>
            <m:r>
              <w:del w:id="2112" w:author="arun kumar" w:date="2026-07-27T19:44:00Z" w16du:dateUtc="2026-07-27T11:44:00Z">
                <w:rPr>
                  <w:rFonts w:ascii="Cambria Math" w:eastAsia="Times New Roman" w:hAnsi="Cambria Math"/>
                  <w:kern w:val="0"/>
                  <w:lang w:bidi="ar-SA"/>
                  <w14:ligatures w14:val="none"/>
                </w:rPr>
                <m:t>T</m:t>
              </w:del>
            </m:r>
          </m:e>
          <m:sub>
            <m:r>
              <w:del w:id="2113" w:author="arun kumar" w:date="2026-07-27T19:44:00Z" w16du:dateUtc="2026-07-27T11:44:00Z">
                <w:rPr>
                  <w:rFonts w:ascii="Cambria Math" w:eastAsia="Times New Roman" w:hAnsi="Cambria Math"/>
                  <w:kern w:val="0"/>
                  <w:lang w:bidi="ar-SA"/>
                  <w14:ligatures w14:val="none"/>
                </w:rPr>
                <m:t>cycles</m:t>
              </w:del>
            </m:r>
          </m:sub>
          <m:sup>
            <m:r>
              <w:del w:id="2114" w:author="arun kumar" w:date="2026-07-27T19:44:00Z" w16du:dateUtc="2026-07-27T11:44:00Z">
                <w:rPr>
                  <w:rFonts w:ascii="Cambria Math" w:eastAsia="Times New Roman" w:hAnsi="Cambria Math"/>
                  <w:kern w:val="0"/>
                  <w:lang w:bidi="ar-SA"/>
                  <w14:ligatures w14:val="none"/>
                </w:rPr>
                <m:t>A</m:t>
              </w:del>
            </m:r>
          </m:sup>
        </m:sSubSup>
      </m:oMath>
      <w:del w:id="2115"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16" w:author="arun kumar" w:date="2026-07-27T19:44:00Z" w16du:dateUtc="2026-07-27T11:44:00Z">
                <w:rPr>
                  <w:rFonts w:ascii="Cambria Math" w:eastAsia="Times New Roman" w:hAnsi="Cambria Math"/>
                  <w:bCs/>
                  <w:i/>
                  <w:kern w:val="0"/>
                  <w:lang w:bidi="ar-SA"/>
                  <w14:ligatures w14:val="none"/>
                </w:rPr>
              </w:del>
            </m:ctrlPr>
          </m:sSubSupPr>
          <m:e>
            <m:r>
              <w:del w:id="2117" w:author="arun kumar" w:date="2026-07-27T19:44:00Z" w16du:dateUtc="2026-07-27T11:44:00Z">
                <w:rPr>
                  <w:rFonts w:ascii="Cambria Math" w:eastAsia="Times New Roman" w:hAnsi="Cambria Math"/>
                  <w:kern w:val="0"/>
                  <w:lang w:bidi="ar-SA"/>
                  <w14:ligatures w14:val="none"/>
                </w:rPr>
                <m:t>T</m:t>
              </w:del>
            </m:r>
          </m:e>
          <m:sub>
            <m:r>
              <w:del w:id="2118" w:author="arun kumar" w:date="2026-07-27T19:44:00Z" w16du:dateUtc="2026-07-27T11:44:00Z">
                <w:rPr>
                  <w:rFonts w:ascii="Cambria Math" w:eastAsia="Times New Roman" w:hAnsi="Cambria Math"/>
                  <w:kern w:val="0"/>
                  <w:lang w:bidi="ar-SA"/>
                  <w14:ligatures w14:val="none"/>
                </w:rPr>
                <m:t>cycles</m:t>
              </w:del>
            </m:r>
          </m:sub>
          <m:sup>
            <m:r>
              <w:del w:id="2119" w:author="arun kumar" w:date="2026-07-27T19:44:00Z" w16du:dateUtc="2026-07-27T11:44:00Z">
                <w:rPr>
                  <w:rFonts w:ascii="Cambria Math" w:eastAsia="Times New Roman" w:hAnsi="Cambria Math"/>
                  <w:kern w:val="0"/>
                  <w:lang w:bidi="ar-SA"/>
                  <w14:ligatures w14:val="none"/>
                </w:rPr>
                <m:t>B</m:t>
              </w:del>
            </m:r>
          </m:sup>
        </m:sSubSup>
      </m:oMath>
      <w:del w:id="2120"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21" w:author="arun kumar" w:date="2026-07-27T19:44:00Z" w16du:dateUtc="2026-07-27T11:44:00Z">
                <w:rPr>
                  <w:rFonts w:ascii="Cambria Math" w:eastAsia="Times New Roman" w:hAnsi="Cambria Math"/>
                  <w:bCs/>
                  <w:i/>
                  <w:kern w:val="0"/>
                  <w:lang w:bidi="ar-SA"/>
                  <w14:ligatures w14:val="none"/>
                </w:rPr>
              </w:del>
            </m:ctrlPr>
          </m:sSubSupPr>
          <m:e>
            <m:r>
              <w:del w:id="2122" w:author="arun kumar" w:date="2026-07-27T19:44:00Z" w16du:dateUtc="2026-07-27T11:44:00Z">
                <w:rPr>
                  <w:rFonts w:ascii="Cambria Math" w:eastAsia="Times New Roman" w:hAnsi="Cambria Math"/>
                  <w:kern w:val="0"/>
                  <w:lang w:bidi="ar-SA"/>
                  <w14:ligatures w14:val="none"/>
                </w:rPr>
                <m:t>T</m:t>
              </w:del>
            </m:r>
          </m:e>
          <m:sub>
            <m:r>
              <w:del w:id="2123" w:author="arun kumar" w:date="2026-07-27T19:44:00Z" w16du:dateUtc="2026-07-27T11:44:00Z">
                <w:rPr>
                  <w:rFonts w:ascii="Cambria Math" w:eastAsia="Times New Roman" w:hAnsi="Cambria Math"/>
                  <w:kern w:val="0"/>
                  <w:lang w:bidi="ar-SA"/>
                  <w14:ligatures w14:val="none"/>
                </w:rPr>
                <m:t>cycles</m:t>
              </w:del>
            </m:r>
          </m:sub>
          <m:sup>
            <m:r>
              <w:del w:id="2124" w:author="arun kumar" w:date="2026-07-27T19:44:00Z" w16du:dateUtc="2026-07-27T11:44:00Z">
                <w:rPr>
                  <w:rFonts w:ascii="Cambria Math" w:eastAsia="Times New Roman" w:hAnsi="Cambria Math"/>
                  <w:kern w:val="0"/>
                  <w:lang w:bidi="ar-SA"/>
                  <w14:ligatures w14:val="none"/>
                </w:rPr>
                <m:t>C</m:t>
              </w:del>
            </m:r>
          </m:sup>
        </m:sSubSup>
      </m:oMath>
      <w:del w:id="2125"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26" w:author="arun kumar" w:date="2026-07-27T19:44:00Z" w16du:dateUtc="2026-07-27T11:44:00Z">
                <w:rPr>
                  <w:rFonts w:ascii="Cambria Math" w:eastAsia="Times New Roman" w:hAnsi="Cambria Math"/>
                  <w:bCs/>
                  <w:i/>
                  <w:kern w:val="0"/>
                  <w:lang w:bidi="ar-SA"/>
                  <w14:ligatures w14:val="none"/>
                </w:rPr>
              </w:del>
            </m:ctrlPr>
          </m:sSubSupPr>
          <m:e>
            <m:r>
              <w:del w:id="2127" w:author="arun kumar" w:date="2026-07-27T19:44:00Z" w16du:dateUtc="2026-07-27T11:44:00Z">
                <w:rPr>
                  <w:rFonts w:ascii="Cambria Math" w:eastAsia="Times New Roman" w:hAnsi="Cambria Math"/>
                  <w:kern w:val="0"/>
                  <w:lang w:bidi="ar-SA"/>
                  <w14:ligatures w14:val="none"/>
                </w:rPr>
                <m:t>T</m:t>
              </w:del>
            </m:r>
          </m:e>
          <m:sub>
            <m:r>
              <w:del w:id="2128" w:author="arun kumar" w:date="2026-07-27T19:44:00Z" w16du:dateUtc="2026-07-27T11:44:00Z">
                <w:rPr>
                  <w:rFonts w:ascii="Cambria Math" w:eastAsia="Times New Roman" w:hAnsi="Cambria Math"/>
                  <w:kern w:val="0"/>
                  <w:lang w:bidi="ar-SA"/>
                  <w14:ligatures w14:val="none"/>
                </w:rPr>
                <m:t>cycles</m:t>
              </w:del>
            </m:r>
          </m:sub>
          <m:sup>
            <m:r>
              <w:del w:id="2129" w:author="arun kumar" w:date="2026-07-27T19:44:00Z" w16du:dateUtc="2026-07-27T11:44:00Z">
                <w:rPr>
                  <w:rFonts w:ascii="Cambria Math" w:eastAsia="Times New Roman" w:hAnsi="Cambria Math"/>
                  <w:kern w:val="0"/>
                  <w:lang w:bidi="ar-SA"/>
                  <w14:ligatures w14:val="none"/>
                </w:rPr>
                <m:t>D</m:t>
              </w:del>
            </m:r>
          </m:sup>
        </m:sSubSup>
      </m:oMath>
      <w:del w:id="2130" w:author="arun kumar" w:date="2026-07-27T19:44:00Z" w16du:dateUtc="2026-07-27T11:44:00Z">
        <w:r w:rsidR="00B33B92" w:rsidDel="000328D6">
          <w:rPr>
            <w:rFonts w:eastAsia="Times New Roman"/>
            <w:bCs/>
            <w:kern w:val="0"/>
            <w:lang w:bidi="ar-SA"/>
            <w14:ligatures w14:val="none"/>
          </w:rPr>
          <w:delText xml:space="preserve"> : Threshold of flight cycles for A-check, B-check, C-check, D-check</w:delText>
        </w:r>
      </w:del>
    </w:p>
    <w:p w14:paraId="5378F460" w14:textId="161F494C" w:rsidR="00B33B92" w:rsidDel="000328D6" w:rsidRDefault="00000000" w:rsidP="00B33B92">
      <w:pPr>
        <w:spacing w:line="259" w:lineRule="auto"/>
        <w:ind w:left="720"/>
        <w:jc w:val="left"/>
        <w:rPr>
          <w:del w:id="2131" w:author="arun kumar" w:date="2026-07-27T19:44:00Z" w16du:dateUtc="2026-07-27T11:44:00Z"/>
          <w:rFonts w:eastAsia="Times New Roman"/>
          <w:bCs/>
          <w:kern w:val="0"/>
          <w:lang w:bidi="ar-SA"/>
          <w14:ligatures w14:val="none"/>
        </w:rPr>
      </w:pPr>
      <m:oMath>
        <m:sSubSup>
          <m:sSubSupPr>
            <m:ctrlPr>
              <w:del w:id="2132" w:author="arun kumar" w:date="2026-07-27T19:44:00Z" w16du:dateUtc="2026-07-27T11:44:00Z">
                <w:rPr>
                  <w:rFonts w:ascii="Cambria Math" w:eastAsia="Times New Roman" w:hAnsi="Cambria Math"/>
                  <w:bCs/>
                  <w:i/>
                  <w:kern w:val="0"/>
                  <w:lang w:bidi="ar-SA"/>
                  <w14:ligatures w14:val="none"/>
                </w:rPr>
              </w:del>
            </m:ctrlPr>
          </m:sSubSupPr>
          <m:e>
            <m:r>
              <w:del w:id="2133" w:author="arun kumar" w:date="2026-07-27T19:44:00Z" w16du:dateUtc="2026-07-27T11:44:00Z">
                <w:rPr>
                  <w:rFonts w:ascii="Cambria Math" w:eastAsia="Times New Roman" w:hAnsi="Cambria Math"/>
                  <w:kern w:val="0"/>
                  <w:lang w:bidi="ar-SA"/>
                  <w14:ligatures w14:val="none"/>
                </w:rPr>
                <m:t>T</m:t>
              </w:del>
            </m:r>
          </m:e>
          <m:sub>
            <m:r>
              <w:del w:id="2134" w:author="arun kumar" w:date="2026-07-27T19:44:00Z" w16du:dateUtc="2026-07-27T11:44:00Z">
                <w:rPr>
                  <w:rFonts w:ascii="Cambria Math" w:eastAsia="Times New Roman" w:hAnsi="Cambria Math"/>
                  <w:kern w:val="0"/>
                  <w:lang w:bidi="ar-SA"/>
                  <w14:ligatures w14:val="none"/>
                </w:rPr>
                <m:t>days, min</m:t>
              </w:del>
            </m:r>
          </m:sub>
          <m:sup>
            <m:r>
              <w:del w:id="2135" w:author="arun kumar" w:date="2026-07-27T19:44:00Z" w16du:dateUtc="2026-07-27T11:44:00Z">
                <w:rPr>
                  <w:rFonts w:ascii="Cambria Math" w:eastAsia="Times New Roman" w:hAnsi="Cambria Math"/>
                  <w:kern w:val="0"/>
                  <w:lang w:bidi="ar-SA"/>
                  <w14:ligatures w14:val="none"/>
                </w:rPr>
                <m:t>A</m:t>
              </w:del>
            </m:r>
          </m:sup>
        </m:sSubSup>
      </m:oMath>
      <w:del w:id="2136"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37" w:author="arun kumar" w:date="2026-07-27T19:44:00Z" w16du:dateUtc="2026-07-27T11:44:00Z">
                <w:rPr>
                  <w:rFonts w:ascii="Cambria Math" w:eastAsia="Times New Roman" w:hAnsi="Cambria Math"/>
                  <w:bCs/>
                  <w:i/>
                  <w:kern w:val="0"/>
                  <w:lang w:bidi="ar-SA"/>
                  <w14:ligatures w14:val="none"/>
                </w:rPr>
              </w:del>
            </m:ctrlPr>
          </m:sSubSupPr>
          <m:e>
            <m:r>
              <w:del w:id="2138" w:author="arun kumar" w:date="2026-07-27T19:44:00Z" w16du:dateUtc="2026-07-27T11:44:00Z">
                <w:rPr>
                  <w:rFonts w:ascii="Cambria Math" w:eastAsia="Times New Roman" w:hAnsi="Cambria Math"/>
                  <w:kern w:val="0"/>
                  <w:lang w:bidi="ar-SA"/>
                  <w14:ligatures w14:val="none"/>
                </w:rPr>
                <m:t>T</m:t>
              </w:del>
            </m:r>
          </m:e>
          <m:sub>
            <m:r>
              <w:del w:id="2139" w:author="arun kumar" w:date="2026-07-27T19:44:00Z" w16du:dateUtc="2026-07-27T11:44:00Z">
                <w:rPr>
                  <w:rFonts w:ascii="Cambria Math" w:eastAsia="Times New Roman" w:hAnsi="Cambria Math"/>
                  <w:kern w:val="0"/>
                  <w:lang w:bidi="ar-SA"/>
                  <w14:ligatures w14:val="none"/>
                </w:rPr>
                <m:t>days,min</m:t>
              </w:del>
            </m:r>
          </m:sub>
          <m:sup>
            <m:r>
              <w:del w:id="2140" w:author="arun kumar" w:date="2026-07-27T19:44:00Z" w16du:dateUtc="2026-07-27T11:44:00Z">
                <w:rPr>
                  <w:rFonts w:ascii="Cambria Math" w:eastAsia="Times New Roman" w:hAnsi="Cambria Math"/>
                  <w:kern w:val="0"/>
                  <w:lang w:bidi="ar-SA"/>
                  <w14:ligatures w14:val="none"/>
                </w:rPr>
                <m:t>B</m:t>
              </w:del>
            </m:r>
          </m:sup>
        </m:sSubSup>
      </m:oMath>
      <w:del w:id="2141"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42" w:author="arun kumar" w:date="2026-07-27T19:44:00Z" w16du:dateUtc="2026-07-27T11:44:00Z">
                <w:rPr>
                  <w:rFonts w:ascii="Cambria Math" w:eastAsia="Times New Roman" w:hAnsi="Cambria Math"/>
                  <w:bCs/>
                  <w:i/>
                  <w:kern w:val="0"/>
                  <w:lang w:bidi="ar-SA"/>
                  <w14:ligatures w14:val="none"/>
                </w:rPr>
              </w:del>
            </m:ctrlPr>
          </m:sSubSupPr>
          <m:e>
            <m:r>
              <w:del w:id="2143" w:author="arun kumar" w:date="2026-07-27T19:44:00Z" w16du:dateUtc="2026-07-27T11:44:00Z">
                <w:rPr>
                  <w:rFonts w:ascii="Cambria Math" w:eastAsia="Times New Roman" w:hAnsi="Cambria Math"/>
                  <w:kern w:val="0"/>
                  <w:lang w:bidi="ar-SA"/>
                  <w14:ligatures w14:val="none"/>
                </w:rPr>
                <m:t>T</m:t>
              </w:del>
            </m:r>
          </m:e>
          <m:sub>
            <m:r>
              <w:del w:id="2144" w:author="arun kumar" w:date="2026-07-27T19:44:00Z" w16du:dateUtc="2026-07-27T11:44:00Z">
                <w:rPr>
                  <w:rFonts w:ascii="Cambria Math" w:eastAsia="Times New Roman" w:hAnsi="Cambria Math"/>
                  <w:kern w:val="0"/>
                  <w:lang w:bidi="ar-SA"/>
                  <w14:ligatures w14:val="none"/>
                </w:rPr>
                <m:t>days,min</m:t>
              </w:del>
            </m:r>
          </m:sub>
          <m:sup>
            <m:r>
              <w:del w:id="2145" w:author="arun kumar" w:date="2026-07-27T19:44:00Z" w16du:dateUtc="2026-07-27T11:44:00Z">
                <w:rPr>
                  <w:rFonts w:ascii="Cambria Math" w:eastAsia="Times New Roman" w:hAnsi="Cambria Math"/>
                  <w:kern w:val="0"/>
                  <w:lang w:bidi="ar-SA"/>
                  <w14:ligatures w14:val="none"/>
                </w:rPr>
                <m:t>C</m:t>
              </w:del>
            </m:r>
          </m:sup>
        </m:sSubSup>
      </m:oMath>
      <w:del w:id="2146"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47" w:author="arun kumar" w:date="2026-07-27T19:44:00Z" w16du:dateUtc="2026-07-27T11:44:00Z">
                <w:rPr>
                  <w:rFonts w:ascii="Cambria Math" w:eastAsia="Times New Roman" w:hAnsi="Cambria Math"/>
                  <w:bCs/>
                  <w:i/>
                  <w:kern w:val="0"/>
                  <w:lang w:bidi="ar-SA"/>
                  <w14:ligatures w14:val="none"/>
                </w:rPr>
              </w:del>
            </m:ctrlPr>
          </m:sSubSupPr>
          <m:e>
            <m:r>
              <w:del w:id="2148" w:author="arun kumar" w:date="2026-07-27T19:44:00Z" w16du:dateUtc="2026-07-27T11:44:00Z">
                <w:rPr>
                  <w:rFonts w:ascii="Cambria Math" w:eastAsia="Times New Roman" w:hAnsi="Cambria Math"/>
                  <w:kern w:val="0"/>
                  <w:lang w:bidi="ar-SA"/>
                  <w14:ligatures w14:val="none"/>
                </w:rPr>
                <m:t>T</m:t>
              </w:del>
            </m:r>
          </m:e>
          <m:sub>
            <m:r>
              <w:del w:id="2149" w:author="arun kumar" w:date="2026-07-27T19:44:00Z" w16du:dateUtc="2026-07-27T11:44:00Z">
                <w:rPr>
                  <w:rFonts w:ascii="Cambria Math" w:eastAsia="Times New Roman" w:hAnsi="Cambria Math"/>
                  <w:kern w:val="0"/>
                  <w:lang w:bidi="ar-SA"/>
                  <w14:ligatures w14:val="none"/>
                </w:rPr>
                <m:t>days,min</m:t>
              </w:del>
            </m:r>
          </m:sub>
          <m:sup>
            <m:r>
              <w:del w:id="2150" w:author="arun kumar" w:date="2026-07-27T19:44:00Z" w16du:dateUtc="2026-07-27T11:44:00Z">
                <w:rPr>
                  <w:rFonts w:ascii="Cambria Math" w:eastAsia="Times New Roman" w:hAnsi="Cambria Math"/>
                  <w:kern w:val="0"/>
                  <w:lang w:bidi="ar-SA"/>
                  <w14:ligatures w14:val="none"/>
                </w:rPr>
                <m:t>D</m:t>
              </w:del>
            </m:r>
          </m:sup>
        </m:sSubSup>
      </m:oMath>
      <w:del w:id="2151" w:author="arun kumar" w:date="2026-07-27T19:44:00Z" w16du:dateUtc="2026-07-27T11:44:00Z">
        <w:r w:rsidR="00B33B92" w:rsidDel="000328D6">
          <w:rPr>
            <w:rFonts w:eastAsia="Times New Roman"/>
            <w:bCs/>
            <w:kern w:val="0"/>
            <w:lang w:bidi="ar-SA"/>
            <w14:ligatures w14:val="none"/>
          </w:rPr>
          <w:delText xml:space="preserve"> : Threshold of elapsed-minimum-days for A-check, B-check, C-check, D-check</w:delText>
        </w:r>
      </w:del>
    </w:p>
    <w:p w14:paraId="6243E163" w14:textId="20DCEF60" w:rsidR="00B33B92" w:rsidDel="000328D6" w:rsidRDefault="00000000" w:rsidP="00B33B92">
      <w:pPr>
        <w:spacing w:line="259" w:lineRule="auto"/>
        <w:ind w:left="720"/>
        <w:jc w:val="left"/>
        <w:rPr>
          <w:del w:id="2152" w:author="arun kumar" w:date="2026-07-27T19:44:00Z" w16du:dateUtc="2026-07-27T11:44:00Z"/>
          <w:rFonts w:eastAsia="Times New Roman"/>
          <w:bCs/>
          <w:kern w:val="0"/>
          <w:lang w:bidi="ar-SA"/>
          <w14:ligatures w14:val="none"/>
        </w:rPr>
      </w:pPr>
      <m:oMath>
        <m:sSubSup>
          <m:sSubSupPr>
            <m:ctrlPr>
              <w:del w:id="2153" w:author="arun kumar" w:date="2026-07-27T19:44:00Z" w16du:dateUtc="2026-07-27T11:44:00Z">
                <w:rPr>
                  <w:rFonts w:ascii="Cambria Math" w:eastAsia="Times New Roman" w:hAnsi="Cambria Math"/>
                  <w:bCs/>
                  <w:i/>
                  <w:kern w:val="0"/>
                  <w:lang w:bidi="ar-SA"/>
                  <w14:ligatures w14:val="none"/>
                </w:rPr>
              </w:del>
            </m:ctrlPr>
          </m:sSubSupPr>
          <m:e>
            <m:r>
              <w:del w:id="2154" w:author="arun kumar" w:date="2026-07-27T19:44:00Z" w16du:dateUtc="2026-07-27T11:44:00Z">
                <w:rPr>
                  <w:rFonts w:ascii="Cambria Math" w:eastAsia="Times New Roman" w:hAnsi="Cambria Math"/>
                  <w:kern w:val="0"/>
                  <w:lang w:bidi="ar-SA"/>
                  <w14:ligatures w14:val="none"/>
                </w:rPr>
                <m:t>T</m:t>
              </w:del>
            </m:r>
          </m:e>
          <m:sub>
            <m:r>
              <w:del w:id="2155" w:author="arun kumar" w:date="2026-07-27T19:44:00Z" w16du:dateUtc="2026-07-27T11:44:00Z">
                <w:rPr>
                  <w:rFonts w:ascii="Cambria Math" w:eastAsia="Times New Roman" w:hAnsi="Cambria Math"/>
                  <w:kern w:val="0"/>
                  <w:lang w:bidi="ar-SA"/>
                  <w14:ligatures w14:val="none"/>
                </w:rPr>
                <m:t>days, max</m:t>
              </w:del>
            </m:r>
          </m:sub>
          <m:sup>
            <m:r>
              <w:del w:id="2156" w:author="arun kumar" w:date="2026-07-27T19:44:00Z" w16du:dateUtc="2026-07-27T11:44:00Z">
                <w:rPr>
                  <w:rFonts w:ascii="Cambria Math" w:eastAsia="Times New Roman" w:hAnsi="Cambria Math"/>
                  <w:kern w:val="0"/>
                  <w:lang w:bidi="ar-SA"/>
                  <w14:ligatures w14:val="none"/>
                </w:rPr>
                <m:t>A</m:t>
              </w:del>
            </m:r>
          </m:sup>
        </m:sSubSup>
      </m:oMath>
      <w:del w:id="2157"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58" w:author="arun kumar" w:date="2026-07-27T19:44:00Z" w16du:dateUtc="2026-07-27T11:44:00Z">
                <w:rPr>
                  <w:rFonts w:ascii="Cambria Math" w:eastAsia="Times New Roman" w:hAnsi="Cambria Math"/>
                  <w:bCs/>
                  <w:i/>
                  <w:kern w:val="0"/>
                  <w:lang w:bidi="ar-SA"/>
                  <w14:ligatures w14:val="none"/>
                </w:rPr>
              </w:del>
            </m:ctrlPr>
          </m:sSubSupPr>
          <m:e>
            <m:r>
              <w:del w:id="2159" w:author="arun kumar" w:date="2026-07-27T19:44:00Z" w16du:dateUtc="2026-07-27T11:44:00Z">
                <w:rPr>
                  <w:rFonts w:ascii="Cambria Math" w:eastAsia="Times New Roman" w:hAnsi="Cambria Math"/>
                  <w:kern w:val="0"/>
                  <w:lang w:bidi="ar-SA"/>
                  <w14:ligatures w14:val="none"/>
                </w:rPr>
                <m:t>T</m:t>
              </w:del>
            </m:r>
          </m:e>
          <m:sub>
            <m:r>
              <w:del w:id="2160" w:author="arun kumar" w:date="2026-07-27T19:44:00Z" w16du:dateUtc="2026-07-27T11:44:00Z">
                <w:rPr>
                  <w:rFonts w:ascii="Cambria Math" w:eastAsia="Times New Roman" w:hAnsi="Cambria Math"/>
                  <w:kern w:val="0"/>
                  <w:lang w:bidi="ar-SA"/>
                  <w14:ligatures w14:val="none"/>
                </w:rPr>
                <m:t>days,max</m:t>
              </w:del>
            </m:r>
          </m:sub>
          <m:sup>
            <m:r>
              <w:del w:id="2161" w:author="arun kumar" w:date="2026-07-27T19:44:00Z" w16du:dateUtc="2026-07-27T11:44:00Z">
                <w:rPr>
                  <w:rFonts w:ascii="Cambria Math" w:eastAsia="Times New Roman" w:hAnsi="Cambria Math"/>
                  <w:kern w:val="0"/>
                  <w:lang w:bidi="ar-SA"/>
                  <w14:ligatures w14:val="none"/>
                </w:rPr>
                <m:t>B</m:t>
              </w:del>
            </m:r>
          </m:sup>
        </m:sSubSup>
      </m:oMath>
      <w:del w:id="2162"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63" w:author="arun kumar" w:date="2026-07-27T19:44:00Z" w16du:dateUtc="2026-07-27T11:44:00Z">
                <w:rPr>
                  <w:rFonts w:ascii="Cambria Math" w:eastAsia="Times New Roman" w:hAnsi="Cambria Math"/>
                  <w:bCs/>
                  <w:i/>
                  <w:kern w:val="0"/>
                  <w:lang w:bidi="ar-SA"/>
                  <w14:ligatures w14:val="none"/>
                </w:rPr>
              </w:del>
            </m:ctrlPr>
          </m:sSubSupPr>
          <m:e>
            <m:r>
              <w:del w:id="2164" w:author="arun kumar" w:date="2026-07-27T19:44:00Z" w16du:dateUtc="2026-07-27T11:44:00Z">
                <w:rPr>
                  <w:rFonts w:ascii="Cambria Math" w:eastAsia="Times New Roman" w:hAnsi="Cambria Math"/>
                  <w:kern w:val="0"/>
                  <w:lang w:bidi="ar-SA"/>
                  <w14:ligatures w14:val="none"/>
                </w:rPr>
                <m:t>T</m:t>
              </w:del>
            </m:r>
          </m:e>
          <m:sub>
            <m:r>
              <w:del w:id="2165" w:author="arun kumar" w:date="2026-07-27T19:44:00Z" w16du:dateUtc="2026-07-27T11:44:00Z">
                <w:rPr>
                  <w:rFonts w:ascii="Cambria Math" w:eastAsia="Times New Roman" w:hAnsi="Cambria Math"/>
                  <w:kern w:val="0"/>
                  <w:lang w:bidi="ar-SA"/>
                  <w14:ligatures w14:val="none"/>
                </w:rPr>
                <m:t>days,max</m:t>
              </w:del>
            </m:r>
          </m:sub>
          <m:sup>
            <m:r>
              <w:del w:id="2166" w:author="arun kumar" w:date="2026-07-27T19:44:00Z" w16du:dateUtc="2026-07-27T11:44:00Z">
                <w:rPr>
                  <w:rFonts w:ascii="Cambria Math" w:eastAsia="Times New Roman" w:hAnsi="Cambria Math"/>
                  <w:kern w:val="0"/>
                  <w:lang w:bidi="ar-SA"/>
                  <w14:ligatures w14:val="none"/>
                </w:rPr>
                <m:t>C</m:t>
              </w:del>
            </m:r>
          </m:sup>
        </m:sSubSup>
      </m:oMath>
      <w:del w:id="2167" w:author="arun kumar" w:date="2026-07-27T19:44:00Z" w16du:dateUtc="2026-07-27T11:44:00Z">
        <w:r w:rsidR="00B33B92" w:rsidDel="000328D6">
          <w:rPr>
            <w:rFonts w:eastAsia="Times New Roman"/>
            <w:bCs/>
            <w:kern w:val="0"/>
            <w:lang w:bidi="ar-SA"/>
            <w14:ligatures w14:val="none"/>
          </w:rPr>
          <w:delText xml:space="preserve"> , </w:delText>
        </w:r>
      </w:del>
      <m:oMath>
        <m:sSubSup>
          <m:sSubSupPr>
            <m:ctrlPr>
              <w:del w:id="2168" w:author="arun kumar" w:date="2026-07-27T19:44:00Z" w16du:dateUtc="2026-07-27T11:44:00Z">
                <w:rPr>
                  <w:rFonts w:ascii="Cambria Math" w:eastAsia="Times New Roman" w:hAnsi="Cambria Math"/>
                  <w:bCs/>
                  <w:i/>
                  <w:kern w:val="0"/>
                  <w:lang w:bidi="ar-SA"/>
                  <w14:ligatures w14:val="none"/>
                </w:rPr>
              </w:del>
            </m:ctrlPr>
          </m:sSubSupPr>
          <m:e>
            <m:r>
              <w:del w:id="2169" w:author="arun kumar" w:date="2026-07-27T19:44:00Z" w16du:dateUtc="2026-07-27T11:44:00Z">
                <w:rPr>
                  <w:rFonts w:ascii="Cambria Math" w:eastAsia="Times New Roman" w:hAnsi="Cambria Math"/>
                  <w:kern w:val="0"/>
                  <w:lang w:bidi="ar-SA"/>
                  <w14:ligatures w14:val="none"/>
                </w:rPr>
                <m:t>T</m:t>
              </w:del>
            </m:r>
          </m:e>
          <m:sub>
            <m:r>
              <w:del w:id="2170" w:author="arun kumar" w:date="2026-07-27T19:44:00Z" w16du:dateUtc="2026-07-27T11:44:00Z">
                <w:rPr>
                  <w:rFonts w:ascii="Cambria Math" w:eastAsia="Times New Roman" w:hAnsi="Cambria Math"/>
                  <w:kern w:val="0"/>
                  <w:lang w:bidi="ar-SA"/>
                  <w14:ligatures w14:val="none"/>
                </w:rPr>
                <m:t>days,max</m:t>
              </w:del>
            </m:r>
          </m:sub>
          <m:sup>
            <m:r>
              <w:del w:id="2171" w:author="arun kumar" w:date="2026-07-27T19:44:00Z" w16du:dateUtc="2026-07-27T11:44:00Z">
                <w:rPr>
                  <w:rFonts w:ascii="Cambria Math" w:eastAsia="Times New Roman" w:hAnsi="Cambria Math"/>
                  <w:kern w:val="0"/>
                  <w:lang w:bidi="ar-SA"/>
                  <w14:ligatures w14:val="none"/>
                </w:rPr>
                <m:t>D</m:t>
              </w:del>
            </m:r>
          </m:sup>
        </m:sSubSup>
      </m:oMath>
      <w:del w:id="2172" w:author="arun kumar" w:date="2026-07-27T19:44:00Z" w16du:dateUtc="2026-07-27T11:44:00Z">
        <w:r w:rsidR="00B33B92" w:rsidDel="000328D6">
          <w:rPr>
            <w:rFonts w:eastAsia="Times New Roman"/>
            <w:bCs/>
            <w:kern w:val="0"/>
            <w:lang w:bidi="ar-SA"/>
            <w14:ligatures w14:val="none"/>
          </w:rPr>
          <w:delText xml:space="preserve"> : Threshold of elapsed-maximum-days for A-check, B-check, C-check, D-check</w:delText>
        </w:r>
      </w:del>
    </w:p>
    <w:tbl>
      <w:tblPr>
        <w:tblStyle w:val="TableGrid"/>
        <w:tblW w:w="0" w:type="auto"/>
        <w:tblInd w:w="720" w:type="dxa"/>
        <w:tblLook w:val="04A0" w:firstRow="1" w:lastRow="0" w:firstColumn="1" w:lastColumn="0" w:noHBand="0" w:noVBand="1"/>
        <w:tblPrChange w:id="2173" w:author="Prof. Ramesh Krishnan" w:date="2024-10-28T15:50:00Z" w16du:dateUtc="2024-10-28T10:20:00Z">
          <w:tblPr>
            <w:tblStyle w:val="TableGrid"/>
            <w:tblW w:w="0" w:type="auto"/>
            <w:tblInd w:w="720" w:type="dxa"/>
            <w:tblLook w:val="04A0" w:firstRow="1" w:lastRow="0" w:firstColumn="1" w:lastColumn="0" w:noHBand="0" w:noVBand="1"/>
          </w:tblPr>
        </w:tblPrChange>
      </w:tblPr>
      <w:tblGrid>
        <w:gridCol w:w="1157"/>
        <w:gridCol w:w="7473"/>
        <w:tblGridChange w:id="2174">
          <w:tblGrid>
            <w:gridCol w:w="1157"/>
            <w:gridCol w:w="3158"/>
            <w:gridCol w:w="4315"/>
          </w:tblGrid>
        </w:tblGridChange>
      </w:tblGrid>
      <w:tr w:rsidR="008E527C" w:rsidDel="000328D6" w14:paraId="5A42BA7F" w14:textId="5C93B628" w:rsidTr="00CE2B2D">
        <w:trPr>
          <w:ins w:id="2175" w:author="Prof. Ramesh Krishnan" w:date="2024-10-28T15:49:00Z"/>
          <w:del w:id="2176" w:author="arun kumar" w:date="2026-07-27T19:44:00Z" w16du:dateUtc="2026-07-27T11:44:00Z"/>
        </w:trPr>
        <w:tc>
          <w:tcPr>
            <w:tcW w:w="1118" w:type="dxa"/>
            <w:tcPrChange w:id="2177" w:author="Prof. Ramesh Krishnan" w:date="2024-10-28T15:50:00Z" w16du:dateUtc="2024-10-28T10:20:00Z">
              <w:tcPr>
                <w:tcW w:w="4675" w:type="dxa"/>
                <w:gridSpan w:val="2"/>
              </w:tcPr>
            </w:tcPrChange>
          </w:tcPr>
          <w:p w14:paraId="571BEEDB" w14:textId="34DACAF6" w:rsidR="008E527C" w:rsidDel="000328D6" w:rsidRDefault="008E527C" w:rsidP="00CC1EB2">
            <w:pPr>
              <w:pStyle w:val="ListParagraph"/>
              <w:spacing w:before="100" w:beforeAutospacing="1" w:after="100" w:afterAutospacing="1" w:line="240" w:lineRule="auto"/>
              <w:ind w:left="0"/>
              <w:jc w:val="left"/>
              <w:rPr>
                <w:ins w:id="2178" w:author="Prof. Ramesh Krishnan" w:date="2024-10-28T15:49:00Z" w16du:dateUtc="2024-10-28T10:19:00Z"/>
                <w:del w:id="2179" w:author="arun kumar" w:date="2026-07-27T19:44:00Z" w16du:dateUtc="2026-07-27T11:44:00Z"/>
                <w:rFonts w:eastAsia="Times New Roman"/>
                <w:kern w:val="0"/>
                <w:lang w:bidi="ar-SA"/>
                <w14:ligatures w14:val="none"/>
              </w:rPr>
            </w:pPr>
            <w:ins w:id="2180" w:author="Prof. Ramesh Krishnan" w:date="2024-10-28T15:49:00Z" w16du:dateUtc="2024-10-28T10:19:00Z">
              <w:del w:id="2181" w:author="arun kumar" w:date="2026-07-27T19:44:00Z" w16du:dateUtc="2026-07-27T11:44:00Z">
                <w:r w:rsidDel="000328D6">
                  <w:rPr>
                    <w:rFonts w:eastAsia="Times New Roman"/>
                    <w:kern w:val="0"/>
                    <w:lang w:bidi="ar-SA"/>
                    <w14:ligatures w14:val="none"/>
                  </w:rPr>
                  <w:delText>FCPi</w:delText>
                </w:r>
              </w:del>
            </w:ins>
          </w:p>
        </w:tc>
        <w:tc>
          <w:tcPr>
            <w:tcW w:w="7512" w:type="dxa"/>
            <w:tcPrChange w:id="2182" w:author="Prof. Ramesh Krishnan" w:date="2024-10-28T15:50:00Z" w16du:dateUtc="2024-10-28T10:20:00Z">
              <w:tcPr>
                <w:tcW w:w="4675" w:type="dxa"/>
              </w:tcPr>
            </w:tcPrChange>
          </w:tcPr>
          <w:p w14:paraId="65A73254" w14:textId="1A41778A" w:rsidR="008E527C" w:rsidDel="000328D6" w:rsidRDefault="008E527C" w:rsidP="00CC1EB2">
            <w:pPr>
              <w:pStyle w:val="ListParagraph"/>
              <w:spacing w:before="100" w:beforeAutospacing="1" w:after="100" w:afterAutospacing="1" w:line="240" w:lineRule="auto"/>
              <w:ind w:left="0"/>
              <w:jc w:val="left"/>
              <w:rPr>
                <w:ins w:id="2183" w:author="Prof. Ramesh Krishnan" w:date="2024-10-28T15:49:00Z" w16du:dateUtc="2024-10-28T10:19:00Z"/>
                <w:del w:id="2184" w:author="arun kumar" w:date="2026-07-27T19:44:00Z" w16du:dateUtc="2026-07-27T11:44:00Z"/>
                <w:rFonts w:eastAsia="Times New Roman"/>
                <w:kern w:val="0"/>
                <w:lang w:bidi="ar-SA"/>
                <w14:ligatures w14:val="none"/>
              </w:rPr>
            </w:pPr>
            <w:ins w:id="2185" w:author="Prof. Ramesh Krishnan" w:date="2024-10-28T15:49:00Z" w16du:dateUtc="2024-10-28T10:19:00Z">
              <w:del w:id="2186" w:author="arun kumar" w:date="2026-07-27T19:44:00Z" w16du:dateUtc="2026-07-27T11:44:00Z">
                <w:r w:rsidDel="000328D6">
                  <w:rPr>
                    <w:rFonts w:eastAsia="Times New Roman"/>
                    <w:kern w:val="0"/>
                    <w:lang w:bidi="ar-SA"/>
                    <w14:ligatures w14:val="none"/>
                  </w:rPr>
                  <w:delText>Fixed cost of processing plant i</w:delText>
                </w:r>
              </w:del>
            </w:ins>
          </w:p>
        </w:tc>
      </w:tr>
      <w:tr w:rsidR="008E527C" w:rsidDel="000328D6" w14:paraId="25F4BE5E" w14:textId="6760CBDE" w:rsidTr="00CE2B2D">
        <w:trPr>
          <w:ins w:id="2187" w:author="Prof. Ramesh Krishnan" w:date="2024-10-28T15:49:00Z"/>
          <w:del w:id="2188" w:author="arun kumar" w:date="2026-07-27T19:44:00Z" w16du:dateUtc="2026-07-27T11:44:00Z"/>
        </w:trPr>
        <w:tc>
          <w:tcPr>
            <w:tcW w:w="1118" w:type="dxa"/>
            <w:tcPrChange w:id="2189" w:author="Prof. Ramesh Krishnan" w:date="2024-10-28T15:50:00Z" w16du:dateUtc="2024-10-28T10:20:00Z">
              <w:tcPr>
                <w:tcW w:w="4675" w:type="dxa"/>
                <w:gridSpan w:val="2"/>
              </w:tcPr>
            </w:tcPrChange>
          </w:tcPr>
          <w:p w14:paraId="4CF98F40" w14:textId="4717FB65" w:rsidR="008E527C" w:rsidDel="000328D6" w:rsidRDefault="00000000" w:rsidP="00CC1EB2">
            <w:pPr>
              <w:pStyle w:val="ListParagraph"/>
              <w:spacing w:before="100" w:beforeAutospacing="1" w:after="100" w:afterAutospacing="1" w:line="240" w:lineRule="auto"/>
              <w:ind w:left="0"/>
              <w:jc w:val="left"/>
              <w:rPr>
                <w:ins w:id="2190" w:author="Prof. Ramesh Krishnan" w:date="2024-10-28T15:49:00Z" w16du:dateUtc="2024-10-28T10:19:00Z"/>
                <w:del w:id="2191" w:author="arun kumar" w:date="2026-07-27T19:44:00Z" w16du:dateUtc="2026-07-27T11:44:00Z"/>
                <w:rFonts w:eastAsia="Times New Roman"/>
                <w:kern w:val="0"/>
                <w:lang w:bidi="ar-SA"/>
                <w14:ligatures w14:val="none"/>
              </w:rPr>
            </w:pPr>
            <m:oMath>
              <m:sSubSup>
                <m:sSubSupPr>
                  <m:ctrlPr>
                    <w:ins w:id="2192" w:author="Prof. Ramesh Krishnan" w:date="2024-10-28T15:50:00Z" w16du:dateUtc="2024-10-28T10:20:00Z">
                      <w:del w:id="2193" w:author="arun kumar" w:date="2026-07-27T19:44:00Z" w16du:dateUtc="2026-07-27T11:44:00Z">
                        <w:rPr>
                          <w:rFonts w:ascii="Cambria Math" w:eastAsia="Times New Roman" w:hAnsi="Cambria Math"/>
                          <w:bCs/>
                          <w:i/>
                          <w:kern w:val="0"/>
                          <w:lang w:bidi="ar-SA"/>
                          <w14:ligatures w14:val="none"/>
                        </w:rPr>
                      </w:del>
                    </w:ins>
                  </m:ctrlPr>
                </m:sSubSupPr>
                <m:e>
                  <m:r>
                    <w:ins w:id="2194" w:author="Prof. Ramesh Krishnan" w:date="2024-10-28T15:50:00Z" w16du:dateUtc="2024-10-28T10:20:00Z">
                      <w:del w:id="2195" w:author="arun kumar" w:date="2026-07-27T19:44:00Z" w16du:dateUtc="2026-07-27T11:44:00Z">
                        <w:rPr>
                          <w:rFonts w:ascii="Cambria Math" w:eastAsia="Times New Roman" w:hAnsi="Cambria Math"/>
                          <w:kern w:val="0"/>
                          <w:lang w:bidi="ar-SA"/>
                          <w14:ligatures w14:val="none"/>
                        </w:rPr>
                        <m:t>T</m:t>
                      </w:del>
                    </w:ins>
                  </m:r>
                </m:e>
                <m:sub>
                  <m:r>
                    <w:ins w:id="2196" w:author="Prof. Ramesh Krishnan" w:date="2024-10-28T15:50:00Z" w16du:dateUtc="2024-10-28T10:20:00Z">
                      <w:del w:id="2197" w:author="arun kumar" w:date="2026-07-27T19:44:00Z" w16du:dateUtc="2026-07-27T11:44:00Z">
                        <w:rPr>
                          <w:rFonts w:ascii="Cambria Math" w:eastAsia="Times New Roman" w:hAnsi="Cambria Math"/>
                          <w:kern w:val="0"/>
                          <w:lang w:bidi="ar-SA"/>
                          <w14:ligatures w14:val="none"/>
                        </w:rPr>
                        <m:t>days, max</m:t>
                      </w:del>
                    </w:ins>
                  </m:r>
                </m:sub>
                <m:sup>
                  <m:r>
                    <w:ins w:id="2198" w:author="Prof. Ramesh Krishnan" w:date="2024-10-28T15:50:00Z" w16du:dateUtc="2024-10-28T10:20:00Z">
                      <w:del w:id="2199" w:author="arun kumar" w:date="2026-07-27T19:44:00Z" w16du:dateUtc="2026-07-27T11:44:00Z">
                        <w:rPr>
                          <w:rFonts w:ascii="Cambria Math" w:eastAsia="Times New Roman" w:hAnsi="Cambria Math"/>
                          <w:kern w:val="0"/>
                          <w:lang w:bidi="ar-SA"/>
                          <w14:ligatures w14:val="none"/>
                        </w:rPr>
                        <m:t>A</m:t>
                      </w:del>
                    </w:ins>
                  </m:r>
                </m:sup>
              </m:sSubSup>
            </m:oMath>
            <w:ins w:id="2200" w:author="Prof. Ramesh Krishnan" w:date="2024-10-28T15:50:00Z" w16du:dateUtc="2024-10-28T10:20:00Z">
              <w:del w:id="2201" w:author="arun kumar" w:date="2026-07-27T19:44:00Z" w16du:dateUtc="2026-07-27T11:44:00Z">
                <w:r w:rsidR="00CE2B2D" w:rsidDel="000328D6">
                  <w:rPr>
                    <w:rFonts w:eastAsia="Times New Roman"/>
                    <w:bCs/>
                    <w:kern w:val="0"/>
                    <w:lang w:bidi="ar-SA"/>
                    <w14:ligatures w14:val="none"/>
                  </w:rPr>
                  <w:delText xml:space="preserve"> , </w:delText>
                </w:r>
              </w:del>
            </w:ins>
            <m:oMath>
              <m:sSubSup>
                <m:sSubSupPr>
                  <m:ctrlPr>
                    <w:ins w:id="2202" w:author="Prof. Ramesh Krishnan" w:date="2024-10-28T15:50:00Z" w16du:dateUtc="2024-10-28T10:20:00Z">
                      <w:del w:id="2203" w:author="arun kumar" w:date="2026-07-27T19:44:00Z" w16du:dateUtc="2026-07-27T11:44:00Z">
                        <w:rPr>
                          <w:rFonts w:ascii="Cambria Math" w:eastAsia="Times New Roman" w:hAnsi="Cambria Math"/>
                          <w:bCs/>
                          <w:i/>
                          <w:kern w:val="0"/>
                          <w:lang w:bidi="ar-SA"/>
                          <w14:ligatures w14:val="none"/>
                        </w:rPr>
                      </w:del>
                    </w:ins>
                  </m:ctrlPr>
                </m:sSubSupPr>
                <m:e>
                  <m:r>
                    <w:ins w:id="2204" w:author="Prof. Ramesh Krishnan" w:date="2024-10-28T15:50:00Z" w16du:dateUtc="2024-10-28T10:20:00Z">
                      <w:del w:id="2205" w:author="arun kumar" w:date="2026-07-27T19:44:00Z" w16du:dateUtc="2026-07-27T11:44:00Z">
                        <w:rPr>
                          <w:rFonts w:ascii="Cambria Math" w:eastAsia="Times New Roman" w:hAnsi="Cambria Math"/>
                          <w:kern w:val="0"/>
                          <w:lang w:bidi="ar-SA"/>
                          <w14:ligatures w14:val="none"/>
                        </w:rPr>
                        <m:t>T</m:t>
                      </w:del>
                    </w:ins>
                  </m:r>
                </m:e>
                <m:sub>
                  <m:r>
                    <w:ins w:id="2206" w:author="Prof. Ramesh Krishnan" w:date="2024-10-28T15:50:00Z" w16du:dateUtc="2024-10-28T10:20:00Z">
                      <w:del w:id="2207" w:author="arun kumar" w:date="2026-07-27T19:44:00Z" w16du:dateUtc="2026-07-27T11:44:00Z">
                        <w:rPr>
                          <w:rFonts w:ascii="Cambria Math" w:eastAsia="Times New Roman" w:hAnsi="Cambria Math"/>
                          <w:kern w:val="0"/>
                          <w:lang w:bidi="ar-SA"/>
                          <w14:ligatures w14:val="none"/>
                        </w:rPr>
                        <m:t>days,max</m:t>
                      </w:del>
                    </w:ins>
                  </m:r>
                </m:sub>
                <m:sup>
                  <m:r>
                    <w:ins w:id="2208" w:author="Prof. Ramesh Krishnan" w:date="2024-10-28T15:50:00Z" w16du:dateUtc="2024-10-28T10:20:00Z">
                      <w:del w:id="2209" w:author="arun kumar" w:date="2026-07-27T19:44:00Z" w16du:dateUtc="2026-07-27T11:44:00Z">
                        <w:rPr>
                          <w:rFonts w:ascii="Cambria Math" w:eastAsia="Times New Roman" w:hAnsi="Cambria Math"/>
                          <w:kern w:val="0"/>
                          <w:lang w:bidi="ar-SA"/>
                          <w14:ligatures w14:val="none"/>
                        </w:rPr>
                        <m:t>B</m:t>
                      </w:del>
                    </w:ins>
                  </m:r>
                </m:sup>
              </m:sSubSup>
            </m:oMath>
            <w:ins w:id="2210" w:author="Prof. Ramesh Krishnan" w:date="2024-10-28T15:50:00Z" w16du:dateUtc="2024-10-28T10:20:00Z">
              <w:del w:id="2211" w:author="arun kumar" w:date="2026-07-27T19:44:00Z" w16du:dateUtc="2026-07-27T11:44:00Z">
                <w:r w:rsidR="00CE2B2D" w:rsidDel="000328D6">
                  <w:rPr>
                    <w:rFonts w:eastAsia="Times New Roman"/>
                    <w:bCs/>
                    <w:kern w:val="0"/>
                    <w:lang w:bidi="ar-SA"/>
                    <w14:ligatures w14:val="none"/>
                  </w:rPr>
                  <w:delText xml:space="preserve"> ,  </w:delText>
                </w:r>
              </w:del>
            </w:ins>
            <m:oMath>
              <m:sSubSup>
                <m:sSubSupPr>
                  <m:ctrlPr>
                    <w:ins w:id="2212" w:author="Prof. Ramesh Krishnan" w:date="2024-10-28T15:50:00Z" w16du:dateUtc="2024-10-28T10:20:00Z">
                      <w:del w:id="2213" w:author="arun kumar" w:date="2026-07-27T19:44:00Z" w16du:dateUtc="2026-07-27T11:44:00Z">
                        <w:rPr>
                          <w:rFonts w:ascii="Cambria Math" w:eastAsia="Times New Roman" w:hAnsi="Cambria Math"/>
                          <w:bCs/>
                          <w:i/>
                          <w:kern w:val="0"/>
                          <w:lang w:bidi="ar-SA"/>
                          <w14:ligatures w14:val="none"/>
                        </w:rPr>
                      </w:del>
                    </w:ins>
                  </m:ctrlPr>
                </m:sSubSupPr>
                <m:e>
                  <m:r>
                    <w:ins w:id="2214" w:author="Prof. Ramesh Krishnan" w:date="2024-10-28T15:50:00Z" w16du:dateUtc="2024-10-28T10:20:00Z">
                      <w:del w:id="2215" w:author="arun kumar" w:date="2026-07-27T19:44:00Z" w16du:dateUtc="2026-07-27T11:44:00Z">
                        <w:rPr>
                          <w:rFonts w:ascii="Cambria Math" w:eastAsia="Times New Roman" w:hAnsi="Cambria Math"/>
                          <w:kern w:val="0"/>
                          <w:lang w:bidi="ar-SA"/>
                          <w14:ligatures w14:val="none"/>
                        </w:rPr>
                        <m:t>T</m:t>
                      </w:del>
                    </w:ins>
                  </m:r>
                </m:e>
                <m:sub>
                  <m:r>
                    <w:ins w:id="2216" w:author="Prof. Ramesh Krishnan" w:date="2024-10-28T15:50:00Z" w16du:dateUtc="2024-10-28T10:20:00Z">
                      <w:del w:id="2217" w:author="arun kumar" w:date="2026-07-27T19:44:00Z" w16du:dateUtc="2026-07-27T11:44:00Z">
                        <w:rPr>
                          <w:rFonts w:ascii="Cambria Math" w:eastAsia="Times New Roman" w:hAnsi="Cambria Math"/>
                          <w:kern w:val="0"/>
                          <w:lang w:bidi="ar-SA"/>
                          <w14:ligatures w14:val="none"/>
                        </w:rPr>
                        <m:t>days,max</m:t>
                      </w:del>
                    </w:ins>
                  </m:r>
                </m:sub>
                <m:sup>
                  <m:r>
                    <w:ins w:id="2218" w:author="Prof. Ramesh Krishnan" w:date="2024-10-28T15:50:00Z" w16du:dateUtc="2024-10-28T10:20:00Z">
                      <w:del w:id="2219" w:author="arun kumar" w:date="2026-07-27T19:44:00Z" w16du:dateUtc="2026-07-27T11:44:00Z">
                        <w:rPr>
                          <w:rFonts w:ascii="Cambria Math" w:eastAsia="Times New Roman" w:hAnsi="Cambria Math"/>
                          <w:kern w:val="0"/>
                          <w:lang w:bidi="ar-SA"/>
                          <w14:ligatures w14:val="none"/>
                        </w:rPr>
                        <m:t>C</m:t>
                      </w:del>
                    </w:ins>
                  </m:r>
                </m:sup>
              </m:sSubSup>
            </m:oMath>
            <w:ins w:id="2220" w:author="Prof. Ramesh Krishnan" w:date="2024-10-28T15:50:00Z" w16du:dateUtc="2024-10-28T10:20:00Z">
              <w:del w:id="2221" w:author="arun kumar" w:date="2026-07-27T19:44:00Z" w16du:dateUtc="2026-07-27T11:44:00Z">
                <w:r w:rsidR="00CE2B2D" w:rsidDel="000328D6">
                  <w:rPr>
                    <w:rFonts w:eastAsia="Times New Roman"/>
                    <w:bCs/>
                    <w:kern w:val="0"/>
                    <w:lang w:bidi="ar-SA"/>
                    <w14:ligatures w14:val="none"/>
                  </w:rPr>
                  <w:delText xml:space="preserve"> , </w:delText>
                </w:r>
              </w:del>
            </w:ins>
            <m:oMath>
              <m:sSubSup>
                <m:sSubSupPr>
                  <m:ctrlPr>
                    <w:ins w:id="2222" w:author="Prof. Ramesh Krishnan" w:date="2024-10-28T15:50:00Z" w16du:dateUtc="2024-10-28T10:20:00Z">
                      <w:del w:id="2223" w:author="arun kumar" w:date="2026-07-27T19:44:00Z" w16du:dateUtc="2026-07-27T11:44:00Z">
                        <w:rPr>
                          <w:rFonts w:ascii="Cambria Math" w:eastAsia="Times New Roman" w:hAnsi="Cambria Math"/>
                          <w:bCs/>
                          <w:i/>
                          <w:kern w:val="0"/>
                          <w:lang w:bidi="ar-SA"/>
                          <w14:ligatures w14:val="none"/>
                        </w:rPr>
                      </w:del>
                    </w:ins>
                  </m:ctrlPr>
                </m:sSubSupPr>
                <m:e>
                  <m:r>
                    <w:ins w:id="2224" w:author="Prof. Ramesh Krishnan" w:date="2024-10-28T15:50:00Z" w16du:dateUtc="2024-10-28T10:20:00Z">
                      <w:del w:id="2225" w:author="arun kumar" w:date="2026-07-27T19:44:00Z" w16du:dateUtc="2026-07-27T11:44:00Z">
                        <w:rPr>
                          <w:rFonts w:ascii="Cambria Math" w:eastAsia="Times New Roman" w:hAnsi="Cambria Math"/>
                          <w:kern w:val="0"/>
                          <w:lang w:bidi="ar-SA"/>
                          <w14:ligatures w14:val="none"/>
                        </w:rPr>
                        <m:t>T</m:t>
                      </w:del>
                    </w:ins>
                  </m:r>
                </m:e>
                <m:sub>
                  <m:r>
                    <w:ins w:id="2226" w:author="Prof. Ramesh Krishnan" w:date="2024-10-28T15:50:00Z" w16du:dateUtc="2024-10-28T10:20:00Z">
                      <w:del w:id="2227" w:author="arun kumar" w:date="2026-07-27T19:44:00Z" w16du:dateUtc="2026-07-27T11:44:00Z">
                        <w:rPr>
                          <w:rFonts w:ascii="Cambria Math" w:eastAsia="Times New Roman" w:hAnsi="Cambria Math"/>
                          <w:kern w:val="0"/>
                          <w:lang w:bidi="ar-SA"/>
                          <w14:ligatures w14:val="none"/>
                        </w:rPr>
                        <m:t>days,max</m:t>
                      </w:del>
                    </w:ins>
                  </m:r>
                </m:sub>
                <m:sup>
                  <m:r>
                    <w:ins w:id="2228" w:author="Prof. Ramesh Krishnan" w:date="2024-10-28T15:50:00Z" w16du:dateUtc="2024-10-28T10:20:00Z">
                      <w:del w:id="2229" w:author="arun kumar" w:date="2026-07-27T19:44:00Z" w16du:dateUtc="2026-07-27T11:44:00Z">
                        <w:rPr>
                          <w:rFonts w:ascii="Cambria Math" w:eastAsia="Times New Roman" w:hAnsi="Cambria Math"/>
                          <w:kern w:val="0"/>
                          <w:lang w:bidi="ar-SA"/>
                          <w14:ligatures w14:val="none"/>
                        </w:rPr>
                        <m:t>D</m:t>
                      </w:del>
                    </w:ins>
                  </m:r>
                </m:sup>
              </m:sSubSup>
            </m:oMath>
          </w:p>
        </w:tc>
        <w:tc>
          <w:tcPr>
            <w:tcW w:w="7512" w:type="dxa"/>
            <w:tcPrChange w:id="2230" w:author="Prof. Ramesh Krishnan" w:date="2024-10-28T15:50:00Z" w16du:dateUtc="2024-10-28T10:20:00Z">
              <w:tcPr>
                <w:tcW w:w="4675" w:type="dxa"/>
              </w:tcPr>
            </w:tcPrChange>
          </w:tcPr>
          <w:p w14:paraId="1CF9606C" w14:textId="7E142F20" w:rsidR="008E527C" w:rsidDel="000328D6" w:rsidRDefault="008E527C" w:rsidP="00CC1EB2">
            <w:pPr>
              <w:pStyle w:val="ListParagraph"/>
              <w:spacing w:before="100" w:beforeAutospacing="1" w:after="100" w:afterAutospacing="1" w:line="240" w:lineRule="auto"/>
              <w:ind w:left="0"/>
              <w:jc w:val="left"/>
              <w:rPr>
                <w:ins w:id="2231" w:author="Prof. Ramesh Krishnan" w:date="2024-10-28T15:49:00Z" w16du:dateUtc="2024-10-28T10:19:00Z"/>
                <w:del w:id="2232" w:author="arun kumar" w:date="2026-07-27T19:44:00Z" w16du:dateUtc="2026-07-27T11:44:00Z"/>
                <w:rFonts w:eastAsia="Times New Roman"/>
                <w:kern w:val="0"/>
                <w:lang w:bidi="ar-SA"/>
                <w14:ligatures w14:val="none"/>
              </w:rPr>
            </w:pPr>
          </w:p>
        </w:tc>
      </w:tr>
      <w:tr w:rsidR="008E527C" w:rsidDel="000328D6" w14:paraId="10CB0D66" w14:textId="5AA1BDFD" w:rsidTr="00CE2B2D">
        <w:trPr>
          <w:ins w:id="2233" w:author="Prof. Ramesh Krishnan" w:date="2024-10-28T15:49:00Z"/>
          <w:del w:id="2234" w:author="arun kumar" w:date="2026-07-27T19:44:00Z" w16du:dateUtc="2026-07-27T11:44:00Z"/>
        </w:trPr>
        <w:tc>
          <w:tcPr>
            <w:tcW w:w="1118" w:type="dxa"/>
            <w:tcPrChange w:id="2235" w:author="Prof. Ramesh Krishnan" w:date="2024-10-28T15:50:00Z" w16du:dateUtc="2024-10-28T10:20:00Z">
              <w:tcPr>
                <w:tcW w:w="4675" w:type="dxa"/>
                <w:gridSpan w:val="2"/>
              </w:tcPr>
            </w:tcPrChange>
          </w:tcPr>
          <w:p w14:paraId="3937D94A" w14:textId="090A1394" w:rsidR="008E527C" w:rsidDel="000328D6" w:rsidRDefault="002203FE" w:rsidP="00CC1EB2">
            <w:pPr>
              <w:pStyle w:val="ListParagraph"/>
              <w:spacing w:before="100" w:beforeAutospacing="1" w:after="100" w:afterAutospacing="1" w:line="240" w:lineRule="auto"/>
              <w:ind w:left="0"/>
              <w:jc w:val="left"/>
              <w:rPr>
                <w:ins w:id="2236" w:author="Prof. Ramesh Krishnan" w:date="2024-10-28T15:49:00Z" w16du:dateUtc="2024-10-28T10:19:00Z"/>
                <w:del w:id="2237" w:author="arun kumar" w:date="2026-07-27T19:44:00Z" w16du:dateUtc="2026-07-27T11:44:00Z"/>
                <w:rFonts w:eastAsia="Times New Roman"/>
                <w:kern w:val="0"/>
                <w:lang w:bidi="ar-SA"/>
                <w14:ligatures w14:val="none"/>
              </w:rPr>
            </w:pPr>
            <w:ins w:id="2238" w:author="Prof. Ramesh Krishnan" w:date="2024-10-28T15:50:00Z" w16du:dateUtc="2024-10-28T10:20:00Z">
              <w:del w:id="2239" w:author="arun kumar" w:date="2026-07-27T19:44:00Z" w16du:dateUtc="2026-07-27T11:44:00Z">
                <w:r w:rsidDel="000328D6">
                  <w:rPr>
                    <w:rFonts w:eastAsia="Times New Roman"/>
                    <w:kern w:val="0"/>
                    <w:lang w:bidi="ar-SA"/>
                    <w14:ligatures w14:val="none"/>
                  </w:rPr>
                  <w:delText>T</w:delText>
                </w:r>
              </w:del>
            </w:ins>
            <w:ins w:id="2240" w:author="Prof. Ramesh Krishnan" w:date="2024-10-28T15:51:00Z" w16du:dateUtc="2024-10-28T10:21:00Z">
              <w:del w:id="2241" w:author="arun kumar" w:date="2026-07-27T19:44:00Z" w16du:dateUtc="2026-07-27T11:44:00Z">
                <w:r w:rsidR="00B90D19" w:rsidRPr="00B90D19" w:rsidDel="000328D6">
                  <w:rPr>
                    <w:rFonts w:eastAsia="Times New Roman"/>
                    <w:kern w:val="0"/>
                    <w:vertAlign w:val="superscript"/>
                    <w:lang w:bidi="ar-SA"/>
                    <w14:ligatures w14:val="none"/>
                    <w:rPrChange w:id="2242" w:author="Prof. Ramesh Krishnan" w:date="2024-10-28T15:51:00Z" w16du:dateUtc="2024-10-28T10:21:00Z">
                      <w:rPr>
                        <w:rFonts w:eastAsia="Times New Roman"/>
                        <w:kern w:val="0"/>
                        <w:lang w:bidi="ar-SA"/>
                        <w14:ligatures w14:val="none"/>
                      </w:rPr>
                    </w:rPrChange>
                  </w:rPr>
                  <w:delText>A</w:delText>
                </w:r>
              </w:del>
            </w:ins>
            <w:ins w:id="2243" w:author="Prof. Ramesh Krishnan" w:date="2024-10-28T15:50:00Z" w16du:dateUtc="2024-10-28T10:20:00Z">
              <w:del w:id="2244" w:author="arun kumar" w:date="2026-07-27T19:44:00Z" w16du:dateUtc="2026-07-27T11:44:00Z">
                <w:r w:rsidRPr="002203FE" w:rsidDel="000328D6">
                  <w:rPr>
                    <w:rFonts w:eastAsia="Times New Roman"/>
                    <w:kern w:val="0"/>
                    <w:vertAlign w:val="subscript"/>
                    <w:lang w:bidi="ar-SA"/>
                    <w14:ligatures w14:val="none"/>
                    <w:rPrChange w:id="2245" w:author="Prof. Ramesh Krishnan" w:date="2024-10-28T15:51:00Z" w16du:dateUtc="2024-10-28T10:21:00Z">
                      <w:rPr>
                        <w:rFonts w:eastAsia="Times New Roman"/>
                        <w:kern w:val="0"/>
                        <w:lang w:bidi="ar-SA"/>
                        <w14:ligatures w14:val="none"/>
                      </w:rPr>
                    </w:rPrChange>
                  </w:rPr>
                  <w:delText>days</w:delText>
                </w:r>
              </w:del>
            </w:ins>
            <w:ins w:id="2246" w:author="Prof. Ramesh Krishnan" w:date="2024-10-28T15:51:00Z" w16du:dateUtc="2024-10-28T10:21:00Z">
              <w:del w:id="2247" w:author="arun kumar" w:date="2026-07-27T19:44:00Z" w16du:dateUtc="2026-07-27T11:44:00Z">
                <w:r w:rsidRPr="002203FE" w:rsidDel="000328D6">
                  <w:rPr>
                    <w:rFonts w:eastAsia="Times New Roman"/>
                    <w:kern w:val="0"/>
                    <w:vertAlign w:val="subscript"/>
                    <w:lang w:bidi="ar-SA"/>
                    <w14:ligatures w14:val="none"/>
                    <w:rPrChange w:id="2248" w:author="Prof. Ramesh Krishnan" w:date="2024-10-28T15:51:00Z" w16du:dateUtc="2024-10-28T10:21:00Z">
                      <w:rPr>
                        <w:rFonts w:eastAsia="Times New Roman"/>
                        <w:kern w:val="0"/>
                        <w:lang w:bidi="ar-SA"/>
                        <w14:ligatures w14:val="none"/>
                      </w:rPr>
                    </w:rPrChange>
                  </w:rPr>
                  <w:delText>,</w:delText>
                </w:r>
                <w:r w:rsidR="00B90D19" w:rsidDel="000328D6">
                  <w:rPr>
                    <w:rFonts w:eastAsia="Times New Roman"/>
                    <w:kern w:val="0"/>
                    <w:vertAlign w:val="subscript"/>
                    <w:lang w:bidi="ar-SA"/>
                    <w14:ligatures w14:val="none"/>
                  </w:rPr>
                  <w:delText>max</w:delText>
                </w:r>
              </w:del>
            </w:ins>
          </w:p>
        </w:tc>
        <w:tc>
          <w:tcPr>
            <w:tcW w:w="7512" w:type="dxa"/>
            <w:tcPrChange w:id="2249" w:author="Prof. Ramesh Krishnan" w:date="2024-10-28T15:50:00Z" w16du:dateUtc="2024-10-28T10:20:00Z">
              <w:tcPr>
                <w:tcW w:w="4675" w:type="dxa"/>
              </w:tcPr>
            </w:tcPrChange>
          </w:tcPr>
          <w:p w14:paraId="2E97CE1D" w14:textId="629DCBD6" w:rsidR="008E527C" w:rsidDel="000328D6" w:rsidRDefault="008E527C" w:rsidP="00CC1EB2">
            <w:pPr>
              <w:pStyle w:val="ListParagraph"/>
              <w:spacing w:before="100" w:beforeAutospacing="1" w:after="100" w:afterAutospacing="1" w:line="240" w:lineRule="auto"/>
              <w:ind w:left="0"/>
              <w:jc w:val="left"/>
              <w:rPr>
                <w:ins w:id="2250" w:author="Prof. Ramesh Krishnan" w:date="2024-10-28T15:49:00Z" w16du:dateUtc="2024-10-28T10:19:00Z"/>
                <w:del w:id="2251" w:author="arun kumar" w:date="2026-07-27T19:44:00Z" w16du:dateUtc="2026-07-27T11:44:00Z"/>
                <w:rFonts w:eastAsia="Times New Roman"/>
                <w:kern w:val="0"/>
                <w:lang w:bidi="ar-SA"/>
                <w14:ligatures w14:val="none"/>
              </w:rPr>
            </w:pPr>
          </w:p>
        </w:tc>
      </w:tr>
      <w:tr w:rsidR="008E527C" w:rsidDel="000328D6" w14:paraId="0CC86310" w14:textId="539E1D07" w:rsidTr="00CE2B2D">
        <w:trPr>
          <w:ins w:id="2252" w:author="Prof. Ramesh Krishnan" w:date="2024-10-28T15:49:00Z"/>
          <w:del w:id="2253" w:author="arun kumar" w:date="2026-07-27T19:44:00Z" w16du:dateUtc="2026-07-27T11:44:00Z"/>
        </w:trPr>
        <w:tc>
          <w:tcPr>
            <w:tcW w:w="1118" w:type="dxa"/>
            <w:tcPrChange w:id="2254" w:author="Prof. Ramesh Krishnan" w:date="2024-10-28T15:50:00Z" w16du:dateUtc="2024-10-28T10:20:00Z">
              <w:tcPr>
                <w:tcW w:w="4675" w:type="dxa"/>
                <w:gridSpan w:val="2"/>
              </w:tcPr>
            </w:tcPrChange>
          </w:tcPr>
          <w:p w14:paraId="58CDB3E1" w14:textId="0A02664F" w:rsidR="008E527C" w:rsidDel="000328D6" w:rsidRDefault="008E527C" w:rsidP="00CC1EB2">
            <w:pPr>
              <w:pStyle w:val="ListParagraph"/>
              <w:spacing w:before="100" w:beforeAutospacing="1" w:after="100" w:afterAutospacing="1" w:line="240" w:lineRule="auto"/>
              <w:ind w:left="0"/>
              <w:jc w:val="left"/>
              <w:rPr>
                <w:ins w:id="2255" w:author="Prof. Ramesh Krishnan" w:date="2024-10-28T15:49:00Z" w16du:dateUtc="2024-10-28T10:19:00Z"/>
                <w:del w:id="2256" w:author="arun kumar" w:date="2026-07-27T19:44:00Z" w16du:dateUtc="2026-07-27T11:44:00Z"/>
                <w:rFonts w:eastAsia="Times New Roman"/>
                <w:kern w:val="0"/>
                <w:lang w:bidi="ar-SA"/>
                <w14:ligatures w14:val="none"/>
              </w:rPr>
            </w:pPr>
          </w:p>
        </w:tc>
        <w:tc>
          <w:tcPr>
            <w:tcW w:w="7512" w:type="dxa"/>
            <w:tcPrChange w:id="2257" w:author="Prof. Ramesh Krishnan" w:date="2024-10-28T15:50:00Z" w16du:dateUtc="2024-10-28T10:20:00Z">
              <w:tcPr>
                <w:tcW w:w="4675" w:type="dxa"/>
              </w:tcPr>
            </w:tcPrChange>
          </w:tcPr>
          <w:p w14:paraId="667AB6EC" w14:textId="191B9E8C" w:rsidR="008E527C" w:rsidDel="000328D6" w:rsidRDefault="008E527C" w:rsidP="00CC1EB2">
            <w:pPr>
              <w:pStyle w:val="ListParagraph"/>
              <w:spacing w:before="100" w:beforeAutospacing="1" w:after="100" w:afterAutospacing="1" w:line="240" w:lineRule="auto"/>
              <w:ind w:left="0"/>
              <w:jc w:val="left"/>
              <w:rPr>
                <w:ins w:id="2258" w:author="Prof. Ramesh Krishnan" w:date="2024-10-28T15:49:00Z" w16du:dateUtc="2024-10-28T10:19:00Z"/>
                <w:del w:id="2259" w:author="arun kumar" w:date="2026-07-27T19:44:00Z" w16du:dateUtc="2026-07-27T11:44:00Z"/>
                <w:rFonts w:eastAsia="Times New Roman"/>
                <w:kern w:val="0"/>
                <w:lang w:bidi="ar-SA"/>
                <w14:ligatures w14:val="none"/>
              </w:rPr>
            </w:pPr>
          </w:p>
        </w:tc>
      </w:tr>
      <w:tr w:rsidR="008E527C" w:rsidDel="000328D6" w14:paraId="56C3240B" w14:textId="419D28E0" w:rsidTr="00CE2B2D">
        <w:trPr>
          <w:ins w:id="2260" w:author="Prof. Ramesh Krishnan" w:date="2024-10-28T15:49:00Z"/>
          <w:del w:id="2261" w:author="arun kumar" w:date="2026-07-27T19:44:00Z" w16du:dateUtc="2026-07-27T11:44:00Z"/>
        </w:trPr>
        <w:tc>
          <w:tcPr>
            <w:tcW w:w="1118" w:type="dxa"/>
            <w:tcPrChange w:id="2262" w:author="Prof. Ramesh Krishnan" w:date="2024-10-28T15:50:00Z" w16du:dateUtc="2024-10-28T10:20:00Z">
              <w:tcPr>
                <w:tcW w:w="4675" w:type="dxa"/>
                <w:gridSpan w:val="2"/>
              </w:tcPr>
            </w:tcPrChange>
          </w:tcPr>
          <w:p w14:paraId="7E8D22CB" w14:textId="73CC69E9" w:rsidR="008E527C" w:rsidDel="000328D6" w:rsidRDefault="008E527C" w:rsidP="00CC1EB2">
            <w:pPr>
              <w:pStyle w:val="ListParagraph"/>
              <w:spacing w:before="100" w:beforeAutospacing="1" w:after="100" w:afterAutospacing="1" w:line="240" w:lineRule="auto"/>
              <w:ind w:left="0"/>
              <w:jc w:val="left"/>
              <w:rPr>
                <w:ins w:id="2263" w:author="Prof. Ramesh Krishnan" w:date="2024-10-28T15:49:00Z" w16du:dateUtc="2024-10-28T10:19:00Z"/>
                <w:del w:id="2264" w:author="arun kumar" w:date="2026-07-27T19:44:00Z" w16du:dateUtc="2026-07-27T11:44:00Z"/>
                <w:rFonts w:eastAsia="Times New Roman"/>
                <w:kern w:val="0"/>
                <w:lang w:bidi="ar-SA"/>
                <w14:ligatures w14:val="none"/>
              </w:rPr>
            </w:pPr>
          </w:p>
        </w:tc>
        <w:tc>
          <w:tcPr>
            <w:tcW w:w="7512" w:type="dxa"/>
            <w:tcPrChange w:id="2265" w:author="Prof. Ramesh Krishnan" w:date="2024-10-28T15:50:00Z" w16du:dateUtc="2024-10-28T10:20:00Z">
              <w:tcPr>
                <w:tcW w:w="4675" w:type="dxa"/>
              </w:tcPr>
            </w:tcPrChange>
          </w:tcPr>
          <w:p w14:paraId="077CB89D" w14:textId="0407FDB8" w:rsidR="008E527C" w:rsidDel="000328D6" w:rsidRDefault="008E527C" w:rsidP="00CC1EB2">
            <w:pPr>
              <w:pStyle w:val="ListParagraph"/>
              <w:spacing w:before="100" w:beforeAutospacing="1" w:after="100" w:afterAutospacing="1" w:line="240" w:lineRule="auto"/>
              <w:ind w:left="0"/>
              <w:jc w:val="left"/>
              <w:rPr>
                <w:ins w:id="2266" w:author="Prof. Ramesh Krishnan" w:date="2024-10-28T15:49:00Z" w16du:dateUtc="2024-10-28T10:19:00Z"/>
                <w:del w:id="2267" w:author="arun kumar" w:date="2026-07-27T19:44:00Z" w16du:dateUtc="2026-07-27T11:44:00Z"/>
                <w:rFonts w:eastAsia="Times New Roman"/>
                <w:kern w:val="0"/>
                <w:lang w:bidi="ar-SA"/>
                <w14:ligatures w14:val="none"/>
              </w:rPr>
            </w:pPr>
          </w:p>
        </w:tc>
      </w:tr>
      <w:tr w:rsidR="008E527C" w:rsidDel="000328D6" w14:paraId="582D3F9B" w14:textId="282A46C4" w:rsidTr="00CE2B2D">
        <w:trPr>
          <w:ins w:id="2268" w:author="Prof. Ramesh Krishnan" w:date="2024-10-28T15:49:00Z"/>
          <w:del w:id="2269" w:author="arun kumar" w:date="2026-07-27T19:44:00Z" w16du:dateUtc="2026-07-27T11:44:00Z"/>
        </w:trPr>
        <w:tc>
          <w:tcPr>
            <w:tcW w:w="1118" w:type="dxa"/>
            <w:tcPrChange w:id="2270" w:author="Prof. Ramesh Krishnan" w:date="2024-10-28T15:50:00Z" w16du:dateUtc="2024-10-28T10:20:00Z">
              <w:tcPr>
                <w:tcW w:w="4675" w:type="dxa"/>
                <w:gridSpan w:val="2"/>
              </w:tcPr>
            </w:tcPrChange>
          </w:tcPr>
          <w:p w14:paraId="174A9F01" w14:textId="4535F995" w:rsidR="008E527C" w:rsidDel="000328D6" w:rsidRDefault="008E527C" w:rsidP="00CC1EB2">
            <w:pPr>
              <w:pStyle w:val="ListParagraph"/>
              <w:spacing w:before="100" w:beforeAutospacing="1" w:after="100" w:afterAutospacing="1" w:line="240" w:lineRule="auto"/>
              <w:ind w:left="0"/>
              <w:jc w:val="left"/>
              <w:rPr>
                <w:ins w:id="2271" w:author="Prof. Ramesh Krishnan" w:date="2024-10-28T15:49:00Z" w16du:dateUtc="2024-10-28T10:19:00Z"/>
                <w:del w:id="2272" w:author="arun kumar" w:date="2026-07-27T19:44:00Z" w16du:dateUtc="2026-07-27T11:44:00Z"/>
                <w:rFonts w:eastAsia="Times New Roman"/>
                <w:kern w:val="0"/>
                <w:lang w:bidi="ar-SA"/>
                <w14:ligatures w14:val="none"/>
              </w:rPr>
            </w:pPr>
          </w:p>
        </w:tc>
        <w:tc>
          <w:tcPr>
            <w:tcW w:w="7512" w:type="dxa"/>
            <w:tcPrChange w:id="2273" w:author="Prof. Ramesh Krishnan" w:date="2024-10-28T15:50:00Z" w16du:dateUtc="2024-10-28T10:20:00Z">
              <w:tcPr>
                <w:tcW w:w="4675" w:type="dxa"/>
              </w:tcPr>
            </w:tcPrChange>
          </w:tcPr>
          <w:p w14:paraId="24C29725" w14:textId="42B4ABA9" w:rsidR="008E527C" w:rsidDel="000328D6" w:rsidRDefault="008E527C" w:rsidP="00CC1EB2">
            <w:pPr>
              <w:pStyle w:val="ListParagraph"/>
              <w:spacing w:before="100" w:beforeAutospacing="1" w:after="100" w:afterAutospacing="1" w:line="240" w:lineRule="auto"/>
              <w:ind w:left="0"/>
              <w:jc w:val="left"/>
              <w:rPr>
                <w:ins w:id="2274" w:author="Prof. Ramesh Krishnan" w:date="2024-10-28T15:49:00Z" w16du:dateUtc="2024-10-28T10:19:00Z"/>
                <w:del w:id="2275" w:author="arun kumar" w:date="2026-07-27T19:44:00Z" w16du:dateUtc="2026-07-27T11:44:00Z"/>
                <w:rFonts w:eastAsia="Times New Roman"/>
                <w:kern w:val="0"/>
                <w:lang w:bidi="ar-SA"/>
                <w14:ligatures w14:val="none"/>
              </w:rPr>
            </w:pPr>
          </w:p>
        </w:tc>
      </w:tr>
      <w:tr w:rsidR="008E527C" w:rsidDel="000328D6" w14:paraId="26F0EB2F" w14:textId="5F40B9F8" w:rsidTr="00CE2B2D">
        <w:trPr>
          <w:ins w:id="2276" w:author="Prof. Ramesh Krishnan" w:date="2024-10-28T15:49:00Z"/>
          <w:del w:id="2277" w:author="arun kumar" w:date="2026-07-27T19:44:00Z" w16du:dateUtc="2026-07-27T11:44:00Z"/>
        </w:trPr>
        <w:tc>
          <w:tcPr>
            <w:tcW w:w="1118" w:type="dxa"/>
            <w:tcPrChange w:id="2278" w:author="Prof. Ramesh Krishnan" w:date="2024-10-28T15:50:00Z" w16du:dateUtc="2024-10-28T10:20:00Z">
              <w:tcPr>
                <w:tcW w:w="4675" w:type="dxa"/>
                <w:gridSpan w:val="2"/>
              </w:tcPr>
            </w:tcPrChange>
          </w:tcPr>
          <w:p w14:paraId="5AEDFCFE" w14:textId="78E994E8" w:rsidR="008E527C" w:rsidDel="000328D6" w:rsidRDefault="008E527C" w:rsidP="00CC1EB2">
            <w:pPr>
              <w:pStyle w:val="ListParagraph"/>
              <w:spacing w:before="100" w:beforeAutospacing="1" w:after="100" w:afterAutospacing="1" w:line="240" w:lineRule="auto"/>
              <w:ind w:left="0"/>
              <w:jc w:val="left"/>
              <w:rPr>
                <w:ins w:id="2279" w:author="Prof. Ramesh Krishnan" w:date="2024-10-28T15:49:00Z" w16du:dateUtc="2024-10-28T10:19:00Z"/>
                <w:del w:id="2280" w:author="arun kumar" w:date="2026-07-27T19:44:00Z" w16du:dateUtc="2026-07-27T11:44:00Z"/>
                <w:rFonts w:eastAsia="Times New Roman"/>
                <w:kern w:val="0"/>
                <w:lang w:bidi="ar-SA"/>
                <w14:ligatures w14:val="none"/>
              </w:rPr>
            </w:pPr>
          </w:p>
        </w:tc>
        <w:tc>
          <w:tcPr>
            <w:tcW w:w="7512" w:type="dxa"/>
            <w:tcPrChange w:id="2281" w:author="Prof. Ramesh Krishnan" w:date="2024-10-28T15:50:00Z" w16du:dateUtc="2024-10-28T10:20:00Z">
              <w:tcPr>
                <w:tcW w:w="4675" w:type="dxa"/>
              </w:tcPr>
            </w:tcPrChange>
          </w:tcPr>
          <w:p w14:paraId="770F7463" w14:textId="340281F7" w:rsidR="008E527C" w:rsidDel="000328D6" w:rsidRDefault="008E527C" w:rsidP="00CC1EB2">
            <w:pPr>
              <w:pStyle w:val="ListParagraph"/>
              <w:spacing w:before="100" w:beforeAutospacing="1" w:after="100" w:afterAutospacing="1" w:line="240" w:lineRule="auto"/>
              <w:ind w:left="0"/>
              <w:jc w:val="left"/>
              <w:rPr>
                <w:ins w:id="2282" w:author="Prof. Ramesh Krishnan" w:date="2024-10-28T15:49:00Z" w16du:dateUtc="2024-10-28T10:19:00Z"/>
                <w:del w:id="2283" w:author="arun kumar" w:date="2026-07-27T19:44:00Z" w16du:dateUtc="2026-07-27T11:44:00Z"/>
                <w:rFonts w:eastAsia="Times New Roman"/>
                <w:kern w:val="0"/>
                <w:lang w:bidi="ar-SA"/>
                <w14:ligatures w14:val="none"/>
              </w:rPr>
            </w:pPr>
          </w:p>
        </w:tc>
      </w:tr>
      <w:tr w:rsidR="008E527C" w:rsidDel="000328D6" w14:paraId="6C6C77C6" w14:textId="48266ED4" w:rsidTr="00CE2B2D">
        <w:trPr>
          <w:ins w:id="2284" w:author="Prof. Ramesh Krishnan" w:date="2024-10-28T15:49:00Z"/>
          <w:del w:id="2285" w:author="arun kumar" w:date="2026-07-27T19:44:00Z" w16du:dateUtc="2026-07-27T11:44:00Z"/>
        </w:trPr>
        <w:tc>
          <w:tcPr>
            <w:tcW w:w="1118" w:type="dxa"/>
            <w:tcPrChange w:id="2286" w:author="Prof. Ramesh Krishnan" w:date="2024-10-28T15:50:00Z" w16du:dateUtc="2024-10-28T10:20:00Z">
              <w:tcPr>
                <w:tcW w:w="4675" w:type="dxa"/>
                <w:gridSpan w:val="2"/>
              </w:tcPr>
            </w:tcPrChange>
          </w:tcPr>
          <w:p w14:paraId="037B2F3D" w14:textId="512B45BF" w:rsidR="008E527C" w:rsidDel="000328D6" w:rsidRDefault="008E527C" w:rsidP="00CC1EB2">
            <w:pPr>
              <w:pStyle w:val="ListParagraph"/>
              <w:spacing w:before="100" w:beforeAutospacing="1" w:after="100" w:afterAutospacing="1" w:line="240" w:lineRule="auto"/>
              <w:ind w:left="0"/>
              <w:jc w:val="left"/>
              <w:rPr>
                <w:ins w:id="2287" w:author="Prof. Ramesh Krishnan" w:date="2024-10-28T15:49:00Z" w16du:dateUtc="2024-10-28T10:19:00Z"/>
                <w:del w:id="2288" w:author="arun kumar" w:date="2026-07-27T19:44:00Z" w16du:dateUtc="2026-07-27T11:44:00Z"/>
                <w:rFonts w:eastAsia="Times New Roman"/>
                <w:kern w:val="0"/>
                <w:lang w:bidi="ar-SA"/>
                <w14:ligatures w14:val="none"/>
              </w:rPr>
            </w:pPr>
          </w:p>
        </w:tc>
        <w:tc>
          <w:tcPr>
            <w:tcW w:w="7512" w:type="dxa"/>
            <w:tcPrChange w:id="2289" w:author="Prof. Ramesh Krishnan" w:date="2024-10-28T15:50:00Z" w16du:dateUtc="2024-10-28T10:20:00Z">
              <w:tcPr>
                <w:tcW w:w="4675" w:type="dxa"/>
              </w:tcPr>
            </w:tcPrChange>
          </w:tcPr>
          <w:p w14:paraId="27CFDD60" w14:textId="041F8463" w:rsidR="008E527C" w:rsidDel="000328D6" w:rsidRDefault="008E527C" w:rsidP="00CC1EB2">
            <w:pPr>
              <w:pStyle w:val="ListParagraph"/>
              <w:spacing w:before="100" w:beforeAutospacing="1" w:after="100" w:afterAutospacing="1" w:line="240" w:lineRule="auto"/>
              <w:ind w:left="0"/>
              <w:jc w:val="left"/>
              <w:rPr>
                <w:ins w:id="2290" w:author="Prof. Ramesh Krishnan" w:date="2024-10-28T15:49:00Z" w16du:dateUtc="2024-10-28T10:19:00Z"/>
                <w:del w:id="2291" w:author="arun kumar" w:date="2026-07-27T19:44:00Z" w16du:dateUtc="2026-07-27T11:44:00Z"/>
                <w:rFonts w:eastAsia="Times New Roman"/>
                <w:kern w:val="0"/>
                <w:lang w:bidi="ar-SA"/>
                <w14:ligatures w14:val="none"/>
              </w:rPr>
            </w:pPr>
          </w:p>
        </w:tc>
      </w:tr>
    </w:tbl>
    <w:p w14:paraId="355FE9DA" w14:textId="0576A2F2" w:rsidR="0057644A" w:rsidDel="000328D6" w:rsidRDefault="0057644A" w:rsidP="00CC1EB2">
      <w:pPr>
        <w:pStyle w:val="ListParagraph"/>
        <w:spacing w:before="100" w:beforeAutospacing="1" w:after="100" w:afterAutospacing="1" w:line="240" w:lineRule="auto"/>
        <w:jc w:val="left"/>
        <w:rPr>
          <w:ins w:id="2292" w:author="Prof. Ramesh Krishnan" w:date="2024-10-28T15:49:00Z" w16du:dateUtc="2024-10-28T10:19:00Z"/>
          <w:del w:id="2293" w:author="arun kumar" w:date="2026-07-27T19:44:00Z" w16du:dateUtc="2026-07-27T11:44:00Z"/>
          <w:rFonts w:eastAsia="Times New Roman"/>
          <w:kern w:val="0"/>
          <w:lang w:bidi="ar-SA"/>
          <w14:ligatures w14:val="none"/>
        </w:rPr>
      </w:pPr>
    </w:p>
    <w:p w14:paraId="0B737380" w14:textId="77777777" w:rsidR="008E527C" w:rsidRPr="0057644A" w:rsidRDefault="008E527C" w:rsidP="00CC1EB2">
      <w:pPr>
        <w:pStyle w:val="ListParagraph"/>
        <w:spacing w:before="100" w:beforeAutospacing="1" w:after="100" w:afterAutospacing="1" w:line="240" w:lineRule="auto"/>
        <w:jc w:val="left"/>
        <w:rPr>
          <w:rFonts w:eastAsia="Times New Roman"/>
          <w:kern w:val="0"/>
          <w:lang w:bidi="ar-SA"/>
          <w14:ligatures w14:val="none"/>
        </w:rPr>
      </w:pPr>
    </w:p>
    <w:p w14:paraId="164FC8B1" w14:textId="5053AEA6" w:rsidR="00260D10" w:rsidRPr="00260D10" w:rsidRDefault="00260D10" w:rsidP="00260D10">
      <w:pPr>
        <w:pStyle w:val="ListParagraph"/>
        <w:numPr>
          <w:ilvl w:val="0"/>
          <w:numId w:val="13"/>
        </w:numPr>
        <w:spacing w:before="100" w:beforeAutospacing="1" w:after="100" w:afterAutospacing="1" w:line="240" w:lineRule="auto"/>
        <w:jc w:val="left"/>
        <w:rPr>
          <w:rFonts w:eastAsia="Times New Roman"/>
          <w:kern w:val="0"/>
          <w:lang w:bidi="ar-SA"/>
          <w14:ligatures w14:val="none"/>
        </w:rPr>
      </w:pPr>
      <w:r w:rsidRPr="00260D10">
        <w:rPr>
          <w:rFonts w:eastAsia="Times New Roman"/>
          <w:b/>
          <w:bCs/>
          <w:kern w:val="0"/>
          <w:lang w:bidi="ar-SA"/>
          <w14:ligatures w14:val="none"/>
        </w:rPr>
        <w:t>Objective Function:</w:t>
      </w:r>
      <w:r w:rsidRPr="00260D10">
        <w:rPr>
          <w:rFonts w:eastAsia="Times New Roman"/>
          <w:kern w:val="0"/>
          <w:lang w:bidi="ar-SA"/>
          <w14:ligatures w14:val="none"/>
        </w:rPr>
        <w:t xml:space="preserve"> </w:t>
      </w:r>
    </w:p>
    <w:p w14:paraId="1296D64C" w14:textId="77AE959C" w:rsidR="00741EA0" w:rsidRPr="00741EA0" w:rsidRDefault="00D477A0" w:rsidP="00741EA0">
      <w:pPr>
        <w:spacing w:before="100" w:beforeAutospacing="1" w:after="100" w:afterAutospacing="1" w:line="240" w:lineRule="auto"/>
        <w:ind w:left="720"/>
        <w:jc w:val="left"/>
        <w:rPr>
          <w:ins w:id="2294" w:author="arun kumar" w:date="2026-07-26T17:21:00Z"/>
          <w:rFonts w:eastAsia="Times New Roman"/>
          <w:kern w:val="0"/>
          <w:lang w:bidi="ar-SA"/>
          <w14:ligatures w14:val="none"/>
        </w:rPr>
      </w:pPr>
      <w:del w:id="2295" w:author="arun kumar" w:date="2026-07-27T19:53:00Z" w16du:dateUtc="2026-07-27T11:53:00Z">
        <w:r w:rsidRPr="00D477A0" w:rsidDel="00635A35">
          <w:rPr>
            <w:rFonts w:eastAsia="Times New Roman"/>
            <w:kern w:val="0"/>
            <w:lang w:bidi="ar-SA"/>
            <w14:ligatures w14:val="none"/>
          </w:rPr>
          <w:delText>We will create a</w:delText>
        </w:r>
        <w:r w:rsidR="002C7383" w:rsidDel="00635A35">
          <w:rPr>
            <w:rFonts w:eastAsia="Times New Roman"/>
            <w:kern w:val="0"/>
            <w:lang w:bidi="ar-SA"/>
            <w14:ligatures w14:val="none"/>
          </w:rPr>
          <w:delText>n</w:delText>
        </w:r>
        <w:r w:rsidRPr="00D477A0" w:rsidDel="00635A35">
          <w:rPr>
            <w:rFonts w:eastAsia="Times New Roman"/>
            <w:kern w:val="0"/>
            <w:lang w:bidi="ar-SA"/>
            <w14:ligatures w14:val="none"/>
          </w:rPr>
          <w:delText xml:space="preserve"> optimization problem where we aim to:</w:delText>
        </w:r>
      </w:del>
      <m:oMath>
        <m:borderBox>
          <m:borderBoxPr>
            <m:ctrlPr>
              <w:ins w:id="2296" w:author="arun kumar" w:date="2026-07-26T17:21:00Z">
                <w:rPr>
                  <w:rFonts w:ascii="Cambria Math" w:eastAsia="Times New Roman" w:hAnsi="Cambria Math"/>
                  <w:kern w:val="0"/>
                  <w:lang w:bidi="ar-SA"/>
                  <w14:ligatures w14:val="none"/>
                </w:rPr>
              </w:ins>
            </m:ctrlPr>
          </m:borderBoxPr>
          <m:e>
            <m:func>
              <m:funcPr>
                <m:ctrlPr>
                  <w:ins w:id="2297" w:author="arun kumar" w:date="2026-07-26T17:21:00Z">
                    <w:rPr>
                      <w:rFonts w:ascii="Cambria Math" w:eastAsia="Times New Roman" w:hAnsi="Cambria Math"/>
                      <w:kern w:val="0"/>
                      <w:lang w:bidi="ar-SA"/>
                      <w14:ligatures w14:val="none"/>
                    </w:rPr>
                  </w:ins>
                </m:ctrlPr>
              </m:funcPr>
              <m:fName>
                <m:r>
                  <w:ins w:id="2298" w:author="arun kumar" w:date="2026-07-26T17:21:00Z">
                    <m:rPr>
                      <m:sty m:val="p"/>
                    </m:rPr>
                    <w:rPr>
                      <w:rFonts w:ascii="Cambria Math" w:eastAsia="Times New Roman" w:hAnsi="Cambria Math"/>
                      <w:kern w:val="0"/>
                      <w:lang w:bidi="ar-SA"/>
                      <w14:ligatures w14:val="none"/>
                    </w:rPr>
                    <m:t>min</m:t>
                  </w:ins>
                </m:r>
              </m:fName>
              <m:e>
                <m:r>
                  <w:ins w:id="2299" w:author="arun kumar" w:date="2026-07-26T17:21:00Z">
                    <w:rPr>
                      <w:rFonts w:ascii="Cambria Math" w:eastAsia="Times New Roman" w:hAnsi="Cambria Math"/>
                      <w:kern w:val="0"/>
                      <w:lang w:bidi="ar-SA"/>
                      <w14:ligatures w14:val="none"/>
                    </w:rPr>
                    <m:t>Z</m:t>
                  </w:ins>
                </m:r>
              </m:e>
            </m:func>
            <m:r>
              <w:ins w:id="2300" w:author="arun kumar" w:date="2026-07-26T17:21:00Z">
                <w:rPr>
                  <w:rFonts w:ascii="Cambria Math" w:eastAsia="Times New Roman" w:hAnsi="Cambria Math"/>
                  <w:kern w:val="0"/>
                  <w:lang w:bidi="ar-SA"/>
                  <w14:ligatures w14:val="none"/>
                </w:rPr>
                <m:t>=</m:t>
              </w:ins>
            </m:r>
            <m:nary>
              <m:naryPr>
                <m:chr m:val="∑"/>
                <m:limLoc m:val="undOvr"/>
                <m:grow m:val="1"/>
                <m:supHide m:val="1"/>
                <m:ctrlPr>
                  <w:ins w:id="2301" w:author="arun kumar" w:date="2026-07-26T17:21:00Z">
                    <w:rPr>
                      <w:rFonts w:ascii="Cambria Math" w:eastAsia="Times New Roman" w:hAnsi="Cambria Math"/>
                      <w:kern w:val="0"/>
                      <w:lang w:bidi="ar-SA"/>
                      <w14:ligatures w14:val="none"/>
                    </w:rPr>
                  </w:ins>
                </m:ctrlPr>
              </m:naryPr>
              <m:sub>
                <m:r>
                  <w:ins w:id="2302" w:author="arun kumar" w:date="2026-07-26T17:21:00Z">
                    <w:rPr>
                      <w:rFonts w:ascii="Cambria Math" w:eastAsia="Times New Roman" w:hAnsi="Cambria Math"/>
                      <w:kern w:val="0"/>
                      <w:lang w:bidi="ar-SA"/>
                      <w14:ligatures w14:val="none"/>
                    </w:rPr>
                    <m:t>i</m:t>
                  </w:ins>
                </m:r>
                <m:r>
                  <w:ins w:id="2303" w:author="arun kumar" w:date="2026-07-26T17:21:00Z">
                    <m:rPr>
                      <m:scr m:val="script"/>
                    </m:rPr>
                    <w:rPr>
                      <w:rFonts w:ascii="Cambria Math" w:eastAsia="Times New Roman" w:hAnsi="Cambria Math"/>
                      <w:kern w:val="0"/>
                      <w:lang w:bidi="ar-SA"/>
                      <w14:ligatures w14:val="none"/>
                    </w:rPr>
                    <m:t>∈F</m:t>
                  </w:ins>
                </m:r>
              </m:sub>
              <m:sup/>
              <m:e>
                <m:nary>
                  <m:naryPr>
                    <m:chr m:val="∑"/>
                    <m:limLoc m:val="undOvr"/>
                    <m:supHide m:val="1"/>
                    <m:ctrlPr>
                      <w:ins w:id="2304" w:author="arun kumar" w:date="2026-07-26T17:21:00Z">
                        <w:rPr>
                          <w:rFonts w:ascii="Cambria Math" w:eastAsia="Times New Roman" w:hAnsi="Cambria Math"/>
                          <w:kern w:val="0"/>
                          <w:lang w:bidi="ar-SA"/>
                          <w14:ligatures w14:val="none"/>
                        </w:rPr>
                      </w:ins>
                    </m:ctrlPr>
                  </m:naryPr>
                  <m:sub>
                    <m:r>
                      <w:ins w:id="2305" w:author="arun kumar" w:date="2026-07-26T17:21:00Z">
                        <w:rPr>
                          <w:rFonts w:ascii="Cambria Math" w:eastAsia="Times New Roman" w:hAnsi="Cambria Math"/>
                          <w:kern w:val="0"/>
                          <w:lang w:bidi="ar-SA"/>
                          <w14:ligatures w14:val="none"/>
                        </w:rPr>
                        <m:t>j∈</m:t>
                      </w:ins>
                    </m:r>
                    <m:r>
                      <w:ins w:id="2306" w:author="arun kumar" w:date="2026-07-26T17:21:00Z">
                        <m:rPr>
                          <m:scr m:val="script"/>
                        </m:rPr>
                        <w:rPr>
                          <w:rFonts w:ascii="Cambria Math" w:eastAsia="Times New Roman" w:hAnsi="Cambria Math"/>
                          <w:kern w:val="0"/>
                          <w:lang w:bidi="ar-SA"/>
                          <w14:ligatures w14:val="none"/>
                        </w:rPr>
                        <m:t>P</m:t>
                      </w:ins>
                    </m:r>
                  </m:sub>
                  <m:sup/>
                  <m:e>
                    <m:sSub>
                      <m:sSubPr>
                        <m:ctrlPr>
                          <w:ins w:id="2307" w:author="arun kumar" w:date="2026-07-26T17:21:00Z">
                            <w:rPr>
                              <w:rFonts w:ascii="Cambria Math" w:eastAsia="Times New Roman" w:hAnsi="Cambria Math"/>
                              <w:kern w:val="0"/>
                              <w:lang w:bidi="ar-SA"/>
                              <w14:ligatures w14:val="none"/>
                            </w:rPr>
                          </w:ins>
                        </m:ctrlPr>
                      </m:sSubPr>
                      <m:e>
                        <m:r>
                          <w:ins w:id="2308" w:author="arun kumar" w:date="2026-07-26T17:21:00Z">
                            <w:rPr>
                              <w:rFonts w:ascii="Cambria Math" w:eastAsia="Times New Roman" w:hAnsi="Cambria Math"/>
                              <w:kern w:val="0"/>
                              <w:lang w:bidi="ar-SA"/>
                              <w14:ligatures w14:val="none"/>
                            </w:rPr>
                            <m:t>g</m:t>
                          </w:ins>
                        </m:r>
                      </m:e>
                      <m:sub>
                        <m:r>
                          <w:ins w:id="2309" w:author="arun kumar" w:date="2026-07-26T17:21:00Z">
                            <w:rPr>
                              <w:rFonts w:ascii="Cambria Math" w:eastAsia="Times New Roman" w:hAnsi="Cambria Math"/>
                              <w:kern w:val="0"/>
                              <w:lang w:bidi="ar-SA"/>
                              <w14:ligatures w14:val="none"/>
                            </w:rPr>
                            <m:t>ij</m:t>
                          </w:ins>
                        </m:r>
                      </m:sub>
                    </m:sSub>
                  </m:e>
                </m:nary>
              </m:e>
            </m:nary>
            <m:sSub>
              <m:sSubPr>
                <m:ctrlPr>
                  <w:ins w:id="2310" w:author="arun kumar" w:date="2026-07-26T17:21:00Z">
                    <w:rPr>
                      <w:rFonts w:ascii="Cambria Math" w:eastAsia="Times New Roman" w:hAnsi="Cambria Math"/>
                      <w:kern w:val="0"/>
                      <w:lang w:bidi="ar-SA"/>
                      <w14:ligatures w14:val="none"/>
                    </w:rPr>
                  </w:ins>
                </m:ctrlPr>
              </m:sSubPr>
              <m:e>
                <m:r>
                  <w:ins w:id="2311" w:author="arun kumar" w:date="2026-07-26T17:21:00Z">
                    <w:rPr>
                      <w:rFonts w:ascii="Cambria Math" w:eastAsia="Times New Roman" w:hAnsi="Cambria Math"/>
                      <w:kern w:val="0"/>
                      <w:lang w:bidi="ar-SA"/>
                      <w14:ligatures w14:val="none"/>
                    </w:rPr>
                    <m:t>x</m:t>
                  </w:ins>
                </m:r>
              </m:e>
              <m:sub>
                <m:r>
                  <w:ins w:id="2312" w:author="arun kumar" w:date="2026-07-26T17:21:00Z">
                    <w:rPr>
                      <w:rFonts w:ascii="Cambria Math" w:eastAsia="Times New Roman" w:hAnsi="Cambria Math"/>
                      <w:kern w:val="0"/>
                      <w:lang w:bidi="ar-SA"/>
                      <w14:ligatures w14:val="none"/>
                    </w:rPr>
                    <m:t>ij</m:t>
                  </w:ins>
                </m:r>
              </m:sub>
            </m:sSub>
            <m:r>
              <w:ins w:id="2313" w:author="arun kumar" w:date="2026-07-26T17:21:00Z">
                <w:rPr>
                  <w:rFonts w:ascii="Cambria Math" w:eastAsia="Times New Roman" w:hAnsi="Cambria Math"/>
                  <w:kern w:val="0"/>
                  <w:lang w:bidi="ar-SA"/>
                  <w14:ligatures w14:val="none"/>
                </w:rPr>
                <m:t>+</m:t>
              </w:ins>
            </m:r>
            <m:nary>
              <m:naryPr>
                <m:chr m:val="∑"/>
                <m:limLoc m:val="undOvr"/>
                <m:grow m:val="1"/>
                <m:supHide m:val="1"/>
                <m:ctrlPr>
                  <w:ins w:id="2314" w:author="arun kumar" w:date="2026-07-26T17:21:00Z">
                    <w:rPr>
                      <w:rFonts w:ascii="Cambria Math" w:eastAsia="Times New Roman" w:hAnsi="Cambria Math"/>
                      <w:kern w:val="0"/>
                      <w:lang w:bidi="ar-SA"/>
                      <w14:ligatures w14:val="none"/>
                    </w:rPr>
                  </w:ins>
                </m:ctrlPr>
              </m:naryPr>
              <m:sub>
                <m:r>
                  <w:ins w:id="2315" w:author="arun kumar" w:date="2026-07-26T17:21:00Z">
                    <w:rPr>
                      <w:rFonts w:ascii="Cambria Math" w:eastAsia="Times New Roman" w:hAnsi="Cambria Math"/>
                      <w:kern w:val="0"/>
                      <w:lang w:bidi="ar-SA"/>
                      <w14:ligatures w14:val="none"/>
                    </w:rPr>
                    <m:t>i∈</m:t>
                  </w:ins>
                </m:r>
                <m:sSup>
                  <m:sSupPr>
                    <m:ctrlPr>
                      <w:ins w:id="2316" w:author="arun kumar" w:date="2026-07-26T17:21:00Z">
                        <w:rPr>
                          <w:rFonts w:ascii="Cambria Math" w:eastAsia="Times New Roman" w:hAnsi="Cambria Math"/>
                          <w:kern w:val="0"/>
                          <w:lang w:bidi="ar-SA"/>
                          <w14:ligatures w14:val="none"/>
                        </w:rPr>
                      </w:ins>
                    </m:ctrlPr>
                  </m:sSupPr>
                  <m:e>
                    <m:r>
                      <w:ins w:id="2317" w:author="arun kumar" w:date="2026-07-26T17:21:00Z">
                        <m:rPr>
                          <m:scr m:val="script"/>
                        </m:rPr>
                        <w:rPr>
                          <w:rFonts w:ascii="Cambria Math" w:eastAsia="Times New Roman" w:hAnsi="Cambria Math"/>
                          <w:kern w:val="0"/>
                          <w:lang w:bidi="ar-SA"/>
                          <w14:ligatures w14:val="none"/>
                        </w:rPr>
                        <m:t>F</m:t>
                      </w:ins>
                    </m:r>
                  </m:e>
                  <m:sup>
                    <m:r>
                      <w:ins w:id="2318" w:author="arun kumar" w:date="2026-07-26T17:21:00Z">
                        <w:rPr>
                          <w:rFonts w:ascii="Cambria Math" w:eastAsia="Times New Roman" w:hAnsi="Cambria Math"/>
                          <w:kern w:val="0"/>
                          <w:lang w:bidi="ar-SA"/>
                          <w14:ligatures w14:val="none"/>
                        </w:rPr>
                        <m:t>M</m:t>
                      </w:ins>
                    </m:r>
                  </m:sup>
                </m:sSup>
              </m:sub>
              <m:sup/>
              <m:e>
                <m:nary>
                  <m:naryPr>
                    <m:chr m:val="∑"/>
                    <m:limLoc m:val="undOvr"/>
                    <m:supHide m:val="1"/>
                    <m:ctrlPr>
                      <w:ins w:id="2319" w:author="arun kumar" w:date="2026-07-26T17:21:00Z">
                        <w:rPr>
                          <w:rFonts w:ascii="Cambria Math" w:eastAsia="Times New Roman" w:hAnsi="Cambria Math"/>
                          <w:kern w:val="0"/>
                          <w:lang w:bidi="ar-SA"/>
                          <w14:ligatures w14:val="none"/>
                        </w:rPr>
                      </w:ins>
                    </m:ctrlPr>
                  </m:naryPr>
                  <m:sub>
                    <m:r>
                      <w:ins w:id="2320" w:author="arun kumar" w:date="2026-07-26T17:21:00Z">
                        <w:rPr>
                          <w:rFonts w:ascii="Cambria Math" w:eastAsia="Times New Roman" w:hAnsi="Cambria Math"/>
                          <w:kern w:val="0"/>
                          <w:lang w:bidi="ar-SA"/>
                          <w14:ligatures w14:val="none"/>
                        </w:rPr>
                        <m:t>j∈</m:t>
                      </w:ins>
                    </m:r>
                    <m:r>
                      <w:ins w:id="2321" w:author="arun kumar" w:date="2026-07-26T17:21:00Z">
                        <m:rPr>
                          <m:scr m:val="script"/>
                        </m:rPr>
                        <w:rPr>
                          <w:rFonts w:ascii="Cambria Math" w:eastAsia="Times New Roman" w:hAnsi="Cambria Math"/>
                          <w:kern w:val="0"/>
                          <w:lang w:bidi="ar-SA"/>
                          <w14:ligatures w14:val="none"/>
                        </w:rPr>
                        <m:t>P</m:t>
                      </w:ins>
                    </m:r>
                  </m:sub>
                  <m:sup/>
                  <m:e>
                    <m:nary>
                      <m:naryPr>
                        <m:chr m:val="∑"/>
                        <m:limLoc m:val="undOvr"/>
                        <m:supHide m:val="1"/>
                        <m:ctrlPr>
                          <w:ins w:id="2322" w:author="arun kumar" w:date="2026-07-26T17:21:00Z">
                            <w:rPr>
                              <w:rFonts w:ascii="Cambria Math" w:eastAsia="Times New Roman" w:hAnsi="Cambria Math"/>
                              <w:kern w:val="0"/>
                              <w:lang w:bidi="ar-SA"/>
                              <w14:ligatures w14:val="none"/>
                            </w:rPr>
                          </w:ins>
                        </m:ctrlPr>
                      </m:naryPr>
                      <m:sub>
                        <m:r>
                          <w:ins w:id="2323" w:author="arun kumar" w:date="2026-07-26T17:21:00Z">
                            <w:rPr>
                              <w:rFonts w:ascii="Cambria Math" w:eastAsia="Times New Roman" w:hAnsi="Cambria Math"/>
                              <w:kern w:val="0"/>
                              <w:lang w:bidi="ar-SA"/>
                              <w14:ligatures w14:val="none"/>
                            </w:rPr>
                            <m:t>d∈</m:t>
                          </w:ins>
                        </m:r>
                        <m:r>
                          <w:ins w:id="2324" w:author="arun kumar" w:date="2026-07-26T17:21:00Z">
                            <m:rPr>
                              <m:scr m:val="script"/>
                            </m:rPr>
                            <w:rPr>
                              <w:rFonts w:ascii="Cambria Math" w:eastAsia="Times New Roman" w:hAnsi="Cambria Math"/>
                              <w:kern w:val="0"/>
                              <w:lang w:bidi="ar-SA"/>
                              <w14:ligatures w14:val="none"/>
                            </w:rPr>
                            <m:t>D</m:t>
                          </w:ins>
                        </m:r>
                      </m:sub>
                      <m:sup/>
                      <m:e>
                        <m:nary>
                          <m:naryPr>
                            <m:chr m:val="∑"/>
                            <m:limLoc m:val="undOvr"/>
                            <m:supHide m:val="1"/>
                            <m:ctrlPr>
                              <w:ins w:id="2325" w:author="arun kumar" w:date="2026-07-26T17:21:00Z">
                                <w:rPr>
                                  <w:rFonts w:ascii="Cambria Math" w:eastAsia="Times New Roman" w:hAnsi="Cambria Math"/>
                                  <w:kern w:val="0"/>
                                  <w:lang w:bidi="ar-SA"/>
                                  <w14:ligatures w14:val="none"/>
                                </w:rPr>
                              </w:ins>
                            </m:ctrlPr>
                          </m:naryPr>
                          <m:sub>
                            <m:r>
                              <w:ins w:id="2326" w:author="arun kumar" w:date="2026-07-26T17:21:00Z">
                                <w:rPr>
                                  <w:rFonts w:ascii="Cambria Math" w:eastAsia="Times New Roman" w:hAnsi="Cambria Math"/>
                                  <w:kern w:val="0"/>
                                  <w:lang w:bidi="ar-SA"/>
                                  <w14:ligatures w14:val="none"/>
                                </w:rPr>
                                <m:t>c∈</m:t>
                              </w:ins>
                            </m:r>
                            <m:r>
                              <w:ins w:id="2327" w:author="arun kumar" w:date="2026-07-26T17:21:00Z">
                                <m:rPr>
                                  <m:scr m:val="script"/>
                                </m:rPr>
                                <w:rPr>
                                  <w:rFonts w:ascii="Cambria Math" w:eastAsia="Times New Roman" w:hAnsi="Cambria Math"/>
                                  <w:kern w:val="0"/>
                                  <w:lang w:bidi="ar-SA"/>
                                  <w14:ligatures w14:val="none"/>
                                </w:rPr>
                                <m:t>C</m:t>
                              </w:ins>
                            </m:r>
                          </m:sub>
                          <m:sup/>
                          <m:e>
                            <m:sSub>
                              <m:sSubPr>
                                <m:ctrlPr>
                                  <w:ins w:id="2328" w:author="arun kumar" w:date="2026-07-26T17:21:00Z">
                                    <w:rPr>
                                      <w:rFonts w:ascii="Cambria Math" w:eastAsia="Times New Roman" w:hAnsi="Cambria Math"/>
                                      <w:kern w:val="0"/>
                                      <w:lang w:bidi="ar-SA"/>
                                      <w14:ligatures w14:val="none"/>
                                    </w:rPr>
                                  </w:ins>
                                </m:ctrlPr>
                              </m:sSubPr>
                              <m:e>
                                <m:r>
                                  <w:ins w:id="2329" w:author="arun kumar" w:date="2026-07-26T17:21:00Z">
                                    <w:rPr>
                                      <w:rFonts w:ascii="Cambria Math" w:eastAsia="Times New Roman" w:hAnsi="Cambria Math"/>
                                      <w:kern w:val="0"/>
                                      <w:lang w:bidi="ar-SA"/>
                                      <w14:ligatures w14:val="none"/>
                                    </w:rPr>
                                    <m:t>π</m:t>
                                  </w:ins>
                                </m:r>
                              </m:e>
                              <m:sub>
                                <m:r>
                                  <w:ins w:id="2330" w:author="arun kumar" w:date="2026-07-26T17:21:00Z">
                                    <w:rPr>
                                      <w:rFonts w:ascii="Cambria Math" w:eastAsia="Times New Roman" w:hAnsi="Cambria Math"/>
                                      <w:kern w:val="0"/>
                                      <w:lang w:bidi="ar-SA"/>
                                      <w14:ligatures w14:val="none"/>
                                    </w:rPr>
                                    <m:t>c</m:t>
                                  </w:ins>
                                </m:r>
                              </m:sub>
                            </m:sSub>
                          </m:e>
                        </m:nary>
                      </m:e>
                    </m:nary>
                  </m:e>
                </m:nary>
              </m:e>
            </m:nary>
            <m:sSub>
              <m:sSubPr>
                <m:ctrlPr>
                  <w:ins w:id="2331" w:author="arun kumar" w:date="2026-07-26T17:21:00Z">
                    <w:rPr>
                      <w:rFonts w:ascii="Cambria Math" w:eastAsia="Times New Roman" w:hAnsi="Cambria Math"/>
                      <w:kern w:val="0"/>
                      <w:lang w:bidi="ar-SA"/>
                      <w14:ligatures w14:val="none"/>
                    </w:rPr>
                  </w:ins>
                </m:ctrlPr>
              </m:sSubPr>
              <m:e>
                <m:r>
                  <w:ins w:id="2332" w:author="arun kumar" w:date="2026-07-26T17:21:00Z">
                    <w:rPr>
                      <w:rFonts w:ascii="Cambria Math" w:eastAsia="Times New Roman" w:hAnsi="Cambria Math"/>
                      <w:kern w:val="0"/>
                      <w:lang w:bidi="ar-SA"/>
                      <w14:ligatures w14:val="none"/>
                    </w:rPr>
                    <m:t>z</m:t>
                  </w:ins>
                </m:r>
              </m:e>
              <m:sub>
                <m:r>
                  <w:ins w:id="2333" w:author="arun kumar" w:date="2026-07-26T17:21:00Z">
                    <w:rPr>
                      <w:rFonts w:ascii="Cambria Math" w:eastAsia="Times New Roman" w:hAnsi="Cambria Math"/>
                      <w:kern w:val="0"/>
                      <w:lang w:bidi="ar-SA"/>
                      <w14:ligatures w14:val="none"/>
                    </w:rPr>
                    <m:t>ijdc</m:t>
                  </w:ins>
                </m:r>
              </m:sub>
            </m:sSub>
          </m:e>
        </m:borderBox>
      </m:oMath>
      <w:ins w:id="2334" w:author="arun kumar" w:date="2026-07-26T17:21:00Z">
        <w:r w:rsidR="00741EA0" w:rsidRPr="00741EA0">
          <w:rPr>
            <w:rFonts w:eastAsia="Times New Roman"/>
            <w:kern w:val="0"/>
            <w:lang w:bidi="ar-SA"/>
            <w14:ligatures w14:val="none"/>
          </w:rPr>
          <w:br/>
        </w:r>
      </w:ins>
    </w:p>
    <w:p w14:paraId="3FA7CF51" w14:textId="77777777" w:rsidR="00741EA0" w:rsidRPr="00741EA0" w:rsidRDefault="00741EA0" w:rsidP="00741EA0">
      <w:pPr>
        <w:spacing w:before="100" w:beforeAutospacing="1" w:after="100" w:afterAutospacing="1" w:line="240" w:lineRule="auto"/>
        <w:ind w:left="720"/>
        <w:jc w:val="left"/>
        <w:rPr>
          <w:ins w:id="2335" w:author="arun kumar" w:date="2026-07-26T17:21:00Z"/>
          <w:rFonts w:eastAsia="Times New Roman"/>
          <w:vanish/>
          <w:kern w:val="0"/>
          <w:lang w:bidi="ar-SA"/>
          <w14:ligatures w14:val="none"/>
        </w:rPr>
      </w:pPr>
      <w:ins w:id="2336" w:author="arun kumar" w:date="2026-07-26T17:21:00Z">
        <w:r w:rsidRPr="00741EA0">
          <w:rPr>
            <w:rFonts w:eastAsia="Times New Roman"/>
            <w:vanish/>
            <w:kern w:val="0"/>
            <w:lang w:bidi="ar-SA"/>
            <w14:ligatures w14:val="none"/>
          </w:rPr>
          <w:t>Top of Form</w:t>
        </w:r>
      </w:ins>
    </w:p>
    <w:p w14:paraId="23C928A0" w14:textId="77777777" w:rsidR="00741EA0" w:rsidRPr="00741EA0" w:rsidRDefault="00741EA0" w:rsidP="00741EA0">
      <w:pPr>
        <w:spacing w:before="100" w:beforeAutospacing="1" w:after="100" w:afterAutospacing="1" w:line="240" w:lineRule="auto"/>
        <w:ind w:left="720"/>
        <w:jc w:val="left"/>
        <w:rPr>
          <w:ins w:id="2337" w:author="arun kumar" w:date="2026-07-26T17:21:00Z"/>
          <w:rFonts w:eastAsia="Times New Roman"/>
          <w:vanish/>
          <w:kern w:val="0"/>
          <w:lang w:bidi="ar-SA"/>
          <w14:ligatures w14:val="none"/>
        </w:rPr>
      </w:pPr>
      <w:ins w:id="2338" w:author="arun kumar" w:date="2026-07-26T17:21:00Z">
        <w:r w:rsidRPr="00741EA0">
          <w:rPr>
            <w:rFonts w:eastAsia="Times New Roman"/>
            <w:vanish/>
            <w:kern w:val="0"/>
            <w:lang w:bidi="ar-SA"/>
            <w14:ligatures w14:val="none"/>
          </w:rPr>
          <w:t>Bottom of Form</w:t>
        </w:r>
      </w:ins>
    </w:p>
    <w:p w14:paraId="506A2A0F" w14:textId="0DE2E37B" w:rsidR="00741EA0" w:rsidRPr="00D477A0" w:rsidDel="00741EA0" w:rsidRDefault="00741EA0" w:rsidP="00260D10">
      <w:pPr>
        <w:spacing w:before="100" w:beforeAutospacing="1" w:after="100" w:afterAutospacing="1" w:line="240" w:lineRule="auto"/>
        <w:ind w:left="720"/>
        <w:jc w:val="left"/>
        <w:rPr>
          <w:del w:id="2339" w:author="arun kumar" w:date="2026-07-26T17:23:00Z" w16du:dateUtc="2026-07-26T09:23:00Z"/>
          <w:rFonts w:eastAsia="Times New Roman"/>
          <w:kern w:val="0"/>
          <w:lang w:bidi="ar-SA"/>
          <w14:ligatures w14:val="none"/>
        </w:rPr>
      </w:pPr>
    </w:p>
    <w:p w14:paraId="0DA54073" w14:textId="7F06AC62" w:rsidR="00D477A0" w:rsidRPr="00D477A0" w:rsidDel="00741EA0" w:rsidRDefault="00D477A0" w:rsidP="00260D10">
      <w:pPr>
        <w:numPr>
          <w:ilvl w:val="0"/>
          <w:numId w:val="16"/>
        </w:numPr>
        <w:tabs>
          <w:tab w:val="clear" w:pos="720"/>
          <w:tab w:val="num" w:pos="1440"/>
        </w:tabs>
        <w:spacing w:before="100" w:beforeAutospacing="1" w:after="100" w:afterAutospacing="1" w:line="240" w:lineRule="auto"/>
        <w:ind w:left="1440"/>
        <w:jc w:val="left"/>
        <w:rPr>
          <w:del w:id="2340" w:author="arun kumar" w:date="2026-07-26T17:23:00Z" w16du:dateUtc="2026-07-26T09:23:00Z"/>
          <w:rFonts w:eastAsia="Times New Roman"/>
          <w:kern w:val="0"/>
          <w:lang w:bidi="ar-SA"/>
          <w14:ligatures w14:val="none"/>
        </w:rPr>
      </w:pPr>
      <w:del w:id="2341" w:author="arun kumar" w:date="2026-07-26T17:23:00Z" w16du:dateUtc="2026-07-26T09:23:00Z">
        <w:r w:rsidRPr="00D477A0" w:rsidDel="00741EA0">
          <w:rPr>
            <w:rFonts w:eastAsia="Times New Roman"/>
            <w:b/>
            <w:bCs/>
            <w:kern w:val="0"/>
            <w:lang w:bidi="ar-SA"/>
            <w14:ligatures w14:val="none"/>
          </w:rPr>
          <w:delText>Minimize the number of aircraft used</w:delText>
        </w:r>
        <w:r w:rsidRPr="00D477A0" w:rsidDel="00741EA0">
          <w:rPr>
            <w:rFonts w:eastAsia="Times New Roman"/>
            <w:kern w:val="0"/>
            <w:lang w:bidi="ar-SA"/>
            <w14:ligatures w14:val="none"/>
          </w:rPr>
          <w:delText>.</w:delText>
        </w:r>
      </w:del>
    </w:p>
    <w:p w14:paraId="76B49F3D" w14:textId="1DC74DDE" w:rsidR="009E7793" w:rsidDel="00741EA0" w:rsidRDefault="00D477A0" w:rsidP="00260D10">
      <w:pPr>
        <w:spacing w:before="100" w:beforeAutospacing="1" w:after="100" w:afterAutospacing="1" w:line="240" w:lineRule="auto"/>
        <w:ind w:left="720"/>
        <w:jc w:val="left"/>
        <w:rPr>
          <w:del w:id="2342" w:author="arun kumar" w:date="2026-07-26T17:23:00Z" w16du:dateUtc="2026-07-26T09:23:00Z"/>
          <w:rFonts w:eastAsia="Times New Roman"/>
          <w:kern w:val="0"/>
          <w:lang w:bidi="ar-SA"/>
          <w14:ligatures w14:val="none"/>
        </w:rPr>
      </w:pPr>
      <w:del w:id="2343" w:author="arun kumar" w:date="2026-07-26T17:23:00Z" w16du:dateUtc="2026-07-26T09:23:00Z">
        <w:r w:rsidRPr="00D477A0" w:rsidDel="00741EA0">
          <w:rPr>
            <w:rFonts w:eastAsia="Times New Roman"/>
            <w:kern w:val="0"/>
            <w:lang w:bidi="ar-SA"/>
            <w14:ligatures w14:val="none"/>
          </w:rPr>
          <w:delText xml:space="preserve">These objectives can be combined into a weighted sum or treated separately in a multi-objective optimization </w:delText>
        </w:r>
        <w:r w:rsidR="008D1FEB" w:rsidRPr="00D477A0" w:rsidDel="00741EA0">
          <w:rPr>
            <w:rFonts w:eastAsia="Times New Roman"/>
            <w:kern w:val="0"/>
            <w:lang w:bidi="ar-SA"/>
            <w14:ligatures w14:val="none"/>
          </w:rPr>
          <w:delText>framework.</w:delText>
        </w:r>
      </w:del>
    </w:p>
    <w:p w14:paraId="581CBFEA" w14:textId="73C007D9" w:rsidR="005920BA" w:rsidDel="00741EA0" w:rsidRDefault="00D6049E" w:rsidP="00260D10">
      <w:pPr>
        <w:spacing w:before="100" w:beforeAutospacing="1" w:after="100" w:afterAutospacing="1" w:line="240" w:lineRule="auto"/>
        <w:ind w:left="720"/>
        <w:jc w:val="left"/>
        <w:rPr>
          <w:del w:id="2344" w:author="arun kumar" w:date="2026-07-26T17:23:00Z" w16du:dateUtc="2026-07-26T09:23:00Z"/>
          <w:rFonts w:eastAsiaTheme="minorEastAsia"/>
          <w:lang w:bidi="ar-SA"/>
        </w:rPr>
      </w:pPr>
      <w:del w:id="2345" w:author="arun kumar" w:date="2026-07-26T17:23:00Z" w16du:dateUtc="2026-07-26T09:23:00Z">
        <w:r w:rsidDel="00741EA0">
          <w:rPr>
            <w:rFonts w:eastAsia="Times New Roman"/>
            <w:kern w:val="0"/>
            <w:lang w:bidi="ar-SA"/>
            <w14:ligatures w14:val="none"/>
          </w:rPr>
          <w:delText xml:space="preserve">Minimize </w:delText>
        </w:r>
      </w:del>
      <m:oMath>
        <m:nary>
          <m:naryPr>
            <m:chr m:val="∑"/>
            <m:limLoc m:val="undOvr"/>
            <m:ctrlPr>
              <w:del w:id="2346" w:author="arun kumar" w:date="2026-07-26T17:23:00Z" w16du:dateUtc="2026-07-26T09:23:00Z">
                <w:rPr>
                  <w:rFonts w:ascii="Cambria Math" w:hAnsi="Cambria Math" w:cstheme="minorBidi"/>
                  <w:i/>
                  <w:lang w:bidi="ar-SA"/>
                </w:rPr>
              </w:del>
            </m:ctrlPr>
          </m:naryPr>
          <m:sub>
            <m:r>
              <w:del w:id="2347" w:author="arun kumar" w:date="2026-07-26T17:23:00Z" w16du:dateUtc="2026-07-26T09:23:00Z">
                <w:rPr>
                  <w:rFonts w:ascii="Cambria Math" w:hAnsi="Cambria Math"/>
                </w:rPr>
                <m:t>i=1</m:t>
              </w:del>
            </m:r>
          </m:sub>
          <m:sup>
            <m:r>
              <w:del w:id="2348" w:author="arun kumar" w:date="2026-07-26T17:23:00Z" w16du:dateUtc="2026-07-26T09:23:00Z">
                <w:rPr>
                  <w:rFonts w:ascii="Cambria Math" w:hAnsi="Cambria Math" w:cstheme="minorBidi"/>
                  <w:lang w:bidi="ar-SA"/>
                </w:rPr>
                <m:t>N</m:t>
              </w:del>
            </m:r>
          </m:sup>
          <m:e>
            <m:sSub>
              <m:sSubPr>
                <m:ctrlPr>
                  <w:del w:id="2349" w:author="arun kumar" w:date="2026-07-26T17:23:00Z" w16du:dateUtc="2026-07-26T09:23:00Z">
                    <w:rPr>
                      <w:rFonts w:ascii="Cambria Math" w:hAnsi="Cambria Math" w:cstheme="minorBidi"/>
                      <w:i/>
                      <w:lang w:bidi="ar-SA"/>
                    </w:rPr>
                  </w:del>
                </m:ctrlPr>
              </m:sSubPr>
              <m:e>
                <m:r>
                  <w:del w:id="2350" w:author="arun kumar" w:date="2026-07-26T17:23:00Z" w16du:dateUtc="2026-07-26T09:23:00Z">
                    <w:rPr>
                      <w:rFonts w:ascii="Cambria Math" w:hAnsi="Cambria Math"/>
                    </w:rPr>
                    <m:t>z</m:t>
                  </w:del>
                </m:r>
              </m:e>
              <m:sub>
                <m:r>
                  <w:del w:id="2351" w:author="arun kumar" w:date="2026-07-26T17:23:00Z" w16du:dateUtc="2026-07-26T09:23:00Z">
                    <w:rPr>
                      <w:rFonts w:ascii="Cambria Math" w:hAnsi="Cambria Math"/>
                    </w:rPr>
                    <m:t>i</m:t>
                  </w:del>
                </m:r>
              </m:sub>
            </m:sSub>
          </m:e>
        </m:nary>
      </m:oMath>
      <w:del w:id="2352" w:author="arun kumar" w:date="2026-07-26T17:23:00Z" w16du:dateUtc="2026-07-26T09:23:00Z">
        <w:r w:rsidRPr="009E7793" w:rsidDel="00741EA0">
          <w:rPr>
            <w:rFonts w:eastAsiaTheme="minorEastAsia"/>
            <w:lang w:bidi="ar-SA"/>
          </w:rPr>
          <w:delText xml:space="preserve"> </w:delText>
        </w:r>
      </w:del>
    </w:p>
    <w:p w14:paraId="76C79FED" w14:textId="4629CCFC" w:rsidR="009E7793" w:rsidRPr="009E7793" w:rsidDel="00741EA0" w:rsidRDefault="00000000" w:rsidP="00260D10">
      <w:pPr>
        <w:spacing w:before="100" w:beforeAutospacing="1" w:after="100" w:afterAutospacing="1" w:line="240" w:lineRule="auto"/>
        <w:ind w:left="1440"/>
        <w:jc w:val="left"/>
        <w:rPr>
          <w:del w:id="2353" w:author="arun kumar" w:date="2026-07-26T17:23:00Z" w16du:dateUtc="2026-07-26T09:23:00Z"/>
          <w:rFonts w:eastAsiaTheme="minorEastAsia"/>
          <w:lang w:bidi="ar-SA"/>
        </w:rPr>
      </w:pPr>
      <m:oMath>
        <m:sSub>
          <m:sSubPr>
            <m:ctrlPr>
              <w:del w:id="2354" w:author="arun kumar" w:date="2026-07-26T17:23:00Z" w16du:dateUtc="2026-07-26T09:23:00Z">
                <w:rPr>
                  <w:rFonts w:ascii="Cambria Math" w:eastAsiaTheme="minorEastAsia" w:hAnsi="Cambria Math"/>
                  <w:i/>
                  <w:lang w:bidi="ar-SA"/>
                </w:rPr>
              </w:del>
            </m:ctrlPr>
          </m:sSubPr>
          <m:e>
            <m:r>
              <w:del w:id="2355" w:author="arun kumar" w:date="2026-07-26T17:23:00Z" w16du:dateUtc="2026-07-26T09:23:00Z">
                <w:rPr>
                  <w:rFonts w:ascii="Cambria Math" w:eastAsiaTheme="minorEastAsia" w:hAnsi="Cambria Math"/>
                  <w:lang w:bidi="ar-SA"/>
                </w:rPr>
                <m:t>z</m:t>
              </w:del>
            </m:r>
          </m:e>
          <m:sub>
            <m:r>
              <w:del w:id="2356" w:author="arun kumar" w:date="2026-07-26T17:23:00Z" w16du:dateUtc="2026-07-26T09:23:00Z">
                <w:rPr>
                  <w:rFonts w:ascii="Cambria Math" w:eastAsiaTheme="minorEastAsia" w:hAnsi="Cambria Math"/>
                  <w:lang w:bidi="ar-SA"/>
                </w:rPr>
                <m:t xml:space="preserve">i </m:t>
              </w:del>
            </m:r>
          </m:sub>
        </m:sSub>
      </m:oMath>
      <w:del w:id="2357" w:author="arun kumar" w:date="2026-07-26T17:23:00Z" w16du:dateUtc="2026-07-26T09:23:00Z">
        <w:r w:rsidR="009E7793" w:rsidRPr="009E7793" w:rsidDel="00741EA0">
          <w:rPr>
            <w:rFonts w:eastAsiaTheme="minorEastAsia"/>
            <w:lang w:bidi="ar-SA"/>
          </w:rPr>
          <w:delText xml:space="preserve"> : A binary variable, </w:delText>
        </w:r>
        <w:r w:rsidR="008D1FEB" w:rsidDel="00741EA0">
          <w:rPr>
            <w:rFonts w:eastAsiaTheme="minorEastAsia"/>
            <w:lang w:bidi="ar-SA"/>
          </w:rPr>
          <w:delText>which</w:delText>
        </w:r>
        <w:r w:rsidR="009E7793" w:rsidDel="00741EA0">
          <w:rPr>
            <w:rFonts w:eastAsiaTheme="minorEastAsia"/>
            <w:lang w:bidi="ar-SA"/>
          </w:rPr>
          <w:delText xml:space="preserve"> equals to 1 if aircraft i is used (assigned to at least one flight), and zero otherwise.</w:delText>
        </w:r>
      </w:del>
    </w:p>
    <w:p w14:paraId="1E1012EA" w14:textId="114F94D8" w:rsidR="009E7793" w:rsidRPr="00741EA0" w:rsidRDefault="005A23F4" w:rsidP="00741EA0">
      <w:pPr>
        <w:spacing w:before="100" w:beforeAutospacing="1" w:after="100" w:afterAutospacing="1" w:line="240" w:lineRule="auto"/>
        <w:jc w:val="left"/>
        <w:rPr>
          <w:rFonts w:eastAsia="Times New Roman"/>
          <w:kern w:val="0"/>
          <w:lang w:bidi="ar-SA"/>
          <w14:ligatures w14:val="none"/>
          <w:rPrChange w:id="2358" w:author="arun kumar" w:date="2026-07-26T17:23:00Z" w16du:dateUtc="2026-07-26T09:23:00Z">
            <w:rPr>
              <w:lang w:bidi="ar-SA"/>
            </w:rPr>
          </w:rPrChange>
        </w:rPr>
        <w:pPrChange w:id="2359" w:author="arun kumar" w:date="2026-07-26T17:23:00Z" w16du:dateUtc="2026-07-26T09:23:00Z">
          <w:pPr>
            <w:pStyle w:val="ListParagraph"/>
            <w:numPr>
              <w:numId w:val="13"/>
            </w:numPr>
            <w:tabs>
              <w:tab w:val="num" w:pos="720"/>
            </w:tabs>
            <w:spacing w:before="100" w:beforeAutospacing="1" w:after="100" w:afterAutospacing="1" w:line="240" w:lineRule="auto"/>
            <w:ind w:hanging="360"/>
            <w:jc w:val="left"/>
          </w:pPr>
        </w:pPrChange>
      </w:pPr>
      <w:r w:rsidRPr="00741EA0">
        <w:rPr>
          <w:rFonts w:eastAsia="Times New Roman"/>
          <w:b/>
          <w:bCs/>
          <w:kern w:val="0"/>
          <w:lang w:bidi="ar-SA"/>
          <w14:ligatures w14:val="none"/>
          <w:rPrChange w:id="2360" w:author="arun kumar" w:date="2026-07-26T17:23:00Z" w16du:dateUtc="2026-07-26T09:23:00Z">
            <w:rPr>
              <w:lang w:bidi="ar-SA"/>
            </w:rPr>
          </w:rPrChange>
        </w:rPr>
        <w:t>Subject to</w:t>
      </w:r>
      <w:r w:rsidR="00260D10" w:rsidRPr="00741EA0">
        <w:rPr>
          <w:rFonts w:eastAsia="Times New Roman"/>
          <w:b/>
          <w:bCs/>
          <w:kern w:val="0"/>
          <w:lang w:bidi="ar-SA"/>
          <w14:ligatures w14:val="none"/>
          <w:rPrChange w:id="2361" w:author="arun kumar" w:date="2026-07-26T17:23:00Z" w16du:dateUtc="2026-07-26T09:23:00Z">
            <w:rPr>
              <w:lang w:bidi="ar-SA"/>
            </w:rPr>
          </w:rPrChange>
        </w:rPr>
        <w:t xml:space="preserve"> Constraints</w:t>
      </w:r>
      <w:r w:rsidRPr="00741EA0">
        <w:rPr>
          <w:rFonts w:eastAsia="Times New Roman"/>
          <w:kern w:val="0"/>
          <w:lang w:bidi="ar-SA"/>
          <w14:ligatures w14:val="none"/>
          <w:rPrChange w:id="2362" w:author="arun kumar" w:date="2026-07-26T17:23:00Z" w16du:dateUtc="2026-07-26T09:23:00Z">
            <w:rPr>
              <w:lang w:bidi="ar-SA"/>
            </w:rPr>
          </w:rPrChange>
        </w:rPr>
        <w:t xml:space="preserve">: </w:t>
      </w:r>
    </w:p>
    <w:tbl>
      <w:tblPr>
        <w:tblStyle w:val="TableGrid"/>
        <w:tblW w:w="9990" w:type="dxa"/>
        <w:tblInd w:w="-275" w:type="dxa"/>
        <w:tblLook w:val="04A0" w:firstRow="1" w:lastRow="0" w:firstColumn="1" w:lastColumn="0" w:noHBand="0" w:noVBand="1"/>
        <w:tblPrChange w:id="2363" w:author="arun kumar" w:date="2026-07-28T22:03:00Z" w16du:dateUtc="2026-07-28T14:03:00Z">
          <w:tblPr>
            <w:tblStyle w:val="TableGrid"/>
            <w:tblW w:w="9990" w:type="dxa"/>
            <w:tblInd w:w="-275" w:type="dxa"/>
            <w:tblLook w:val="04A0" w:firstRow="1" w:lastRow="0" w:firstColumn="1" w:lastColumn="0" w:noHBand="0" w:noVBand="1"/>
          </w:tblPr>
        </w:tblPrChange>
      </w:tblPr>
      <w:tblGrid>
        <w:gridCol w:w="3268"/>
        <w:gridCol w:w="6722"/>
        <w:tblGridChange w:id="2364">
          <w:tblGrid>
            <w:gridCol w:w="3268"/>
            <w:gridCol w:w="152"/>
            <w:gridCol w:w="6570"/>
          </w:tblGrid>
        </w:tblGridChange>
      </w:tblGrid>
      <w:tr w:rsidR="005A23F4" w14:paraId="7AE733A4" w14:textId="77777777" w:rsidTr="00636A4A">
        <w:trPr>
          <w:trHeight w:val="263"/>
          <w:trPrChange w:id="2365" w:author="arun kumar" w:date="2026-07-28T22:03:00Z" w16du:dateUtc="2026-07-28T14:03:00Z">
            <w:trPr>
              <w:trHeight w:val="263"/>
            </w:trPr>
          </w:trPrChange>
        </w:trPr>
        <w:tc>
          <w:tcPr>
            <w:tcW w:w="3268" w:type="dxa"/>
            <w:shd w:val="clear" w:color="auto" w:fill="FFFF00"/>
            <w:tcPrChange w:id="2366" w:author="arun kumar" w:date="2026-07-28T22:03:00Z" w16du:dateUtc="2026-07-28T14:03:00Z">
              <w:tcPr>
                <w:tcW w:w="3420" w:type="dxa"/>
                <w:gridSpan w:val="2"/>
                <w:shd w:val="clear" w:color="auto" w:fill="FFFF00"/>
              </w:tcPr>
            </w:tcPrChange>
          </w:tcPr>
          <w:p w14:paraId="48A8892A" w14:textId="624FCCAC" w:rsidR="005A23F4" w:rsidRPr="00044B6C" w:rsidRDefault="005A23F4" w:rsidP="00044B6C">
            <w:pPr>
              <w:spacing w:before="100" w:beforeAutospacing="1" w:after="100" w:afterAutospacing="1" w:line="240" w:lineRule="auto"/>
              <w:jc w:val="center"/>
              <w:rPr>
                <w:rFonts w:eastAsia="Times New Roman"/>
                <w:kern w:val="0"/>
                <w:highlight w:val="yellow"/>
                <w:lang w:bidi="ar-SA"/>
                <w14:ligatures w14:val="none"/>
              </w:rPr>
            </w:pPr>
            <w:r w:rsidRPr="00044B6C">
              <w:rPr>
                <w:rFonts w:eastAsia="Times New Roman"/>
                <w:kern w:val="0"/>
                <w:highlight w:val="yellow"/>
                <w:lang w:bidi="ar-SA"/>
                <w14:ligatures w14:val="none"/>
              </w:rPr>
              <w:t>Constraint Description</w:t>
            </w:r>
          </w:p>
        </w:tc>
        <w:tc>
          <w:tcPr>
            <w:tcW w:w="6722" w:type="dxa"/>
            <w:shd w:val="clear" w:color="auto" w:fill="FFFF00"/>
            <w:tcPrChange w:id="2367" w:author="arun kumar" w:date="2026-07-28T22:03:00Z" w16du:dateUtc="2026-07-28T14:03:00Z">
              <w:tcPr>
                <w:tcW w:w="6570" w:type="dxa"/>
                <w:shd w:val="clear" w:color="auto" w:fill="FFFF00"/>
              </w:tcPr>
            </w:tcPrChange>
          </w:tcPr>
          <w:p w14:paraId="04A2F6EA" w14:textId="51704E8A" w:rsidR="005A23F4" w:rsidRPr="00044B6C" w:rsidRDefault="005A23F4" w:rsidP="00044B6C">
            <w:pPr>
              <w:spacing w:before="100" w:beforeAutospacing="1" w:after="100" w:afterAutospacing="1" w:line="240" w:lineRule="auto"/>
              <w:jc w:val="center"/>
              <w:rPr>
                <w:rFonts w:eastAsia="Times New Roman"/>
                <w:kern w:val="0"/>
                <w:highlight w:val="yellow"/>
                <w:lang w:bidi="ar-SA"/>
                <w14:ligatures w14:val="none"/>
              </w:rPr>
            </w:pPr>
            <w:r w:rsidRPr="00044B6C">
              <w:rPr>
                <w:rFonts w:eastAsia="Times New Roman"/>
                <w:kern w:val="0"/>
                <w:highlight w:val="yellow"/>
                <w:lang w:bidi="ar-SA"/>
                <w14:ligatures w14:val="none"/>
              </w:rPr>
              <w:t>Notation</w:t>
            </w:r>
          </w:p>
        </w:tc>
      </w:tr>
      <w:tr w:rsidR="005A23F4" w14:paraId="7F1C6653" w14:textId="77777777" w:rsidTr="00636A4A">
        <w:trPr>
          <w:trHeight w:val="803"/>
          <w:trPrChange w:id="2368" w:author="arun kumar" w:date="2026-07-28T22:03:00Z" w16du:dateUtc="2026-07-28T14:03:00Z">
            <w:trPr>
              <w:trHeight w:val="803"/>
            </w:trPr>
          </w:trPrChange>
        </w:trPr>
        <w:tc>
          <w:tcPr>
            <w:tcW w:w="3268" w:type="dxa"/>
            <w:tcPrChange w:id="2369" w:author="arun kumar" w:date="2026-07-28T22:03:00Z" w16du:dateUtc="2026-07-28T14:03:00Z">
              <w:tcPr>
                <w:tcW w:w="3420" w:type="dxa"/>
                <w:gridSpan w:val="2"/>
              </w:tcPr>
            </w:tcPrChange>
          </w:tcPr>
          <w:p w14:paraId="12B5031B" w14:textId="5C8A895F" w:rsidR="005A23F4" w:rsidRPr="003F2DF8" w:rsidRDefault="005A23F4" w:rsidP="003F2DF8">
            <w:pPr>
              <w:spacing w:before="100" w:beforeAutospacing="1" w:after="100" w:afterAutospacing="1" w:line="240" w:lineRule="auto"/>
              <w:jc w:val="left"/>
              <w:rPr>
                <w:rFonts w:eastAsia="Times New Roman"/>
                <w:kern w:val="0"/>
                <w:lang w:bidi="ar-SA"/>
                <w14:ligatures w14:val="none"/>
              </w:rPr>
            </w:pPr>
            <w:r w:rsidRPr="00D15615">
              <w:rPr>
                <w:rFonts w:eastAsia="Times New Roman"/>
                <w:b/>
                <w:bCs/>
                <w:kern w:val="0"/>
                <w:lang w:bidi="ar-SA"/>
                <w14:ligatures w14:val="none"/>
              </w:rPr>
              <w:t>Flight coverage</w:t>
            </w:r>
            <w:r w:rsidRPr="003F2DF8">
              <w:rPr>
                <w:rFonts w:eastAsia="Times New Roman"/>
                <w:kern w:val="0"/>
                <w:lang w:bidi="ar-SA"/>
                <w14:ligatures w14:val="none"/>
              </w:rPr>
              <w:t>: Each flight must be covered by exactly one aircraft</w:t>
            </w:r>
          </w:p>
        </w:tc>
        <w:tc>
          <w:tcPr>
            <w:tcW w:w="6722" w:type="dxa"/>
            <w:tcPrChange w:id="2370" w:author="arun kumar" w:date="2026-07-28T22:03:00Z" w16du:dateUtc="2026-07-28T14:03:00Z">
              <w:tcPr>
                <w:tcW w:w="6570" w:type="dxa"/>
              </w:tcPr>
            </w:tcPrChange>
          </w:tcPr>
          <w:p w14:paraId="4544E545" w14:textId="22892D89" w:rsidR="005A23F4" w:rsidRDefault="00BF1FB2" w:rsidP="009E7793">
            <w:pPr>
              <w:spacing w:before="100" w:beforeAutospacing="1" w:after="100" w:afterAutospacing="1" w:line="240" w:lineRule="auto"/>
              <w:jc w:val="left"/>
              <w:rPr>
                <w:rFonts w:eastAsia="Times New Roman"/>
                <w:kern w:val="0"/>
                <w:lang w:bidi="ar-SA"/>
                <w14:ligatures w14:val="none"/>
              </w:rPr>
            </w:pPr>
            <m:oMath>
              <m:nary>
                <m:naryPr>
                  <m:chr m:val="∑"/>
                  <m:limLoc m:val="undOvr"/>
                  <m:grow m:val="1"/>
                  <m:supHide m:val="1"/>
                  <m:ctrlPr>
                    <w:ins w:id="2371" w:author="arun kumar" w:date="2026-07-27T20:08:00Z" w16du:dateUtc="2026-07-27T12:08:00Z">
                      <w:rPr>
                        <w:rFonts w:ascii="Cambria Math" w:hAnsi="Cambria Math"/>
                      </w:rPr>
                    </w:ins>
                  </m:ctrlPr>
                </m:naryPr>
                <m:sub>
                  <m:r>
                    <w:ins w:id="2372" w:author="arun kumar" w:date="2026-07-27T20:08:00Z" w16du:dateUtc="2026-07-27T12:08:00Z">
                      <w:rPr>
                        <w:rFonts w:ascii="Cambria Math" w:hAnsi="Cambria Math"/>
                      </w:rPr>
                      <m:t>j∈</m:t>
                    </w:ins>
                  </m:r>
                  <m:r>
                    <w:ins w:id="2373" w:author="arun kumar" w:date="2026-07-27T20:08:00Z" w16du:dateUtc="2026-07-27T12:08:00Z">
                      <m:rPr>
                        <m:scr m:val="script"/>
                      </m:rPr>
                      <w:rPr>
                        <w:rFonts w:ascii="Cambria Math" w:hAnsi="Cambria Math"/>
                      </w:rPr>
                      <m:t>P</m:t>
                    </w:ins>
                  </m:r>
                </m:sub>
                <m:sup/>
                <m:e>
                  <m:sSub>
                    <m:sSubPr>
                      <m:ctrlPr>
                        <w:ins w:id="2374" w:author="arun kumar" w:date="2026-07-27T20:08:00Z" w16du:dateUtc="2026-07-27T12:08:00Z">
                          <w:rPr>
                            <w:rFonts w:ascii="Cambria Math" w:hAnsi="Cambria Math"/>
                          </w:rPr>
                        </w:ins>
                      </m:ctrlPr>
                    </m:sSubPr>
                    <m:e>
                      <m:r>
                        <w:ins w:id="2375" w:author="arun kumar" w:date="2026-07-27T20:08:00Z" w16du:dateUtc="2026-07-27T12:08:00Z">
                          <w:rPr>
                            <w:rFonts w:ascii="Cambria Math" w:hAnsi="Cambria Math"/>
                          </w:rPr>
                          <m:t>x</m:t>
                        </w:ins>
                      </m:r>
                    </m:e>
                    <m:sub>
                      <m:r>
                        <w:ins w:id="2376" w:author="arun kumar" w:date="2026-07-27T20:08:00Z" w16du:dateUtc="2026-07-27T12:08:00Z">
                          <w:rPr>
                            <w:rFonts w:ascii="Cambria Math" w:hAnsi="Cambria Math"/>
                          </w:rPr>
                          <m:t>ij</m:t>
                        </w:ins>
                      </m:r>
                    </m:sub>
                  </m:sSub>
                </m:e>
              </m:nary>
              <m:r>
                <w:ins w:id="2377" w:author="arun kumar" w:date="2026-07-27T20:08:00Z" w16du:dateUtc="2026-07-27T12:08:00Z">
                  <w:rPr>
                    <w:rFonts w:ascii="Cambria Math" w:hAnsi="Cambria Math"/>
                  </w:rPr>
                  <m:t>=1, ∀i</m:t>
                </w:ins>
              </m:r>
              <m:r>
                <w:ins w:id="2378" w:author="arun kumar" w:date="2026-07-27T20:08:00Z" w16du:dateUtc="2026-07-27T12:08:00Z">
                  <m:rPr>
                    <m:scr m:val="script"/>
                  </m:rPr>
                  <w:rPr>
                    <w:rFonts w:ascii="Cambria Math" w:hAnsi="Cambria Math"/>
                  </w:rPr>
                  <m:t>∈F.</m:t>
                </w:ins>
              </m:r>
              <m:nary>
                <m:naryPr>
                  <m:chr m:val="∑"/>
                  <m:limLoc m:val="undOvr"/>
                  <m:ctrlPr>
                    <w:del w:id="2379" w:author="arun kumar" w:date="2026-07-27T20:08:00Z" w16du:dateUtc="2026-07-27T12:08:00Z">
                      <w:rPr>
                        <w:rFonts w:ascii="Cambria Math" w:eastAsia="Times New Roman" w:hAnsi="Cambria Math"/>
                        <w:i/>
                        <w:kern w:val="0"/>
                        <w:lang w:bidi="ar-SA"/>
                        <w14:ligatures w14:val="none"/>
                      </w:rPr>
                    </w:del>
                  </m:ctrlPr>
                </m:naryPr>
                <m:sub>
                  <m:r>
                    <w:del w:id="2380" w:author="arun kumar" w:date="2026-07-27T20:08:00Z" w16du:dateUtc="2026-07-27T12:08:00Z">
                      <w:rPr>
                        <w:rFonts w:ascii="Cambria Math" w:eastAsia="Times New Roman" w:hAnsi="Cambria Math"/>
                        <w:kern w:val="0"/>
                        <w:lang w:bidi="ar-SA"/>
                        <w14:ligatures w14:val="none"/>
                      </w:rPr>
                      <m:t>i-1</m:t>
                    </w:del>
                  </m:r>
                </m:sub>
                <m:sup>
                  <m:r>
                    <w:del w:id="2381" w:author="arun kumar" w:date="2026-07-27T20:08:00Z" w16du:dateUtc="2026-07-27T12:08:00Z">
                      <w:rPr>
                        <w:rFonts w:ascii="Cambria Math" w:eastAsia="Times New Roman" w:hAnsi="Cambria Math"/>
                        <w:kern w:val="0"/>
                        <w:lang w:bidi="ar-SA"/>
                        <w14:ligatures w14:val="none"/>
                      </w:rPr>
                      <m:t>n</m:t>
                    </w:del>
                  </m:r>
                </m:sup>
                <m:e>
                  <m:sSub>
                    <m:sSubPr>
                      <m:ctrlPr>
                        <w:del w:id="2382" w:author="arun kumar" w:date="2026-07-27T20:08:00Z" w16du:dateUtc="2026-07-27T12:08:00Z">
                          <w:rPr>
                            <w:rFonts w:ascii="Cambria Math" w:eastAsia="Times New Roman" w:hAnsi="Cambria Math"/>
                            <w:i/>
                            <w:kern w:val="0"/>
                            <w:lang w:bidi="ar-SA"/>
                            <w14:ligatures w14:val="none"/>
                          </w:rPr>
                        </w:del>
                      </m:ctrlPr>
                    </m:sSubPr>
                    <m:e>
                      <m:r>
                        <w:del w:id="2383" w:author="arun kumar" w:date="2026-07-27T20:08:00Z" w16du:dateUtc="2026-07-27T12:08:00Z">
                          <w:rPr>
                            <w:rFonts w:ascii="Cambria Math" w:eastAsia="Times New Roman" w:hAnsi="Cambria Math"/>
                            <w:kern w:val="0"/>
                            <w:lang w:bidi="ar-SA"/>
                            <w14:ligatures w14:val="none"/>
                          </w:rPr>
                          <m:t>x</m:t>
                        </w:del>
                      </m:r>
                    </m:e>
                    <m:sub>
                      <m:r>
                        <w:del w:id="2384" w:author="arun kumar" w:date="2026-07-27T20:08:00Z" w16du:dateUtc="2026-07-27T12:08:00Z">
                          <w:rPr>
                            <w:rFonts w:ascii="Cambria Math" w:eastAsia="Times New Roman" w:hAnsi="Cambria Math"/>
                            <w:kern w:val="0"/>
                            <w:lang w:bidi="ar-SA"/>
                            <w14:ligatures w14:val="none"/>
                          </w:rPr>
                          <m:t>ij</m:t>
                        </w:del>
                      </m:r>
                    </m:sub>
                  </m:sSub>
                  <m:r>
                    <w:del w:id="2385" w:author="arun kumar" w:date="2026-07-27T20:08:00Z" w16du:dateUtc="2026-07-27T12:08:00Z">
                      <w:rPr>
                        <w:rFonts w:ascii="Cambria Math" w:eastAsia="Times New Roman" w:hAnsi="Cambria Math"/>
                        <w:kern w:val="0"/>
                        <w:lang w:bidi="ar-SA"/>
                        <w14:ligatures w14:val="none"/>
                      </w:rPr>
                      <m:t>=1</m:t>
                    </w:del>
                  </m:r>
                </m:e>
              </m:nary>
            </m:oMath>
            <w:del w:id="2386" w:author="arun kumar" w:date="2026-07-27T20:08:00Z" w16du:dateUtc="2026-07-27T12:08:00Z">
              <w:r w:rsidR="005A23F4" w:rsidDel="00BF1FB2">
                <w:rPr>
                  <w:rFonts w:eastAsia="Times New Roman"/>
                  <w:kern w:val="0"/>
                  <w:lang w:bidi="ar-SA"/>
                  <w14:ligatures w14:val="none"/>
                </w:rPr>
                <w:delText xml:space="preserve"> for all j = 1,2,3,….M</w:delText>
              </w:r>
            </w:del>
          </w:p>
        </w:tc>
      </w:tr>
      <w:tr w:rsidR="001E631D" w14:paraId="30BF0BE8" w14:textId="77777777" w:rsidTr="00636A4A">
        <w:trPr>
          <w:trHeight w:val="263"/>
          <w:trPrChange w:id="2387" w:author="arun kumar" w:date="2026-07-28T22:03:00Z" w16du:dateUtc="2026-07-28T14:03:00Z">
            <w:trPr>
              <w:trHeight w:val="263"/>
            </w:trPr>
          </w:trPrChange>
        </w:trPr>
        <w:tc>
          <w:tcPr>
            <w:tcW w:w="3268" w:type="dxa"/>
            <w:tcPrChange w:id="2388" w:author="arun kumar" w:date="2026-07-28T22:03:00Z" w16du:dateUtc="2026-07-28T14:03:00Z">
              <w:tcPr>
                <w:tcW w:w="3420" w:type="dxa"/>
                <w:gridSpan w:val="2"/>
              </w:tcPr>
            </w:tcPrChange>
          </w:tcPr>
          <w:p w14:paraId="429D00BA" w14:textId="52BA3FAE" w:rsidR="001E631D" w:rsidRPr="00BF1FB2" w:rsidDel="00BF1FB2" w:rsidRDefault="00BF1FB2" w:rsidP="009E7793">
            <w:pPr>
              <w:spacing w:before="100" w:beforeAutospacing="1" w:after="100" w:afterAutospacing="1" w:line="240" w:lineRule="auto"/>
              <w:jc w:val="left"/>
              <w:rPr>
                <w:del w:id="2389" w:author="arun kumar" w:date="2026-07-27T20:09:00Z" w16du:dateUtc="2026-07-27T12:09:00Z"/>
                <w:rFonts w:eastAsia="Times New Roman"/>
                <w:b/>
                <w:bCs/>
                <w:kern w:val="0"/>
                <w:lang w:bidi="ar-SA"/>
                <w14:ligatures w14:val="none"/>
              </w:rPr>
            </w:pPr>
            <w:ins w:id="2390" w:author="arun kumar" w:date="2026-07-27T20:09:00Z" w16du:dateUtc="2026-07-27T12:09:00Z">
              <w:r w:rsidRPr="00BF1FB2">
                <w:rPr>
                  <w:b/>
                  <w:bCs/>
                  <w:rPrChange w:id="2391" w:author="arun kumar" w:date="2026-07-27T20:10:00Z" w16du:dateUtc="2026-07-27T12:10:00Z">
                    <w:rPr/>
                  </w:rPrChange>
                </w:rPr>
                <w:t>Aircraft-flow and initial-position feasibility</w:t>
              </w:r>
            </w:ins>
            <w:del w:id="2392" w:author="arun kumar" w:date="2026-07-27T20:09:00Z" w16du:dateUtc="2026-07-27T12:09:00Z">
              <w:r w:rsidR="001E631D" w:rsidRPr="00BF1FB2" w:rsidDel="00BF1FB2">
                <w:rPr>
                  <w:rFonts w:eastAsia="Times New Roman"/>
                  <w:b/>
                  <w:bCs/>
                  <w:kern w:val="0"/>
                  <w:lang w:bidi="ar-SA"/>
                  <w14:ligatures w14:val="none"/>
                </w:rPr>
                <w:delText>Flight time and arc connections</w:delText>
              </w:r>
              <w:r w:rsidR="007A4DE5" w:rsidRPr="00BF1FB2" w:rsidDel="00BF1FB2">
                <w:rPr>
                  <w:rFonts w:eastAsia="Times New Roman"/>
                  <w:b/>
                  <w:bCs/>
                  <w:kern w:val="0"/>
                  <w:lang w:bidi="ar-SA"/>
                  <w14:ligatures w14:val="none"/>
                </w:rPr>
                <w:delText>:</w:delText>
              </w:r>
            </w:del>
          </w:p>
          <w:p w14:paraId="6CC13264" w14:textId="77777777" w:rsidR="007A4DE5" w:rsidRPr="00BF1FB2" w:rsidRDefault="007A4DE5" w:rsidP="009E7793">
            <w:pPr>
              <w:spacing w:before="100" w:beforeAutospacing="1" w:after="100" w:afterAutospacing="1" w:line="240" w:lineRule="auto"/>
              <w:jc w:val="left"/>
              <w:rPr>
                <w:ins w:id="2393" w:author="arun kumar" w:date="2026-07-27T20:10:00Z" w16du:dateUtc="2026-07-27T12:10:00Z"/>
                <w:rFonts w:eastAsia="Times New Roman"/>
                <w:b/>
                <w:bCs/>
                <w:kern w:val="0"/>
                <w:lang w:bidi="ar-SA"/>
                <w14:ligatures w14:val="none"/>
                <w:rPrChange w:id="2394" w:author="arun kumar" w:date="2026-07-27T20:10:00Z" w16du:dateUtc="2026-07-27T12:10:00Z">
                  <w:rPr>
                    <w:ins w:id="2395" w:author="arun kumar" w:date="2026-07-27T20:10:00Z" w16du:dateUtc="2026-07-27T12:10:00Z"/>
                    <w:rFonts w:eastAsia="Times New Roman"/>
                    <w:kern w:val="0"/>
                    <w:lang w:bidi="ar-SA"/>
                    <w14:ligatures w14:val="none"/>
                  </w:rPr>
                </w:rPrChange>
              </w:rPr>
            </w:pPr>
            <w:del w:id="2396" w:author="arun kumar" w:date="2026-07-27T20:09:00Z" w16du:dateUtc="2026-07-27T12:09:00Z">
              <w:r w:rsidRPr="00BF1FB2" w:rsidDel="00BF1FB2">
                <w:rPr>
                  <w:rFonts w:eastAsia="Times New Roman"/>
                  <w:b/>
                  <w:bCs/>
                  <w:kern w:val="0"/>
                  <w:lang w:bidi="ar-SA"/>
                  <w14:ligatures w14:val="none"/>
                  <w:rPrChange w:id="2397" w:author="arun kumar" w:date="2026-07-27T20:10:00Z" w16du:dateUtc="2026-07-27T12:10:00Z">
                    <w:rPr>
                      <w:rFonts w:eastAsia="Times New Roman"/>
                      <w:kern w:val="0"/>
                      <w:lang w:bidi="ar-SA"/>
                      <w14:ligatures w14:val="none"/>
                    </w:rPr>
                  </w:rPrChange>
                </w:rPr>
                <w:delText xml:space="preserve">A flight -j can only connect two nodes </w:delText>
              </w:r>
            </w:del>
          </w:p>
          <w:p w14:paraId="6E3CED5D" w14:textId="77777777" w:rsidR="00BF1FB2" w:rsidRDefault="00BF1FB2" w:rsidP="009E7793">
            <w:pPr>
              <w:spacing w:before="100" w:beforeAutospacing="1" w:after="100" w:afterAutospacing="1" w:line="240" w:lineRule="auto"/>
              <w:jc w:val="left"/>
              <w:rPr>
                <w:ins w:id="2398" w:author="arun kumar" w:date="2026-07-27T20:10:00Z" w16du:dateUtc="2026-07-27T12:10:00Z"/>
                <w:rFonts w:eastAsia="Times New Roman"/>
                <w:kern w:val="0"/>
                <w:lang w:bidi="ar-SA"/>
                <w14:ligatures w14:val="none"/>
              </w:rPr>
            </w:pPr>
          </w:p>
          <w:p w14:paraId="61DE5F57" w14:textId="326AEA0B" w:rsidR="00BF1FB2" w:rsidRPr="008D7B9D" w:rsidRDefault="00BF1FB2" w:rsidP="009E7793">
            <w:pPr>
              <w:spacing w:before="100" w:beforeAutospacing="1" w:after="100" w:afterAutospacing="1" w:line="240" w:lineRule="auto"/>
              <w:jc w:val="left"/>
              <w:rPr>
                <w:rFonts w:eastAsia="Times New Roman"/>
                <w:kern w:val="0"/>
                <w:lang w:bidi="ar-SA"/>
                <w14:ligatures w14:val="none"/>
              </w:rPr>
            </w:pPr>
            <w:ins w:id="2399" w:author="arun kumar" w:date="2026-07-27T20:10:00Z" w16du:dateUtc="2026-07-27T12:10:00Z">
              <w:r>
                <w:t>For every aircraft (j), airport (k), and flight (i) departing from airport (k), the aircraft must either have arrived previously or have been initially located at the airport</w:t>
              </w:r>
            </w:ins>
          </w:p>
        </w:tc>
        <w:tc>
          <w:tcPr>
            <w:tcW w:w="6722" w:type="dxa"/>
            <w:tcPrChange w:id="2400" w:author="arun kumar" w:date="2026-07-28T22:03:00Z" w16du:dateUtc="2026-07-28T14:03:00Z">
              <w:tcPr>
                <w:tcW w:w="6570" w:type="dxa"/>
              </w:tcPr>
            </w:tcPrChange>
          </w:tcPr>
          <w:p w14:paraId="7449D19A" w14:textId="77777777" w:rsidR="001E631D" w:rsidRDefault="00BF1FB2" w:rsidP="009E7793">
            <w:pPr>
              <w:spacing w:before="100" w:beforeAutospacing="1" w:after="100" w:afterAutospacing="1" w:line="240" w:lineRule="auto"/>
              <w:jc w:val="left"/>
              <w:rPr>
                <w:ins w:id="2401" w:author="arun kumar" w:date="2026-07-27T20:14:00Z" w16du:dateUtc="2026-07-27T12:14:00Z"/>
                <w:rFonts w:eastAsia="Times New Roman"/>
              </w:rPr>
            </w:pPr>
            <m:oMath>
              <m:nary>
                <m:naryPr>
                  <m:chr m:val="∑"/>
                  <m:limLoc m:val="undOvr"/>
                  <m:grow m:val="1"/>
                  <m:supHide m:val="1"/>
                  <m:ctrlPr>
                    <w:ins w:id="2402" w:author="arun kumar" w:date="2026-07-27T20:14:00Z" w16du:dateUtc="2026-07-27T12:14:00Z">
                      <w:rPr>
                        <w:rFonts w:ascii="Cambria Math" w:hAnsi="Cambria Math"/>
                      </w:rPr>
                    </w:ins>
                  </m:ctrlPr>
                </m:naryPr>
                <m:sub>
                  <m:r>
                    <w:ins w:id="2403" w:author="arun kumar" w:date="2026-07-27T20:14:00Z" w16du:dateUtc="2026-07-27T12:14:00Z">
                      <w:rPr>
                        <w:rFonts w:ascii="Cambria Math" w:hAnsi="Cambria Math"/>
                      </w:rPr>
                      <m:t>r∈</m:t>
                    </w:ins>
                  </m:r>
                  <m:sSubSup>
                    <m:sSubSupPr>
                      <m:ctrlPr>
                        <w:ins w:id="2404" w:author="arun kumar" w:date="2026-07-27T20:14:00Z" w16du:dateUtc="2026-07-27T12:14:00Z">
                          <w:rPr>
                            <w:rFonts w:ascii="Cambria Math" w:hAnsi="Cambria Math"/>
                          </w:rPr>
                        </w:ins>
                      </m:ctrlPr>
                    </m:sSubSupPr>
                    <m:e>
                      <m:r>
                        <w:ins w:id="2405" w:author="arun kumar" w:date="2026-07-27T20:14:00Z" w16du:dateUtc="2026-07-27T12:14:00Z">
                          <m:rPr>
                            <m:scr m:val="script"/>
                          </m:rPr>
                          <w:rPr>
                            <w:rFonts w:ascii="Cambria Math" w:hAnsi="Cambria Math"/>
                          </w:rPr>
                          <m:t>F</m:t>
                        </w:ins>
                      </m:r>
                    </m:e>
                    <m:sub>
                      <m:r>
                        <w:ins w:id="2406" w:author="arun kumar" w:date="2026-07-27T20:14:00Z" w16du:dateUtc="2026-07-27T12:14:00Z">
                          <w:rPr>
                            <w:rFonts w:ascii="Cambria Math" w:hAnsi="Cambria Math"/>
                          </w:rPr>
                          <m:t>k</m:t>
                        </w:ins>
                      </m:r>
                    </m:sub>
                    <m:sup>
                      <m:r>
                        <w:ins w:id="2407" w:author="arun kumar" w:date="2026-07-27T20:14:00Z" w16du:dateUtc="2026-07-27T12:14:00Z">
                          <w:rPr>
                            <w:rFonts w:ascii="Cambria Math" w:hAnsi="Cambria Math"/>
                          </w:rPr>
                          <m:t>-</m:t>
                        </w:ins>
                      </m:r>
                    </m:sup>
                  </m:sSubSup>
                  <m:d>
                    <m:dPr>
                      <m:ctrlPr>
                        <w:ins w:id="2408" w:author="arun kumar" w:date="2026-07-27T20:14:00Z" w16du:dateUtc="2026-07-27T12:14:00Z">
                          <w:rPr>
                            <w:rFonts w:ascii="Cambria Math" w:hAnsi="Cambria Math"/>
                          </w:rPr>
                        </w:ins>
                      </m:ctrlPr>
                    </m:dPr>
                    <m:e>
                      <m:sSub>
                        <m:sSubPr>
                          <m:ctrlPr>
                            <w:ins w:id="2409" w:author="arun kumar" w:date="2026-07-27T20:14:00Z" w16du:dateUtc="2026-07-27T12:14:00Z">
                              <w:rPr>
                                <w:rFonts w:ascii="Cambria Math" w:hAnsi="Cambria Math"/>
                              </w:rPr>
                            </w:ins>
                          </m:ctrlPr>
                        </m:sSubPr>
                        <m:e>
                          <m:r>
                            <w:ins w:id="2410" w:author="arun kumar" w:date="2026-07-27T20:14:00Z" w16du:dateUtc="2026-07-27T12:14:00Z">
                              <w:rPr>
                                <w:rFonts w:ascii="Cambria Math" w:hAnsi="Cambria Math"/>
                              </w:rPr>
                              <m:t>s</m:t>
                            </w:ins>
                          </m:r>
                        </m:e>
                        <m:sub>
                          <m:r>
                            <w:ins w:id="2411" w:author="arun kumar" w:date="2026-07-27T20:14:00Z" w16du:dateUtc="2026-07-27T12:14:00Z">
                              <w:rPr>
                                <w:rFonts w:ascii="Cambria Math" w:hAnsi="Cambria Math"/>
                              </w:rPr>
                              <m:t>i</m:t>
                            </w:ins>
                          </m:r>
                        </m:sub>
                      </m:sSub>
                    </m:e>
                  </m:d>
                </m:sub>
                <m:sup/>
                <m:e>
                  <m:sSub>
                    <m:sSubPr>
                      <m:ctrlPr>
                        <w:ins w:id="2412" w:author="arun kumar" w:date="2026-07-27T20:14:00Z" w16du:dateUtc="2026-07-27T12:14:00Z">
                          <w:rPr>
                            <w:rFonts w:ascii="Cambria Math" w:hAnsi="Cambria Math"/>
                          </w:rPr>
                        </w:ins>
                      </m:ctrlPr>
                    </m:sSubPr>
                    <m:e>
                      <m:r>
                        <w:ins w:id="2413" w:author="arun kumar" w:date="2026-07-27T20:14:00Z" w16du:dateUtc="2026-07-27T12:14:00Z">
                          <w:rPr>
                            <w:rFonts w:ascii="Cambria Math" w:hAnsi="Cambria Math"/>
                          </w:rPr>
                          <m:t>x</m:t>
                        </w:ins>
                      </m:r>
                    </m:e>
                    <m:sub>
                      <m:r>
                        <w:ins w:id="2414" w:author="arun kumar" w:date="2026-07-27T20:14:00Z" w16du:dateUtc="2026-07-27T12:14:00Z">
                          <w:rPr>
                            <w:rFonts w:ascii="Cambria Math" w:hAnsi="Cambria Math"/>
                          </w:rPr>
                          <m:t>rj</m:t>
                        </w:ins>
                      </m:r>
                    </m:sub>
                  </m:sSub>
                </m:e>
              </m:nary>
              <m:r>
                <w:ins w:id="2415" w:author="arun kumar" w:date="2026-07-27T20:14:00Z" w16du:dateUtc="2026-07-27T12:14:00Z">
                  <w:rPr>
                    <w:rFonts w:ascii="Cambria Math" w:hAnsi="Cambria Math"/>
                  </w:rPr>
                  <m:t>-</m:t>
                </w:ins>
              </m:r>
              <m:nary>
                <m:naryPr>
                  <m:chr m:val="∑"/>
                  <m:limLoc m:val="undOvr"/>
                  <m:grow m:val="1"/>
                  <m:supHide m:val="1"/>
                  <m:ctrlPr>
                    <w:ins w:id="2416" w:author="arun kumar" w:date="2026-07-27T20:14:00Z" w16du:dateUtc="2026-07-27T12:14:00Z">
                      <w:rPr>
                        <w:rFonts w:ascii="Cambria Math" w:hAnsi="Cambria Math"/>
                      </w:rPr>
                    </w:ins>
                  </m:ctrlPr>
                </m:naryPr>
                <m:sub>
                  <m:r>
                    <w:ins w:id="2417" w:author="arun kumar" w:date="2026-07-27T20:14:00Z" w16du:dateUtc="2026-07-27T12:14:00Z">
                      <w:rPr>
                        <w:rFonts w:ascii="Cambria Math" w:hAnsi="Cambria Math"/>
                      </w:rPr>
                      <m:t>r∈</m:t>
                    </w:ins>
                  </m:r>
                  <m:sSubSup>
                    <m:sSubSupPr>
                      <m:ctrlPr>
                        <w:ins w:id="2418" w:author="arun kumar" w:date="2026-07-27T20:14:00Z" w16du:dateUtc="2026-07-27T12:14:00Z">
                          <w:rPr>
                            <w:rFonts w:ascii="Cambria Math" w:hAnsi="Cambria Math"/>
                          </w:rPr>
                        </w:ins>
                      </m:ctrlPr>
                    </m:sSubSupPr>
                    <m:e>
                      <m:r>
                        <w:ins w:id="2419" w:author="arun kumar" w:date="2026-07-27T20:14:00Z" w16du:dateUtc="2026-07-27T12:14:00Z">
                          <m:rPr>
                            <m:scr m:val="script"/>
                          </m:rPr>
                          <w:rPr>
                            <w:rFonts w:ascii="Cambria Math" w:hAnsi="Cambria Math"/>
                          </w:rPr>
                          <m:t>F</m:t>
                        </w:ins>
                      </m:r>
                    </m:e>
                    <m:sub>
                      <m:r>
                        <w:ins w:id="2420" w:author="arun kumar" w:date="2026-07-27T20:14:00Z" w16du:dateUtc="2026-07-27T12:14:00Z">
                          <w:rPr>
                            <w:rFonts w:ascii="Cambria Math" w:hAnsi="Cambria Math"/>
                          </w:rPr>
                          <m:t>k</m:t>
                        </w:ins>
                      </m:r>
                    </m:sub>
                    <m:sup>
                      <m:r>
                        <w:ins w:id="2421" w:author="arun kumar" w:date="2026-07-27T20:14:00Z" w16du:dateUtc="2026-07-27T12:14:00Z">
                          <w:rPr>
                            <w:rFonts w:ascii="Cambria Math" w:hAnsi="Cambria Math"/>
                          </w:rPr>
                          <m:t>+</m:t>
                        </w:ins>
                      </m:r>
                    </m:sup>
                  </m:sSubSup>
                  <m:d>
                    <m:dPr>
                      <m:ctrlPr>
                        <w:ins w:id="2422" w:author="arun kumar" w:date="2026-07-27T20:14:00Z" w16du:dateUtc="2026-07-27T12:14:00Z">
                          <w:rPr>
                            <w:rFonts w:ascii="Cambria Math" w:hAnsi="Cambria Math"/>
                          </w:rPr>
                        </w:ins>
                      </m:ctrlPr>
                    </m:dPr>
                    <m:e>
                      <m:sSub>
                        <m:sSubPr>
                          <m:ctrlPr>
                            <w:ins w:id="2423" w:author="arun kumar" w:date="2026-07-27T20:14:00Z" w16du:dateUtc="2026-07-27T12:14:00Z">
                              <w:rPr>
                                <w:rFonts w:ascii="Cambria Math" w:hAnsi="Cambria Math"/>
                              </w:rPr>
                            </w:ins>
                          </m:ctrlPr>
                        </m:sSubPr>
                        <m:e>
                          <m:r>
                            <w:ins w:id="2424" w:author="arun kumar" w:date="2026-07-27T20:14:00Z" w16du:dateUtc="2026-07-27T12:14:00Z">
                              <w:rPr>
                                <w:rFonts w:ascii="Cambria Math" w:hAnsi="Cambria Math"/>
                              </w:rPr>
                              <m:t>s</m:t>
                            </w:ins>
                          </m:r>
                        </m:e>
                        <m:sub>
                          <m:r>
                            <w:ins w:id="2425" w:author="arun kumar" w:date="2026-07-27T20:14:00Z" w16du:dateUtc="2026-07-27T12:14:00Z">
                              <w:rPr>
                                <w:rFonts w:ascii="Cambria Math" w:hAnsi="Cambria Math"/>
                              </w:rPr>
                              <m:t>i</m:t>
                            </w:ins>
                          </m:r>
                        </m:sub>
                      </m:sSub>
                    </m:e>
                  </m:d>
                </m:sub>
                <m:sup/>
                <m:e>
                  <m:sSub>
                    <m:sSubPr>
                      <m:ctrlPr>
                        <w:ins w:id="2426" w:author="arun kumar" w:date="2026-07-27T20:14:00Z" w16du:dateUtc="2026-07-27T12:14:00Z">
                          <w:rPr>
                            <w:rFonts w:ascii="Cambria Math" w:hAnsi="Cambria Math"/>
                          </w:rPr>
                        </w:ins>
                      </m:ctrlPr>
                    </m:sSubPr>
                    <m:e>
                      <m:r>
                        <w:ins w:id="2427" w:author="arun kumar" w:date="2026-07-27T20:14:00Z" w16du:dateUtc="2026-07-27T12:14:00Z">
                          <w:rPr>
                            <w:rFonts w:ascii="Cambria Math" w:hAnsi="Cambria Math"/>
                          </w:rPr>
                          <m:t>x</m:t>
                        </w:ins>
                      </m:r>
                    </m:e>
                    <m:sub>
                      <m:r>
                        <w:ins w:id="2428" w:author="arun kumar" w:date="2026-07-27T20:14:00Z" w16du:dateUtc="2026-07-27T12:14:00Z">
                          <w:rPr>
                            <w:rFonts w:ascii="Cambria Math" w:hAnsi="Cambria Math"/>
                          </w:rPr>
                          <m:t>rj</m:t>
                        </w:ins>
                      </m:r>
                    </m:sub>
                  </m:sSub>
                </m:e>
              </m:nary>
              <m:r>
                <w:ins w:id="2429" w:author="arun kumar" w:date="2026-07-27T20:14:00Z" w16du:dateUtc="2026-07-27T12:14:00Z">
                  <w:rPr>
                    <w:rFonts w:ascii="Cambria Math" w:hAnsi="Cambria Math"/>
                  </w:rPr>
                  <m:t>+</m:t>
                </w:ins>
              </m:r>
              <m:sSub>
                <m:sSubPr>
                  <m:ctrlPr>
                    <w:ins w:id="2430" w:author="arun kumar" w:date="2026-07-27T20:14:00Z" w16du:dateUtc="2026-07-27T12:14:00Z">
                      <w:rPr>
                        <w:rFonts w:ascii="Cambria Math" w:hAnsi="Cambria Math"/>
                      </w:rPr>
                    </w:ins>
                  </m:ctrlPr>
                </m:sSubPr>
                <m:e>
                  <m:r>
                    <w:ins w:id="2431" w:author="arun kumar" w:date="2026-07-27T20:14:00Z" w16du:dateUtc="2026-07-27T12:14:00Z">
                      <w:rPr>
                        <w:rFonts w:ascii="Cambria Math" w:hAnsi="Cambria Math"/>
                      </w:rPr>
                      <m:t>δ</m:t>
                    </w:ins>
                  </m:r>
                </m:e>
                <m:sub>
                  <m:r>
                    <w:ins w:id="2432" w:author="arun kumar" w:date="2026-07-27T20:14:00Z" w16du:dateUtc="2026-07-27T12:14:00Z">
                      <w:rPr>
                        <w:rFonts w:ascii="Cambria Math" w:hAnsi="Cambria Math"/>
                      </w:rPr>
                      <m:t>jk</m:t>
                    </w:ins>
                  </m:r>
                </m:sub>
              </m:sSub>
              <m:r>
                <w:ins w:id="2433" w:author="arun kumar" w:date="2026-07-27T20:14:00Z" w16du:dateUtc="2026-07-27T12:14:00Z">
                  <w:rPr>
                    <w:rFonts w:ascii="Cambria Math" w:hAnsi="Cambria Math"/>
                  </w:rPr>
                  <m:t>≥</m:t>
                </w:ins>
              </m:r>
              <m:sSub>
                <m:sSubPr>
                  <m:ctrlPr>
                    <w:ins w:id="2434" w:author="arun kumar" w:date="2026-07-27T20:14:00Z" w16du:dateUtc="2026-07-27T12:14:00Z">
                      <w:rPr>
                        <w:rFonts w:ascii="Cambria Math" w:hAnsi="Cambria Math"/>
                      </w:rPr>
                    </w:ins>
                  </m:ctrlPr>
                </m:sSubPr>
                <m:e>
                  <m:r>
                    <w:ins w:id="2435" w:author="arun kumar" w:date="2026-07-27T20:14:00Z" w16du:dateUtc="2026-07-27T12:14:00Z">
                      <w:rPr>
                        <w:rFonts w:ascii="Cambria Math" w:hAnsi="Cambria Math"/>
                      </w:rPr>
                      <m:t>x</m:t>
                    </w:ins>
                  </m:r>
                </m:e>
                <m:sub>
                  <m:r>
                    <w:ins w:id="2436" w:author="arun kumar" w:date="2026-07-27T20:14:00Z" w16du:dateUtc="2026-07-27T12:14:00Z">
                      <w:rPr>
                        <w:rFonts w:ascii="Cambria Math" w:hAnsi="Cambria Math"/>
                      </w:rPr>
                      <m:t>ij</m:t>
                    </w:ins>
                  </m:r>
                </m:sub>
              </m:sSub>
              <m:r>
                <w:ins w:id="2437" w:author="arun kumar" w:date="2026-07-27T20:14:00Z" w16du:dateUtc="2026-07-27T12:14:00Z">
                  <w:rPr>
                    <w:rFonts w:ascii="Cambria Math" w:hAnsi="Cambria Math"/>
                  </w:rPr>
                  <m:t>, ∀j∈</m:t>
                </w:ins>
              </m:r>
              <m:r>
                <w:ins w:id="2438" w:author="arun kumar" w:date="2026-07-27T20:14:00Z" w16du:dateUtc="2026-07-27T12:14:00Z">
                  <m:rPr>
                    <m:scr m:val="script"/>
                  </m:rPr>
                  <w:rPr>
                    <w:rFonts w:ascii="Cambria Math" w:hAnsi="Cambria Math"/>
                  </w:rPr>
                  <m:t>P,</m:t>
                </w:ins>
              </m:r>
              <m:r>
                <w:ins w:id="2439" w:author="arun kumar" w:date="2026-07-27T20:14:00Z" w16du:dateUtc="2026-07-27T12:14:00Z">
                  <m:rPr>
                    <m:nor/>
                  </m:rPr>
                  <w:rPr>
                    <w:rFonts w:ascii="Arial" w:hAnsi="Arial" w:cs="Arial"/>
                  </w:rPr>
                  <m:t>  </m:t>
                </w:ins>
              </m:r>
              <m:r>
                <w:ins w:id="2440" w:author="arun kumar" w:date="2026-07-27T20:14:00Z" w16du:dateUtc="2026-07-27T12:14:00Z">
                  <w:rPr>
                    <w:rFonts w:ascii="Cambria Math" w:hAnsi="Cambria Math"/>
                  </w:rPr>
                  <m:t>∀k∈</m:t>
                </w:ins>
              </m:r>
              <m:r>
                <w:ins w:id="2441" w:author="arun kumar" w:date="2026-07-27T20:14:00Z" w16du:dateUtc="2026-07-27T12:14:00Z">
                  <m:rPr>
                    <m:scr m:val="script"/>
                  </m:rPr>
                  <w:rPr>
                    <w:rFonts w:ascii="Cambria Math" w:hAnsi="Cambria Math"/>
                  </w:rPr>
                  <m:t>A,</m:t>
                </w:ins>
              </m:r>
              <m:r>
                <w:ins w:id="2442" w:author="arun kumar" w:date="2026-07-27T20:14:00Z" w16du:dateUtc="2026-07-27T12:14:00Z">
                  <m:rPr>
                    <m:nor/>
                  </m:rPr>
                  <w:rPr>
                    <w:rFonts w:ascii="Arial" w:hAnsi="Arial" w:cs="Arial"/>
                  </w:rPr>
                  <m:t>  </m:t>
                </w:ins>
              </m:r>
              <m:r>
                <w:ins w:id="2443" w:author="arun kumar" w:date="2026-07-27T20:14:00Z" w16du:dateUtc="2026-07-27T12:14:00Z">
                  <w:rPr>
                    <w:rFonts w:ascii="Cambria Math" w:hAnsi="Cambria Math"/>
                  </w:rPr>
                  <m:t>∀i∈</m:t>
                </w:ins>
              </m:r>
              <m:sSubSup>
                <m:sSubSupPr>
                  <m:ctrlPr>
                    <w:ins w:id="2444" w:author="arun kumar" w:date="2026-07-27T20:14:00Z" w16du:dateUtc="2026-07-27T12:14:00Z">
                      <w:rPr>
                        <w:rFonts w:ascii="Cambria Math" w:hAnsi="Cambria Math"/>
                      </w:rPr>
                    </w:ins>
                  </m:ctrlPr>
                </m:sSubSupPr>
                <m:e>
                  <m:r>
                    <w:ins w:id="2445" w:author="arun kumar" w:date="2026-07-27T20:14:00Z" w16du:dateUtc="2026-07-27T12:14:00Z">
                      <m:rPr>
                        <m:scr m:val="script"/>
                      </m:rPr>
                      <w:rPr>
                        <w:rFonts w:ascii="Cambria Math" w:hAnsi="Cambria Math"/>
                      </w:rPr>
                      <m:t>F</m:t>
                    </w:ins>
                  </m:r>
                </m:e>
                <m:sub>
                  <m:r>
                    <w:ins w:id="2446" w:author="arun kumar" w:date="2026-07-27T20:14:00Z" w16du:dateUtc="2026-07-27T12:14:00Z">
                      <w:rPr>
                        <w:rFonts w:ascii="Cambria Math" w:hAnsi="Cambria Math"/>
                      </w:rPr>
                      <m:t>k</m:t>
                    </w:ins>
                  </m:r>
                </m:sub>
                <m:sup>
                  <m:r>
                    <w:ins w:id="2447" w:author="arun kumar" w:date="2026-07-27T20:14:00Z" w16du:dateUtc="2026-07-27T12:14:00Z">
                      <w:rPr>
                        <w:rFonts w:ascii="Cambria Math" w:hAnsi="Cambria Math"/>
                      </w:rPr>
                      <m:t>+</m:t>
                    </w:ins>
                  </m:r>
                </m:sup>
              </m:sSubSup>
            </m:oMath>
            <w:del w:id="2448" w:author="arun kumar" w:date="2026-07-27T20:10:00Z" w16du:dateUtc="2026-07-27T12:10:00Z">
              <w:r w:rsidR="007A4DE5" w:rsidDel="00BF1FB2">
                <w:rPr>
                  <w:rFonts w:eastAsia="Times New Roman"/>
                  <w:kern w:val="0"/>
                  <w:lang w:bidi="ar-SA"/>
                  <w14:ligatures w14:val="none"/>
                </w:rPr>
                <w:delText xml:space="preserve">N(i, </w:delText>
              </w:r>
            </w:del>
            <m:oMath>
              <m:sSub>
                <m:sSubPr>
                  <m:ctrlPr>
                    <w:del w:id="2449" w:author="arun kumar" w:date="2026-07-27T20:10:00Z" w16du:dateUtc="2026-07-27T12:10:00Z">
                      <w:rPr>
                        <w:rFonts w:ascii="Cambria Math" w:eastAsia="Times New Roman" w:hAnsi="Cambria Math"/>
                        <w:i/>
                        <w:kern w:val="0"/>
                        <w:lang w:bidi="ar-SA"/>
                        <w14:ligatures w14:val="none"/>
                      </w:rPr>
                    </w:del>
                  </m:ctrlPr>
                </m:sSubPr>
                <m:e>
                  <m:r>
                    <w:del w:id="2450" w:author="arun kumar" w:date="2026-07-27T20:10:00Z" w16du:dateUtc="2026-07-27T12:10:00Z">
                      <w:rPr>
                        <w:rFonts w:ascii="Cambria Math" w:eastAsia="Times New Roman" w:hAnsi="Cambria Math"/>
                        <w:kern w:val="0"/>
                        <w:lang w:bidi="ar-SA"/>
                        <w14:ligatures w14:val="none"/>
                      </w:rPr>
                      <m:t>t</m:t>
                    </w:del>
                  </m:r>
                </m:e>
                <m:sub>
                  <m:r>
                    <w:del w:id="2451" w:author="arun kumar" w:date="2026-07-27T20:10:00Z" w16du:dateUtc="2026-07-27T12:10:00Z">
                      <w:rPr>
                        <w:rFonts w:ascii="Cambria Math" w:eastAsia="Times New Roman" w:hAnsi="Cambria Math"/>
                        <w:kern w:val="0"/>
                        <w:lang w:bidi="ar-SA"/>
                        <w14:ligatures w14:val="none"/>
                      </w:rPr>
                      <m:t>d</m:t>
                    </w:del>
                  </m:r>
                </m:sub>
              </m:sSub>
            </m:oMath>
            <w:del w:id="2452" w:author="arun kumar" w:date="2026-07-27T20:10:00Z" w16du:dateUtc="2026-07-27T12:10:00Z">
              <w:r w:rsidR="00342893" w:rsidDel="00BF1FB2">
                <w:rPr>
                  <w:rFonts w:eastAsia="Times New Roman"/>
                  <w:kern w:val="0"/>
                  <w:lang w:bidi="ar-SA"/>
                  <w14:ligatures w14:val="none"/>
                </w:rPr>
                <w:delText xml:space="preserve">, </w:delText>
              </w:r>
            </w:del>
            <m:oMath>
              <m:sSub>
                <m:sSubPr>
                  <m:ctrlPr>
                    <w:del w:id="2453" w:author="arun kumar" w:date="2026-07-27T20:10:00Z" w16du:dateUtc="2026-07-27T12:10:00Z">
                      <w:rPr>
                        <w:rFonts w:ascii="Cambria Math" w:eastAsia="Times New Roman" w:hAnsi="Cambria Math"/>
                        <w:i/>
                        <w:kern w:val="0"/>
                        <w:lang w:bidi="ar-SA"/>
                        <w14:ligatures w14:val="none"/>
                      </w:rPr>
                    </w:del>
                  </m:ctrlPr>
                </m:sSubPr>
                <m:e>
                  <m:r>
                    <w:del w:id="2454" w:author="arun kumar" w:date="2026-07-27T20:10:00Z" w16du:dateUtc="2026-07-27T12:10:00Z">
                      <w:rPr>
                        <w:rFonts w:ascii="Cambria Math" w:eastAsia="Times New Roman" w:hAnsi="Cambria Math"/>
                        <w:kern w:val="0"/>
                        <w:lang w:bidi="ar-SA"/>
                        <w14:ligatures w14:val="none"/>
                      </w:rPr>
                      <m:t>a</m:t>
                    </w:del>
                  </m:r>
                </m:e>
                <m:sub>
                  <m:r>
                    <w:del w:id="2455" w:author="arun kumar" w:date="2026-07-27T20:10:00Z" w16du:dateUtc="2026-07-27T12:10:00Z">
                      <w:rPr>
                        <w:rFonts w:ascii="Cambria Math" w:eastAsia="Times New Roman" w:hAnsi="Cambria Math"/>
                        <w:kern w:val="0"/>
                        <w:lang w:bidi="ar-SA"/>
                        <w14:ligatures w14:val="none"/>
                      </w:rPr>
                      <m:t>d</m:t>
                    </w:del>
                  </m:r>
                </m:sub>
              </m:sSub>
            </m:oMath>
            <w:del w:id="2456" w:author="arun kumar" w:date="2026-07-27T20:10:00Z" w16du:dateUtc="2026-07-27T12:10:00Z">
              <w:r w:rsidR="00342893" w:rsidDel="00BF1FB2">
                <w:rPr>
                  <w:rFonts w:eastAsia="Times New Roman"/>
                  <w:kern w:val="0"/>
                  <w:lang w:bidi="ar-SA"/>
                  <w14:ligatures w14:val="none"/>
                </w:rPr>
                <w:delText xml:space="preserve">)  </w:delText>
              </w:r>
              <w:r w:rsidR="00342893" w:rsidRPr="00342893" w:rsidDel="00BF1FB2">
                <w:rPr>
                  <w:rFonts w:eastAsia="Times New Roman"/>
                  <w:kern w:val="0"/>
                  <w:lang w:bidi="ar-SA"/>
                  <w14:ligatures w14:val="none"/>
                </w:rPr>
                <w:sym w:font="Wingdings" w:char="F0E0"/>
              </w:r>
              <w:r w:rsidR="00342893" w:rsidDel="00BF1FB2">
                <w:rPr>
                  <w:rFonts w:eastAsia="Times New Roman"/>
                  <w:kern w:val="0"/>
                  <w:lang w:bidi="ar-SA"/>
                  <w14:ligatures w14:val="none"/>
                </w:rPr>
                <w:delText xml:space="preserve">  N(i, </w:delText>
              </w:r>
            </w:del>
            <m:oMath>
              <m:sSub>
                <m:sSubPr>
                  <m:ctrlPr>
                    <w:del w:id="2457" w:author="arun kumar" w:date="2026-07-27T20:10:00Z" w16du:dateUtc="2026-07-27T12:10:00Z">
                      <w:rPr>
                        <w:rFonts w:ascii="Cambria Math" w:eastAsia="Times New Roman" w:hAnsi="Cambria Math"/>
                        <w:i/>
                        <w:kern w:val="0"/>
                        <w:lang w:bidi="ar-SA"/>
                        <w14:ligatures w14:val="none"/>
                      </w:rPr>
                    </w:del>
                  </m:ctrlPr>
                </m:sSubPr>
                <m:e>
                  <m:r>
                    <w:del w:id="2458" w:author="arun kumar" w:date="2026-07-27T20:10:00Z" w16du:dateUtc="2026-07-27T12:10:00Z">
                      <w:rPr>
                        <w:rFonts w:ascii="Cambria Math" w:eastAsia="Times New Roman" w:hAnsi="Cambria Math"/>
                        <w:kern w:val="0"/>
                        <w:lang w:bidi="ar-SA"/>
                        <w14:ligatures w14:val="none"/>
                      </w:rPr>
                      <m:t>t</m:t>
                    </w:del>
                  </m:r>
                </m:e>
                <m:sub>
                  <m:r>
                    <w:del w:id="2459" w:author="arun kumar" w:date="2026-07-27T20:10:00Z" w16du:dateUtc="2026-07-27T12:10:00Z">
                      <w:rPr>
                        <w:rFonts w:ascii="Cambria Math" w:eastAsia="Times New Roman" w:hAnsi="Cambria Math"/>
                        <w:kern w:val="0"/>
                        <w:lang w:bidi="ar-SA"/>
                        <w14:ligatures w14:val="none"/>
                      </w:rPr>
                      <m:t>a</m:t>
                    </w:del>
                  </m:r>
                </m:sub>
              </m:sSub>
            </m:oMath>
            <w:del w:id="2460" w:author="arun kumar" w:date="2026-07-27T20:10:00Z" w16du:dateUtc="2026-07-27T12:10:00Z">
              <w:r w:rsidR="00342893" w:rsidDel="00BF1FB2">
                <w:rPr>
                  <w:rFonts w:eastAsia="Times New Roman"/>
                  <w:kern w:val="0"/>
                  <w:lang w:bidi="ar-SA"/>
                  <w14:ligatures w14:val="none"/>
                </w:rPr>
                <w:delText xml:space="preserve">, </w:delText>
              </w:r>
            </w:del>
            <m:oMath>
              <m:sSub>
                <m:sSubPr>
                  <m:ctrlPr>
                    <w:del w:id="2461" w:author="arun kumar" w:date="2026-07-27T20:10:00Z" w16du:dateUtc="2026-07-27T12:10:00Z">
                      <w:rPr>
                        <w:rFonts w:ascii="Cambria Math" w:eastAsia="Times New Roman" w:hAnsi="Cambria Math"/>
                        <w:i/>
                        <w:kern w:val="0"/>
                        <w:lang w:bidi="ar-SA"/>
                        <w14:ligatures w14:val="none"/>
                      </w:rPr>
                    </w:del>
                  </m:ctrlPr>
                </m:sSubPr>
                <m:e>
                  <m:r>
                    <w:del w:id="2462" w:author="arun kumar" w:date="2026-07-27T20:10:00Z" w16du:dateUtc="2026-07-27T12:10:00Z">
                      <w:rPr>
                        <w:rFonts w:ascii="Cambria Math" w:eastAsia="Times New Roman" w:hAnsi="Cambria Math"/>
                        <w:kern w:val="0"/>
                        <w:lang w:bidi="ar-SA"/>
                        <w14:ligatures w14:val="none"/>
                      </w:rPr>
                      <m:t>a</m:t>
                    </w:del>
                  </m:r>
                </m:e>
                <m:sub>
                  <m:r>
                    <w:del w:id="2463" w:author="arun kumar" w:date="2026-07-27T20:10:00Z" w16du:dateUtc="2026-07-27T12:10:00Z">
                      <w:rPr>
                        <w:rFonts w:ascii="Cambria Math" w:eastAsia="Times New Roman" w:hAnsi="Cambria Math"/>
                        <w:kern w:val="0"/>
                        <w:lang w:bidi="ar-SA"/>
                        <w14:ligatures w14:val="none"/>
                      </w:rPr>
                      <m:t>a</m:t>
                    </w:del>
                  </m:r>
                </m:sub>
              </m:sSub>
            </m:oMath>
            <w:del w:id="2464" w:author="arun kumar" w:date="2026-07-27T20:10:00Z" w16du:dateUtc="2026-07-27T12:10:00Z">
              <w:r w:rsidR="00342893" w:rsidDel="00BF1FB2">
                <w:rPr>
                  <w:rFonts w:eastAsia="Times New Roman"/>
                  <w:kern w:val="0"/>
                  <w:lang w:bidi="ar-SA"/>
                  <w14:ligatures w14:val="none"/>
                </w:rPr>
                <w:delText>)</w:delText>
              </w:r>
              <w:r w:rsidR="008F7F09" w:rsidDel="00BF1FB2">
                <w:rPr>
                  <w:rFonts w:eastAsia="Times New Roman"/>
                  <w:kern w:val="0"/>
                  <w:lang w:bidi="ar-SA"/>
                  <w14:ligatures w14:val="none"/>
                </w:rPr>
                <w:delText xml:space="preserve">  a </w:delText>
              </w:r>
              <w:r w:rsidR="008D7B9D" w:rsidDel="00BF1FB2">
                <w:rPr>
                  <w:rFonts w:eastAsia="Times New Roman"/>
                  <w:kern w:val="0"/>
                  <w:lang w:bidi="ar-SA"/>
                  <w14:ligatures w14:val="none"/>
                </w:rPr>
                <w:delText>flight</w:delText>
              </w:r>
              <w:r w:rsidR="008F7F09" w:rsidDel="00BF1FB2">
                <w:rPr>
                  <w:rFonts w:eastAsia="Times New Roman"/>
                  <w:kern w:val="0"/>
                  <w:lang w:bidi="ar-SA"/>
                  <w14:ligatures w14:val="none"/>
                </w:rPr>
                <w:delText>-</w:delText>
              </w:r>
              <w:r w:rsidR="008D7B9D" w:rsidDel="00BF1FB2">
                <w:rPr>
                  <w:rFonts w:eastAsia="Times New Roman"/>
                  <w:kern w:val="0"/>
                  <w:lang w:bidi="ar-SA"/>
                  <w14:ligatures w14:val="none"/>
                </w:rPr>
                <w:delText>j</w:delText>
              </w:r>
              <w:r w:rsidR="008F7F09" w:rsidDel="00BF1FB2">
                <w:rPr>
                  <w:rFonts w:eastAsia="Times New Roman"/>
                  <w:kern w:val="0"/>
                  <w:lang w:bidi="ar-SA"/>
                  <w14:ligatures w14:val="none"/>
                </w:rPr>
                <w:delText xml:space="preserve">, can connect </w:delText>
              </w:r>
              <w:r w:rsidR="00064013" w:rsidDel="00BF1FB2">
                <w:rPr>
                  <w:rFonts w:eastAsia="Times New Roman"/>
                  <w:kern w:val="0"/>
                  <w:lang w:bidi="ar-SA"/>
                  <w14:ligatures w14:val="none"/>
                </w:rPr>
                <w:delText xml:space="preserve">airport  </w:delText>
              </w:r>
            </w:del>
            <m:oMath>
              <m:sSub>
                <m:sSubPr>
                  <m:ctrlPr>
                    <w:del w:id="2465" w:author="arun kumar" w:date="2026-07-27T20:10:00Z" w16du:dateUtc="2026-07-27T12:10:00Z">
                      <w:rPr>
                        <w:rFonts w:ascii="Cambria Math" w:eastAsia="Times New Roman" w:hAnsi="Cambria Math"/>
                        <w:i/>
                        <w:kern w:val="0"/>
                        <w:lang w:bidi="ar-SA"/>
                        <w14:ligatures w14:val="none"/>
                      </w:rPr>
                    </w:del>
                  </m:ctrlPr>
                </m:sSubPr>
                <m:e>
                  <m:r>
                    <w:del w:id="2466" w:author="arun kumar" w:date="2026-07-27T20:10:00Z" w16du:dateUtc="2026-07-27T12:10:00Z">
                      <w:rPr>
                        <w:rFonts w:ascii="Cambria Math" w:eastAsia="Times New Roman" w:hAnsi="Cambria Math"/>
                        <w:kern w:val="0"/>
                        <w:lang w:bidi="ar-SA"/>
                        <w14:ligatures w14:val="none"/>
                      </w:rPr>
                      <m:t>a</m:t>
                    </w:del>
                  </m:r>
                </m:e>
                <m:sub>
                  <m:r>
                    <w:del w:id="2467" w:author="arun kumar" w:date="2026-07-27T20:10:00Z" w16du:dateUtc="2026-07-27T12:10:00Z">
                      <w:rPr>
                        <w:rFonts w:ascii="Cambria Math" w:eastAsia="Times New Roman" w:hAnsi="Cambria Math"/>
                        <w:kern w:val="0"/>
                        <w:lang w:bidi="ar-SA"/>
                        <w14:ligatures w14:val="none"/>
                      </w:rPr>
                      <m:t>d</m:t>
                    </w:del>
                  </m:r>
                </m:sub>
              </m:sSub>
            </m:oMath>
            <w:del w:id="2468" w:author="arun kumar" w:date="2026-07-27T20:10:00Z" w16du:dateUtc="2026-07-27T12:10:00Z">
              <w:r w:rsidR="00064013" w:rsidDel="00BF1FB2">
                <w:rPr>
                  <w:rFonts w:eastAsia="Times New Roman"/>
                  <w:kern w:val="0"/>
                  <w:lang w:bidi="ar-SA"/>
                  <w14:ligatures w14:val="none"/>
                </w:rPr>
                <w:delText xml:space="preserve"> and  </w:delText>
              </w:r>
            </w:del>
            <m:oMath>
              <m:sSub>
                <m:sSubPr>
                  <m:ctrlPr>
                    <w:del w:id="2469" w:author="arun kumar" w:date="2026-07-27T20:10:00Z" w16du:dateUtc="2026-07-27T12:10:00Z">
                      <w:rPr>
                        <w:rFonts w:ascii="Cambria Math" w:eastAsia="Times New Roman" w:hAnsi="Cambria Math"/>
                        <w:i/>
                        <w:kern w:val="0"/>
                        <w:lang w:bidi="ar-SA"/>
                        <w14:ligatures w14:val="none"/>
                      </w:rPr>
                    </w:del>
                  </m:ctrlPr>
                </m:sSubPr>
                <m:e>
                  <m:r>
                    <w:del w:id="2470" w:author="arun kumar" w:date="2026-07-27T20:10:00Z" w16du:dateUtc="2026-07-27T12:10:00Z">
                      <w:rPr>
                        <w:rFonts w:ascii="Cambria Math" w:eastAsia="Times New Roman" w:hAnsi="Cambria Math"/>
                        <w:kern w:val="0"/>
                        <w:lang w:bidi="ar-SA"/>
                        <w14:ligatures w14:val="none"/>
                      </w:rPr>
                      <m:t>a</m:t>
                    </w:del>
                  </m:r>
                </m:e>
                <m:sub>
                  <m:r>
                    <w:del w:id="2471" w:author="arun kumar" w:date="2026-07-27T20:10:00Z" w16du:dateUtc="2026-07-27T12:10:00Z">
                      <w:rPr>
                        <w:rFonts w:ascii="Cambria Math" w:eastAsia="Times New Roman" w:hAnsi="Cambria Math"/>
                        <w:kern w:val="0"/>
                        <w:lang w:bidi="ar-SA"/>
                        <w14:ligatures w14:val="none"/>
                      </w:rPr>
                      <m:t>a</m:t>
                    </w:del>
                  </m:r>
                </m:sub>
              </m:sSub>
            </m:oMath>
            <w:del w:id="2472" w:author="arun kumar" w:date="2026-07-27T20:10:00Z" w16du:dateUtc="2026-07-27T12:10:00Z">
              <w:r w:rsidR="00064013" w:rsidDel="00BF1FB2">
                <w:rPr>
                  <w:rFonts w:eastAsia="Times New Roman"/>
                  <w:kern w:val="0"/>
                  <w:lang w:bidi="ar-SA"/>
                  <w14:ligatures w14:val="none"/>
                </w:rPr>
                <w:delText xml:space="preserve"> between times </w:delText>
              </w:r>
              <w:r w:rsidR="008D7B9D" w:rsidDel="00BF1FB2">
                <w:rPr>
                  <w:rFonts w:eastAsia="Times New Roman"/>
                  <w:kern w:val="0"/>
                  <w:lang w:bidi="ar-SA"/>
                  <w14:ligatures w14:val="none"/>
                </w:rPr>
                <w:delText xml:space="preserve"> </w:delText>
              </w:r>
            </w:del>
            <m:oMath>
              <m:sSub>
                <m:sSubPr>
                  <m:ctrlPr>
                    <w:del w:id="2473" w:author="arun kumar" w:date="2026-07-27T20:10:00Z" w16du:dateUtc="2026-07-27T12:10:00Z">
                      <w:rPr>
                        <w:rFonts w:ascii="Cambria Math" w:eastAsia="Times New Roman" w:hAnsi="Cambria Math"/>
                        <w:i/>
                        <w:kern w:val="0"/>
                        <w:lang w:bidi="ar-SA"/>
                        <w14:ligatures w14:val="none"/>
                      </w:rPr>
                    </w:del>
                  </m:ctrlPr>
                </m:sSubPr>
                <m:e>
                  <m:r>
                    <w:del w:id="2474" w:author="arun kumar" w:date="2026-07-27T20:10:00Z" w16du:dateUtc="2026-07-27T12:10:00Z">
                      <w:rPr>
                        <w:rFonts w:ascii="Cambria Math" w:eastAsia="Times New Roman" w:hAnsi="Cambria Math"/>
                        <w:kern w:val="0"/>
                        <w:lang w:bidi="ar-SA"/>
                        <w14:ligatures w14:val="none"/>
                      </w:rPr>
                      <m:t>t</m:t>
                    </w:del>
                  </m:r>
                </m:e>
                <m:sub>
                  <m:r>
                    <w:del w:id="2475" w:author="arun kumar" w:date="2026-07-27T20:10:00Z" w16du:dateUtc="2026-07-27T12:10:00Z">
                      <w:rPr>
                        <w:rFonts w:ascii="Cambria Math" w:eastAsia="Times New Roman" w:hAnsi="Cambria Math"/>
                        <w:kern w:val="0"/>
                        <w:lang w:bidi="ar-SA"/>
                        <w14:ligatures w14:val="none"/>
                      </w:rPr>
                      <m:t>d</m:t>
                    </w:del>
                  </m:r>
                </m:sub>
              </m:sSub>
            </m:oMath>
            <w:del w:id="2476" w:author="arun kumar" w:date="2026-07-27T20:10:00Z" w16du:dateUtc="2026-07-27T12:10:00Z">
              <w:r w:rsidR="008D7B9D" w:rsidDel="00BF1FB2">
                <w:rPr>
                  <w:rFonts w:eastAsia="Times New Roman"/>
                  <w:kern w:val="0"/>
                  <w:lang w:bidi="ar-SA"/>
                  <w14:ligatures w14:val="none"/>
                </w:rPr>
                <w:delText xml:space="preserve"> and  </w:delText>
              </w:r>
            </w:del>
            <m:oMath>
              <m:sSub>
                <m:sSubPr>
                  <m:ctrlPr>
                    <w:del w:id="2477" w:author="arun kumar" w:date="2026-07-27T20:10:00Z" w16du:dateUtc="2026-07-27T12:10:00Z">
                      <w:rPr>
                        <w:rFonts w:ascii="Cambria Math" w:eastAsia="Times New Roman" w:hAnsi="Cambria Math"/>
                        <w:i/>
                        <w:kern w:val="0"/>
                        <w:lang w:bidi="ar-SA"/>
                        <w14:ligatures w14:val="none"/>
                      </w:rPr>
                    </w:del>
                  </m:ctrlPr>
                </m:sSubPr>
                <m:e>
                  <m:r>
                    <w:del w:id="2478" w:author="arun kumar" w:date="2026-07-27T20:10:00Z" w16du:dateUtc="2026-07-27T12:10:00Z">
                      <w:rPr>
                        <w:rFonts w:ascii="Cambria Math" w:eastAsia="Times New Roman" w:hAnsi="Cambria Math"/>
                        <w:kern w:val="0"/>
                        <w:lang w:bidi="ar-SA"/>
                        <w14:ligatures w14:val="none"/>
                      </w:rPr>
                      <m:t>t</m:t>
                    </w:del>
                  </m:r>
                </m:e>
                <m:sub>
                  <m:r>
                    <w:del w:id="2479" w:author="arun kumar" w:date="2026-07-27T20:10:00Z" w16du:dateUtc="2026-07-27T12:10:00Z">
                      <w:rPr>
                        <w:rFonts w:ascii="Cambria Math" w:eastAsia="Times New Roman" w:hAnsi="Cambria Math"/>
                        <w:kern w:val="0"/>
                        <w:lang w:bidi="ar-SA"/>
                        <w14:ligatures w14:val="none"/>
                      </w:rPr>
                      <m:t>d</m:t>
                    </w:del>
                  </m:r>
                </m:sub>
              </m:sSub>
            </m:oMath>
          </w:p>
          <w:p w14:paraId="3E3873D8" w14:textId="77777777" w:rsidR="00BF1FB2" w:rsidRDefault="00BF1FB2" w:rsidP="009E7793">
            <w:pPr>
              <w:spacing w:before="100" w:beforeAutospacing="1" w:after="100" w:afterAutospacing="1" w:line="240" w:lineRule="auto"/>
              <w:jc w:val="left"/>
              <w:rPr>
                <w:ins w:id="2480" w:author="arun kumar" w:date="2026-07-27T20:14:00Z" w16du:dateUtc="2026-07-27T12:14:00Z"/>
                <w:rFonts w:eastAsia="Times New Roman"/>
                <w:kern w:val="0"/>
                <w:lang w:bidi="ar-SA"/>
                <w14:ligatures w14:val="none"/>
              </w:rPr>
            </w:pPr>
          </w:p>
          <w:p w14:paraId="39AA9D04" w14:textId="77777777" w:rsidR="00BF1FB2" w:rsidRPr="002D333A" w:rsidRDefault="00BF1FB2" w:rsidP="00BF1FB2">
            <w:pPr>
              <w:pStyle w:val="BodyText"/>
              <w:rPr>
                <w:ins w:id="2481" w:author="arun kumar" w:date="2026-07-27T20:15:00Z" w16du:dateUtc="2026-07-27T12:15:00Z"/>
              </w:rPr>
            </w:pPr>
            <w:ins w:id="2482" w:author="arun kumar" w:date="2026-07-27T20:15:00Z" w16du:dateUtc="2026-07-27T12:15:00Z">
              <w:r w:rsidRPr="002D333A">
                <w:t>Here,</w:t>
              </w:r>
            </w:ins>
          </w:p>
          <w:p w14:paraId="61566F7A" w14:textId="77777777" w:rsidR="00BF1FB2" w:rsidRPr="002D333A" w:rsidRDefault="00BF1FB2" w:rsidP="00BF1FB2">
            <w:pPr>
              <w:pStyle w:val="BodyText"/>
              <w:rPr>
                <w:ins w:id="2483" w:author="arun kumar" w:date="2026-07-27T20:15:00Z" w16du:dateUtc="2026-07-27T12:15:00Z"/>
              </w:rPr>
            </w:pPr>
            <m:oMathPara>
              <m:oMath>
                <m:sSubSup>
                  <m:sSubSupPr>
                    <m:ctrlPr>
                      <w:ins w:id="2484" w:author="arun kumar" w:date="2026-07-27T20:15:00Z" w16du:dateUtc="2026-07-27T12:15:00Z">
                        <w:rPr>
                          <w:rFonts w:ascii="Cambria Math" w:hAnsi="Cambria Math"/>
                        </w:rPr>
                      </w:ins>
                    </m:ctrlPr>
                  </m:sSubSupPr>
                  <m:e>
                    <m:r>
                      <w:ins w:id="2485" w:author="arun kumar" w:date="2026-07-27T20:15:00Z" w16du:dateUtc="2026-07-27T12:15:00Z">
                        <m:rPr>
                          <m:scr m:val="script"/>
                        </m:rPr>
                        <w:rPr>
                          <w:rFonts w:ascii="Cambria Math" w:hAnsi="Cambria Math"/>
                        </w:rPr>
                        <m:t>F</m:t>
                      </w:ins>
                    </m:r>
                  </m:e>
                  <m:sub>
                    <m:r>
                      <w:ins w:id="2486" w:author="arun kumar" w:date="2026-07-27T20:15:00Z" w16du:dateUtc="2026-07-27T12:15:00Z">
                        <w:rPr>
                          <w:rFonts w:ascii="Cambria Math" w:hAnsi="Cambria Math"/>
                        </w:rPr>
                        <m:t>k</m:t>
                      </w:ins>
                    </m:r>
                  </m:sub>
                  <m:sup>
                    <m:r>
                      <w:ins w:id="2487" w:author="arun kumar" w:date="2026-07-27T20:15:00Z" w16du:dateUtc="2026-07-27T12:15:00Z">
                        <w:rPr>
                          <w:rFonts w:ascii="Cambria Math" w:hAnsi="Cambria Math"/>
                        </w:rPr>
                        <m:t>-</m:t>
                      </w:ins>
                    </m:r>
                  </m:sup>
                </m:sSubSup>
                <m:d>
                  <m:dPr>
                    <m:ctrlPr>
                      <w:ins w:id="2488" w:author="arun kumar" w:date="2026-07-27T20:15:00Z" w16du:dateUtc="2026-07-27T12:15:00Z">
                        <w:rPr>
                          <w:rFonts w:ascii="Cambria Math" w:hAnsi="Cambria Math"/>
                        </w:rPr>
                      </w:ins>
                    </m:ctrlPr>
                  </m:dPr>
                  <m:e>
                    <m:sSub>
                      <m:sSubPr>
                        <m:ctrlPr>
                          <w:ins w:id="2489" w:author="arun kumar" w:date="2026-07-27T20:15:00Z" w16du:dateUtc="2026-07-27T12:15:00Z">
                            <w:rPr>
                              <w:rFonts w:ascii="Cambria Math" w:hAnsi="Cambria Math"/>
                            </w:rPr>
                          </w:ins>
                        </m:ctrlPr>
                      </m:sSubPr>
                      <m:e>
                        <m:r>
                          <w:ins w:id="2490" w:author="arun kumar" w:date="2026-07-27T20:15:00Z" w16du:dateUtc="2026-07-27T12:15:00Z">
                            <w:rPr>
                              <w:rFonts w:ascii="Cambria Math" w:hAnsi="Cambria Math"/>
                            </w:rPr>
                            <m:t>s</m:t>
                          </w:ins>
                        </m:r>
                      </m:e>
                      <m:sub>
                        <m:r>
                          <w:ins w:id="2491" w:author="arun kumar" w:date="2026-07-27T20:15:00Z" w16du:dateUtc="2026-07-27T12:15:00Z">
                            <w:rPr>
                              <w:rFonts w:ascii="Cambria Math" w:hAnsi="Cambria Math"/>
                            </w:rPr>
                            <m:t>i</m:t>
                          </w:ins>
                        </m:r>
                      </m:sub>
                    </m:sSub>
                  </m:e>
                </m:d>
                <m:r>
                  <w:ins w:id="2492" w:author="arun kumar" w:date="2026-07-27T20:15:00Z" w16du:dateUtc="2026-07-27T12:15:00Z">
                    <w:rPr>
                      <w:rFonts w:ascii="Cambria Math" w:hAnsi="Cambria Math"/>
                    </w:rPr>
                    <m:t>=</m:t>
                  </w:ins>
                </m:r>
                <m:d>
                  <m:dPr>
                    <m:begChr m:val="{"/>
                    <m:sepChr m:val=","/>
                    <m:endChr m:val="}"/>
                    <m:ctrlPr>
                      <w:ins w:id="2493" w:author="arun kumar" w:date="2026-07-27T20:15:00Z" w16du:dateUtc="2026-07-27T12:15:00Z">
                        <w:rPr>
                          <w:rFonts w:ascii="Cambria Math" w:hAnsi="Cambria Math"/>
                        </w:rPr>
                      </w:ins>
                    </m:ctrlPr>
                  </m:dPr>
                  <m:e>
                    <m:r>
                      <w:ins w:id="2494" w:author="arun kumar" w:date="2026-07-27T20:15:00Z" w16du:dateUtc="2026-07-27T12:15:00Z">
                        <w:rPr>
                          <w:rFonts w:ascii="Cambria Math" w:hAnsi="Cambria Math"/>
                        </w:rPr>
                        <m:t>r</m:t>
                      </w:ins>
                    </m:r>
                  </m:e>
                  <m:e>
                    <m:r>
                      <w:ins w:id="2495" w:author="arun kumar" w:date="2026-07-27T20:15:00Z" w16du:dateUtc="2026-07-27T12:15:00Z">
                        <m:rPr>
                          <m:scr m:val="script"/>
                        </m:rPr>
                        <w:rPr>
                          <w:rFonts w:ascii="Cambria Math" w:hAnsi="Cambria Math"/>
                        </w:rPr>
                        <m:t>∈F:</m:t>
                      </w:ins>
                    </m:r>
                    <m:sSub>
                      <m:sSubPr>
                        <m:ctrlPr>
                          <w:ins w:id="2496" w:author="arun kumar" w:date="2026-07-27T20:15:00Z" w16du:dateUtc="2026-07-27T12:15:00Z">
                            <w:rPr>
                              <w:rFonts w:ascii="Cambria Math" w:hAnsi="Cambria Math"/>
                            </w:rPr>
                          </w:ins>
                        </m:ctrlPr>
                      </m:sSubPr>
                      <m:e>
                        <m:r>
                          <w:ins w:id="2497" w:author="arun kumar" w:date="2026-07-27T20:15:00Z" w16du:dateUtc="2026-07-27T12:15:00Z">
                            <w:rPr>
                              <w:rFonts w:ascii="Cambria Math" w:hAnsi="Cambria Math"/>
                            </w:rPr>
                            <m:t>a</m:t>
                          </w:ins>
                        </m:r>
                      </m:e>
                      <m:sub>
                        <m:r>
                          <w:ins w:id="2498" w:author="arun kumar" w:date="2026-07-27T20:15:00Z" w16du:dateUtc="2026-07-27T12:15:00Z">
                            <w:rPr>
                              <w:rFonts w:ascii="Cambria Math" w:hAnsi="Cambria Math"/>
                            </w:rPr>
                            <m:t>r</m:t>
                          </w:ins>
                        </m:r>
                      </m:sub>
                    </m:sSub>
                    <m:r>
                      <w:ins w:id="2499" w:author="arun kumar" w:date="2026-07-27T20:15:00Z" w16du:dateUtc="2026-07-27T12:15:00Z">
                        <w:rPr>
                          <w:rFonts w:ascii="Cambria Math" w:hAnsi="Cambria Math"/>
                        </w:rPr>
                        <m:t>=k</m:t>
                      </w:ins>
                    </m:r>
                    <m:r>
                      <w:ins w:id="2500" w:author="arun kumar" w:date="2026-07-27T20:15:00Z" w16du:dateUtc="2026-07-27T12:15:00Z">
                        <m:rPr>
                          <m:nor/>
                        </m:rPr>
                        <m:t> </m:t>
                      </w:ins>
                    </m:r>
                    <m:sSub>
                      <m:sSubPr>
                        <m:ctrlPr>
                          <w:ins w:id="2501" w:author="arun kumar" w:date="2026-07-27T20:15:00Z" w16du:dateUtc="2026-07-27T12:15:00Z">
                            <w:rPr>
                              <w:rFonts w:ascii="Cambria Math" w:hAnsi="Cambria Math"/>
                            </w:rPr>
                          </w:ins>
                        </m:ctrlPr>
                      </m:sSubPr>
                      <m:e>
                        <m:r>
                          <w:ins w:id="2502" w:author="arun kumar" w:date="2026-07-27T20:15:00Z" w16du:dateUtc="2026-07-27T12:15:00Z">
                            <w:rPr>
                              <w:rFonts w:ascii="Cambria Math" w:hAnsi="Cambria Math"/>
                            </w:rPr>
                            <m:t>e</m:t>
                          </w:ins>
                        </m:r>
                      </m:e>
                      <m:sub>
                        <m:r>
                          <w:ins w:id="2503" w:author="arun kumar" w:date="2026-07-27T20:15:00Z" w16du:dateUtc="2026-07-27T12:15:00Z">
                            <w:rPr>
                              <w:rFonts w:ascii="Cambria Math" w:hAnsi="Cambria Math"/>
                            </w:rPr>
                            <m:t>r</m:t>
                          </w:ins>
                        </m:r>
                      </m:sub>
                    </m:sSub>
                    <m:r>
                      <w:ins w:id="2504" w:author="arun kumar" w:date="2026-07-27T20:15:00Z" w16du:dateUtc="2026-07-27T12:15:00Z">
                        <w:rPr>
                          <w:rFonts w:ascii="Cambria Math" w:hAnsi="Cambria Math"/>
                        </w:rPr>
                        <m:t>≤</m:t>
                      </w:ins>
                    </m:r>
                    <m:sSub>
                      <m:sSubPr>
                        <m:ctrlPr>
                          <w:ins w:id="2505" w:author="arun kumar" w:date="2026-07-27T20:15:00Z" w16du:dateUtc="2026-07-27T12:15:00Z">
                            <w:rPr>
                              <w:rFonts w:ascii="Cambria Math" w:hAnsi="Cambria Math"/>
                            </w:rPr>
                          </w:ins>
                        </m:ctrlPr>
                      </m:sSubPr>
                      <m:e>
                        <m:r>
                          <w:ins w:id="2506" w:author="arun kumar" w:date="2026-07-27T20:15:00Z" w16du:dateUtc="2026-07-27T12:15:00Z">
                            <w:rPr>
                              <w:rFonts w:ascii="Cambria Math" w:hAnsi="Cambria Math"/>
                            </w:rPr>
                            <m:t>s</m:t>
                          </w:ins>
                        </m:r>
                      </m:e>
                      <m:sub>
                        <m:r>
                          <w:ins w:id="2507" w:author="arun kumar" w:date="2026-07-27T20:15:00Z" w16du:dateUtc="2026-07-27T12:15:00Z">
                            <w:rPr>
                              <w:rFonts w:ascii="Cambria Math" w:hAnsi="Cambria Math"/>
                            </w:rPr>
                            <m:t>i</m:t>
                          </w:ins>
                        </m:r>
                      </m:sub>
                    </m:sSub>
                  </m:e>
                </m:d>
                <w:ins w:id="2508" w:author="arun kumar" w:date="2026-07-27T20:15:00Z" w16du:dateUtc="2026-07-27T12:15:00Z">
                  <m:r>
                    <w:br/>
                  </m:r>
                </w:ins>
              </m:oMath>
            </m:oMathPara>
          </w:p>
          <w:p w14:paraId="4BFF9108" w14:textId="77777777" w:rsidR="00BF1FB2" w:rsidRPr="002D333A" w:rsidRDefault="00BF1FB2" w:rsidP="00BF1FB2">
            <w:pPr>
              <w:pStyle w:val="BodyText"/>
              <w:rPr>
                <w:ins w:id="2509" w:author="arun kumar" w:date="2026-07-27T20:15:00Z" w16du:dateUtc="2026-07-27T12:15:00Z"/>
              </w:rPr>
            </w:pPr>
            <w:ins w:id="2510" w:author="arun kumar" w:date="2026-07-27T20:15:00Z" w16du:dateUtc="2026-07-27T12:15:00Z">
              <w:r w:rsidRPr="002D333A">
                <w:t xml:space="preserve">denotes the set of flights that arrive at airport </w:t>
              </w:r>
            </w:ins>
            <m:oMath>
              <m:r>
                <w:ins w:id="2511" w:author="arun kumar" w:date="2026-07-27T20:15:00Z" w16du:dateUtc="2026-07-27T12:15:00Z">
                  <w:rPr>
                    <w:rFonts w:ascii="Cambria Math" w:hAnsi="Cambria Math"/>
                  </w:rPr>
                  <m:t>k</m:t>
                </w:ins>
              </m:r>
            </m:oMath>
            <w:ins w:id="2512" w:author="arun kumar" w:date="2026-07-27T20:15:00Z" w16du:dateUtc="2026-07-27T12:15:00Z">
              <w:r w:rsidRPr="002D333A">
                <w:t xml:space="preserve">before flight </w:t>
              </w:r>
            </w:ins>
            <m:oMath>
              <m:r>
                <w:ins w:id="2513" w:author="arun kumar" w:date="2026-07-27T20:15:00Z" w16du:dateUtc="2026-07-27T12:15:00Z">
                  <w:rPr>
                    <w:rFonts w:ascii="Cambria Math" w:hAnsi="Cambria Math"/>
                  </w:rPr>
                  <m:t>i</m:t>
                </w:ins>
              </m:r>
            </m:oMath>
            <w:ins w:id="2514" w:author="arun kumar" w:date="2026-07-27T20:15:00Z" w16du:dateUtc="2026-07-27T12:15:00Z">
              <w:r w:rsidRPr="002D333A">
                <w:t>departs, and</w:t>
              </w:r>
            </w:ins>
          </w:p>
          <w:p w14:paraId="266BC776" w14:textId="77777777" w:rsidR="00BF1FB2" w:rsidRPr="002D333A" w:rsidRDefault="00BF1FB2" w:rsidP="00BF1FB2">
            <w:pPr>
              <w:pStyle w:val="BodyText"/>
              <w:rPr>
                <w:ins w:id="2515" w:author="arun kumar" w:date="2026-07-27T20:15:00Z" w16du:dateUtc="2026-07-27T12:15:00Z"/>
              </w:rPr>
            </w:pPr>
            <m:oMathPara>
              <m:oMath>
                <m:sSubSup>
                  <m:sSubSupPr>
                    <m:ctrlPr>
                      <w:ins w:id="2516" w:author="arun kumar" w:date="2026-07-27T20:15:00Z" w16du:dateUtc="2026-07-27T12:15:00Z">
                        <w:rPr>
                          <w:rFonts w:ascii="Cambria Math" w:hAnsi="Cambria Math"/>
                        </w:rPr>
                      </w:ins>
                    </m:ctrlPr>
                  </m:sSubSupPr>
                  <m:e>
                    <m:r>
                      <w:ins w:id="2517" w:author="arun kumar" w:date="2026-07-27T20:15:00Z" w16du:dateUtc="2026-07-27T12:15:00Z">
                        <m:rPr>
                          <m:scr m:val="script"/>
                        </m:rPr>
                        <w:rPr>
                          <w:rFonts w:ascii="Cambria Math" w:hAnsi="Cambria Math"/>
                        </w:rPr>
                        <m:t>F</m:t>
                      </w:ins>
                    </m:r>
                  </m:e>
                  <m:sub>
                    <m:r>
                      <w:ins w:id="2518" w:author="arun kumar" w:date="2026-07-27T20:15:00Z" w16du:dateUtc="2026-07-27T12:15:00Z">
                        <w:rPr>
                          <w:rFonts w:ascii="Cambria Math" w:hAnsi="Cambria Math"/>
                        </w:rPr>
                        <m:t>k</m:t>
                      </w:ins>
                    </m:r>
                  </m:sub>
                  <m:sup>
                    <m:r>
                      <w:ins w:id="2519" w:author="arun kumar" w:date="2026-07-27T20:15:00Z" w16du:dateUtc="2026-07-27T12:15:00Z">
                        <w:rPr>
                          <w:rFonts w:ascii="Cambria Math" w:hAnsi="Cambria Math"/>
                        </w:rPr>
                        <m:t>+</m:t>
                      </w:ins>
                    </m:r>
                  </m:sup>
                </m:sSubSup>
                <m:d>
                  <m:dPr>
                    <m:ctrlPr>
                      <w:ins w:id="2520" w:author="arun kumar" w:date="2026-07-27T20:15:00Z" w16du:dateUtc="2026-07-27T12:15:00Z">
                        <w:rPr>
                          <w:rFonts w:ascii="Cambria Math" w:hAnsi="Cambria Math"/>
                        </w:rPr>
                      </w:ins>
                    </m:ctrlPr>
                  </m:dPr>
                  <m:e>
                    <m:sSub>
                      <m:sSubPr>
                        <m:ctrlPr>
                          <w:ins w:id="2521" w:author="arun kumar" w:date="2026-07-27T20:15:00Z" w16du:dateUtc="2026-07-27T12:15:00Z">
                            <w:rPr>
                              <w:rFonts w:ascii="Cambria Math" w:hAnsi="Cambria Math"/>
                            </w:rPr>
                          </w:ins>
                        </m:ctrlPr>
                      </m:sSubPr>
                      <m:e>
                        <m:r>
                          <w:ins w:id="2522" w:author="arun kumar" w:date="2026-07-27T20:15:00Z" w16du:dateUtc="2026-07-27T12:15:00Z">
                            <w:rPr>
                              <w:rFonts w:ascii="Cambria Math" w:hAnsi="Cambria Math"/>
                            </w:rPr>
                            <m:t>s</m:t>
                          </w:ins>
                        </m:r>
                      </m:e>
                      <m:sub>
                        <m:r>
                          <w:ins w:id="2523" w:author="arun kumar" w:date="2026-07-27T20:15:00Z" w16du:dateUtc="2026-07-27T12:15:00Z">
                            <w:rPr>
                              <w:rFonts w:ascii="Cambria Math" w:hAnsi="Cambria Math"/>
                            </w:rPr>
                            <m:t>i</m:t>
                          </w:ins>
                        </m:r>
                      </m:sub>
                    </m:sSub>
                  </m:e>
                </m:d>
                <m:r>
                  <w:ins w:id="2524" w:author="arun kumar" w:date="2026-07-27T20:15:00Z" w16du:dateUtc="2026-07-27T12:15:00Z">
                    <w:rPr>
                      <w:rFonts w:ascii="Cambria Math" w:hAnsi="Cambria Math"/>
                    </w:rPr>
                    <m:t>=</m:t>
                  </w:ins>
                </m:r>
                <m:d>
                  <m:dPr>
                    <m:begChr m:val="{"/>
                    <m:sepChr m:val=","/>
                    <m:endChr m:val="}"/>
                    <m:ctrlPr>
                      <w:ins w:id="2525" w:author="arun kumar" w:date="2026-07-27T20:15:00Z" w16du:dateUtc="2026-07-27T12:15:00Z">
                        <w:rPr>
                          <w:rFonts w:ascii="Cambria Math" w:hAnsi="Cambria Math"/>
                        </w:rPr>
                      </w:ins>
                    </m:ctrlPr>
                  </m:dPr>
                  <m:e>
                    <m:r>
                      <w:ins w:id="2526" w:author="arun kumar" w:date="2026-07-27T20:15:00Z" w16du:dateUtc="2026-07-27T12:15:00Z">
                        <w:rPr>
                          <w:rFonts w:ascii="Cambria Math" w:hAnsi="Cambria Math"/>
                        </w:rPr>
                        <m:t>r</m:t>
                      </w:ins>
                    </m:r>
                  </m:e>
                  <m:e>
                    <m:r>
                      <w:ins w:id="2527" w:author="arun kumar" w:date="2026-07-27T20:15:00Z" w16du:dateUtc="2026-07-27T12:15:00Z">
                        <m:rPr>
                          <m:scr m:val="script"/>
                        </m:rPr>
                        <w:rPr>
                          <w:rFonts w:ascii="Cambria Math" w:hAnsi="Cambria Math"/>
                        </w:rPr>
                        <m:t>∈F:</m:t>
                      </w:ins>
                    </m:r>
                    <m:sSub>
                      <m:sSubPr>
                        <m:ctrlPr>
                          <w:ins w:id="2528" w:author="arun kumar" w:date="2026-07-27T20:15:00Z" w16du:dateUtc="2026-07-27T12:15:00Z">
                            <w:rPr>
                              <w:rFonts w:ascii="Cambria Math" w:hAnsi="Cambria Math"/>
                            </w:rPr>
                          </w:ins>
                        </m:ctrlPr>
                      </m:sSubPr>
                      <m:e>
                        <m:r>
                          <w:ins w:id="2529" w:author="arun kumar" w:date="2026-07-27T20:15:00Z" w16du:dateUtc="2026-07-27T12:15:00Z">
                            <w:rPr>
                              <w:rFonts w:ascii="Cambria Math" w:hAnsi="Cambria Math"/>
                            </w:rPr>
                            <m:t>o</m:t>
                          </w:ins>
                        </m:r>
                      </m:e>
                      <m:sub>
                        <m:r>
                          <w:ins w:id="2530" w:author="arun kumar" w:date="2026-07-27T20:15:00Z" w16du:dateUtc="2026-07-27T12:15:00Z">
                            <w:rPr>
                              <w:rFonts w:ascii="Cambria Math" w:hAnsi="Cambria Math"/>
                            </w:rPr>
                            <m:t>r</m:t>
                          </w:ins>
                        </m:r>
                      </m:sub>
                    </m:sSub>
                    <m:r>
                      <w:ins w:id="2531" w:author="arun kumar" w:date="2026-07-27T20:15:00Z" w16du:dateUtc="2026-07-27T12:15:00Z">
                        <w:rPr>
                          <w:rFonts w:ascii="Cambria Math" w:hAnsi="Cambria Math"/>
                        </w:rPr>
                        <m:t>=k</m:t>
                      </w:ins>
                    </m:r>
                    <m:r>
                      <w:ins w:id="2532" w:author="arun kumar" w:date="2026-07-27T20:15:00Z" w16du:dateUtc="2026-07-27T12:15:00Z">
                        <m:rPr>
                          <m:nor/>
                        </m:rPr>
                        <m:t> </m:t>
                      </w:ins>
                    </m:r>
                    <m:sSub>
                      <m:sSubPr>
                        <m:ctrlPr>
                          <w:ins w:id="2533" w:author="arun kumar" w:date="2026-07-27T20:15:00Z" w16du:dateUtc="2026-07-27T12:15:00Z">
                            <w:rPr>
                              <w:rFonts w:ascii="Cambria Math" w:hAnsi="Cambria Math"/>
                            </w:rPr>
                          </w:ins>
                        </m:ctrlPr>
                      </m:sSubPr>
                      <m:e>
                        <m:r>
                          <w:ins w:id="2534" w:author="arun kumar" w:date="2026-07-27T20:15:00Z" w16du:dateUtc="2026-07-27T12:15:00Z">
                            <w:rPr>
                              <w:rFonts w:ascii="Cambria Math" w:hAnsi="Cambria Math"/>
                            </w:rPr>
                            <m:t>s</m:t>
                          </w:ins>
                        </m:r>
                      </m:e>
                      <m:sub>
                        <m:r>
                          <w:ins w:id="2535" w:author="arun kumar" w:date="2026-07-27T20:15:00Z" w16du:dateUtc="2026-07-27T12:15:00Z">
                            <w:rPr>
                              <w:rFonts w:ascii="Cambria Math" w:hAnsi="Cambria Math"/>
                            </w:rPr>
                            <m:t>r</m:t>
                          </w:ins>
                        </m:r>
                      </m:sub>
                    </m:sSub>
                    <m:r>
                      <w:ins w:id="2536" w:author="arun kumar" w:date="2026-07-27T20:15:00Z" w16du:dateUtc="2026-07-27T12:15:00Z">
                        <w:rPr>
                          <w:rFonts w:ascii="Cambria Math" w:hAnsi="Cambria Math"/>
                        </w:rPr>
                        <m:t>&lt;</m:t>
                      </w:ins>
                    </m:r>
                    <m:sSub>
                      <m:sSubPr>
                        <m:ctrlPr>
                          <w:ins w:id="2537" w:author="arun kumar" w:date="2026-07-27T20:15:00Z" w16du:dateUtc="2026-07-27T12:15:00Z">
                            <w:rPr>
                              <w:rFonts w:ascii="Cambria Math" w:hAnsi="Cambria Math"/>
                            </w:rPr>
                          </w:ins>
                        </m:ctrlPr>
                      </m:sSubPr>
                      <m:e>
                        <m:r>
                          <w:ins w:id="2538" w:author="arun kumar" w:date="2026-07-27T20:15:00Z" w16du:dateUtc="2026-07-27T12:15:00Z">
                            <w:rPr>
                              <w:rFonts w:ascii="Cambria Math" w:hAnsi="Cambria Math"/>
                            </w:rPr>
                            <m:t>s</m:t>
                          </w:ins>
                        </m:r>
                      </m:e>
                      <m:sub>
                        <m:r>
                          <w:ins w:id="2539" w:author="arun kumar" w:date="2026-07-27T20:15:00Z" w16du:dateUtc="2026-07-27T12:15:00Z">
                            <w:rPr>
                              <w:rFonts w:ascii="Cambria Math" w:hAnsi="Cambria Math"/>
                            </w:rPr>
                            <m:t>i</m:t>
                          </w:ins>
                        </m:r>
                      </m:sub>
                    </m:sSub>
                  </m:e>
                </m:d>
                <w:ins w:id="2540" w:author="arun kumar" w:date="2026-07-27T20:15:00Z" w16du:dateUtc="2026-07-27T12:15:00Z">
                  <m:r>
                    <w:br/>
                  </m:r>
                </w:ins>
              </m:oMath>
            </m:oMathPara>
          </w:p>
          <w:p w14:paraId="0FCFAE65" w14:textId="77777777" w:rsidR="00BF1FB2" w:rsidRPr="002D333A" w:rsidRDefault="00BF1FB2" w:rsidP="00BF1FB2">
            <w:pPr>
              <w:pStyle w:val="BodyText"/>
              <w:rPr>
                <w:ins w:id="2541" w:author="arun kumar" w:date="2026-07-27T20:15:00Z" w16du:dateUtc="2026-07-27T12:15:00Z"/>
              </w:rPr>
            </w:pPr>
            <w:ins w:id="2542" w:author="arun kumar" w:date="2026-07-27T20:15:00Z" w16du:dateUtc="2026-07-27T12:15:00Z">
              <w:r w:rsidRPr="002D333A">
                <w:t xml:space="preserve">denotes the set of flights that have already departed from airport </w:t>
              </w:r>
            </w:ins>
            <m:oMath>
              <m:r>
                <w:ins w:id="2543" w:author="arun kumar" w:date="2026-07-27T20:15:00Z" w16du:dateUtc="2026-07-27T12:15:00Z">
                  <w:rPr>
                    <w:rFonts w:ascii="Cambria Math" w:hAnsi="Cambria Math"/>
                  </w:rPr>
                  <m:t>k</m:t>
                </w:ins>
              </m:r>
            </m:oMath>
            <w:ins w:id="2544" w:author="arun kumar" w:date="2026-07-27T20:15:00Z" w16du:dateUtc="2026-07-27T12:15:00Z">
              <w:r w:rsidRPr="002D333A">
                <w:t xml:space="preserve">before the departure time of flight </w:t>
              </w:r>
            </w:ins>
            <m:oMath>
              <m:r>
                <w:ins w:id="2545" w:author="arun kumar" w:date="2026-07-27T20:15:00Z" w16du:dateUtc="2026-07-27T12:15:00Z">
                  <w:rPr>
                    <w:rFonts w:ascii="Cambria Math" w:hAnsi="Cambria Math"/>
                  </w:rPr>
                  <m:t>i</m:t>
                </w:ins>
              </m:r>
            </m:oMath>
            <w:ins w:id="2546" w:author="arun kumar" w:date="2026-07-27T20:15:00Z" w16du:dateUtc="2026-07-27T12:15:00Z">
              <w:r w:rsidRPr="002D333A">
                <w:t>.</w:t>
              </w:r>
            </w:ins>
          </w:p>
          <w:p w14:paraId="2D6218D5" w14:textId="77777777" w:rsidR="00BF1FB2" w:rsidRPr="002D333A" w:rsidRDefault="00BF1FB2" w:rsidP="00BF1FB2">
            <w:pPr>
              <w:pStyle w:val="BodyText"/>
              <w:rPr>
                <w:ins w:id="2547" w:author="arun kumar" w:date="2026-07-27T20:15:00Z" w16du:dateUtc="2026-07-27T12:15:00Z"/>
              </w:rPr>
            </w:pPr>
            <w:ins w:id="2548" w:author="arun kumar" w:date="2026-07-27T20:15:00Z" w16du:dateUtc="2026-07-27T12:15:00Z">
              <w:r w:rsidRPr="002D333A">
                <w:t>The parameter representing the initial aircraft position is</w:t>
              </w:r>
            </w:ins>
          </w:p>
          <w:p w14:paraId="2AFC6BC4" w14:textId="275F6970" w:rsidR="00BF1FB2" w:rsidRDefault="00BF1FB2" w:rsidP="00BF1FB2">
            <w:pPr>
              <w:spacing w:before="100" w:beforeAutospacing="1" w:after="100" w:afterAutospacing="1" w:line="240" w:lineRule="auto"/>
              <w:jc w:val="left"/>
              <w:rPr>
                <w:rFonts w:eastAsia="Times New Roman"/>
                <w:kern w:val="0"/>
                <w:lang w:bidi="ar-SA"/>
                <w14:ligatures w14:val="none"/>
              </w:rPr>
            </w:pPr>
            <m:oMathPara>
              <m:oMath>
                <m:sSub>
                  <m:sSubPr>
                    <m:ctrlPr>
                      <w:ins w:id="2549" w:author="arun kumar" w:date="2026-07-27T20:15:00Z" w16du:dateUtc="2026-07-27T12:15:00Z">
                        <w:rPr>
                          <w:rFonts w:ascii="Cambria Math" w:hAnsi="Cambria Math"/>
                        </w:rPr>
                      </w:ins>
                    </m:ctrlPr>
                  </m:sSubPr>
                  <m:e>
                    <m:r>
                      <w:ins w:id="2550" w:author="arun kumar" w:date="2026-07-27T20:15:00Z" w16du:dateUtc="2026-07-27T12:15:00Z">
                        <w:rPr>
                          <w:rFonts w:ascii="Cambria Math" w:hAnsi="Cambria Math"/>
                        </w:rPr>
                        <m:t>δ</m:t>
                      </w:ins>
                    </m:r>
                  </m:e>
                  <m:sub>
                    <m:r>
                      <w:ins w:id="2551" w:author="arun kumar" w:date="2026-07-27T20:15:00Z" w16du:dateUtc="2026-07-27T12:15:00Z">
                        <w:rPr>
                          <w:rFonts w:ascii="Cambria Math" w:hAnsi="Cambria Math"/>
                        </w:rPr>
                        <m:t>jk</m:t>
                      </w:ins>
                    </m:r>
                  </m:sub>
                </m:sSub>
                <m:r>
                  <w:ins w:id="2552" w:author="arun kumar" w:date="2026-07-27T20:15:00Z" w16du:dateUtc="2026-07-27T12:15:00Z">
                    <w:rPr>
                      <w:rFonts w:ascii="Cambria Math" w:hAnsi="Cambria Math"/>
                    </w:rPr>
                    <m:t>=</m:t>
                  </w:ins>
                </m:r>
                <m:d>
                  <m:dPr>
                    <m:begChr m:val="{"/>
                    <m:endChr m:val=""/>
                    <m:ctrlPr>
                      <w:ins w:id="2553" w:author="arun kumar" w:date="2026-07-27T20:15:00Z" w16du:dateUtc="2026-07-27T12:15:00Z">
                        <w:rPr>
                          <w:rFonts w:ascii="Cambria Math" w:hAnsi="Cambria Math"/>
                        </w:rPr>
                      </w:ins>
                    </m:ctrlPr>
                  </m:dPr>
                  <m:e>
                    <m:m>
                      <m:mPr>
                        <m:plcHide m:val="1"/>
                        <m:mcs>
                          <m:mc>
                            <m:mcPr>
                              <m:count m:val="2"/>
                              <m:mcJc m:val="center"/>
                            </m:mcPr>
                          </m:mc>
                        </m:mcs>
                        <m:ctrlPr>
                          <w:ins w:id="2554" w:author="arun kumar" w:date="2026-07-27T20:15:00Z" w16du:dateUtc="2026-07-27T12:15:00Z">
                            <w:rPr>
                              <w:rFonts w:ascii="Cambria Math" w:hAnsi="Cambria Math"/>
                            </w:rPr>
                          </w:ins>
                        </m:ctrlPr>
                      </m:mPr>
                      <m:mr>
                        <m:e>
                          <m:r>
                            <w:ins w:id="2555" w:author="arun kumar" w:date="2026-07-27T20:15:00Z" w16du:dateUtc="2026-07-27T12:15:00Z">
                              <w:rPr>
                                <w:rFonts w:ascii="Cambria Math" w:hAnsi="Cambria Math"/>
                              </w:rPr>
                              <m:t>1,</m:t>
                            </w:ins>
                          </m:r>
                        </m:e>
                        <m:e>
                          <m:r>
                            <w:ins w:id="2556" w:author="arun kumar" w:date="2026-07-27T20:15:00Z" w16du:dateUtc="2026-07-27T12:15:00Z">
                              <m:rPr>
                                <m:nor/>
                              </m:rPr>
                              <m:t>if aircraft </m:t>
                            </w:ins>
                          </m:r>
                          <m:r>
                            <w:ins w:id="2557" w:author="arun kumar" w:date="2026-07-27T20:15:00Z" w16du:dateUtc="2026-07-27T12:15:00Z">
                              <w:rPr>
                                <w:rFonts w:ascii="Cambria Math" w:hAnsi="Cambria Math"/>
                              </w:rPr>
                              <m:t>j</m:t>
                            </w:ins>
                          </m:r>
                          <m:r>
                            <w:ins w:id="2558" w:author="arun kumar" w:date="2026-07-27T20:15:00Z" w16du:dateUtc="2026-07-27T12:15:00Z">
                              <m:rPr>
                                <m:nor/>
                              </m:rPr>
                              <m:t> is initially located at airport </m:t>
                            </w:ins>
                          </m:r>
                          <m:r>
                            <w:ins w:id="2559" w:author="arun kumar" w:date="2026-07-27T20:15:00Z" w16du:dateUtc="2026-07-27T12:15:00Z">
                              <w:rPr>
                                <w:rFonts w:ascii="Cambria Math" w:hAnsi="Cambria Math"/>
                              </w:rPr>
                              <m:t>k,</m:t>
                            </w:ins>
                          </m:r>
                        </m:e>
                      </m:mr>
                      <m:mr>
                        <m:e>
                          <m:r>
                            <w:ins w:id="2560" w:author="arun kumar" w:date="2026-07-27T20:15:00Z" w16du:dateUtc="2026-07-27T12:15:00Z">
                              <w:rPr>
                                <w:rFonts w:ascii="Cambria Math" w:hAnsi="Cambria Math"/>
                              </w:rPr>
                              <m:t>0,</m:t>
                            </w:ins>
                          </m:r>
                        </m:e>
                        <m:e>
                          <m:r>
                            <w:ins w:id="2561" w:author="arun kumar" w:date="2026-07-27T20:15:00Z" w16du:dateUtc="2026-07-27T12:15:00Z">
                              <m:rPr>
                                <m:nor/>
                              </m:rPr>
                              <m:t>otherwise</m:t>
                            </w:ins>
                          </m:r>
                          <m:r>
                            <w:ins w:id="2562" w:author="arun kumar" w:date="2026-07-27T20:15:00Z" w16du:dateUtc="2026-07-27T12:15:00Z">
                              <w:rPr>
                                <w:rFonts w:ascii="Cambria Math" w:hAnsi="Cambria Math"/>
                              </w:rPr>
                              <m:t>.</m:t>
                            </w:ins>
                          </m:r>
                        </m:e>
                      </m:mr>
                    </m:m>
                  </m:e>
                </m:d>
                <w:ins w:id="2563" w:author="arun kumar" w:date="2026-07-27T20:15:00Z" w16du:dateUtc="2026-07-27T12:15:00Z">
                  <m:r>
                    <w:br/>
                  </m:r>
                </w:ins>
              </m:oMath>
            </m:oMathPara>
          </w:p>
        </w:tc>
      </w:tr>
      <w:tr w:rsidR="00BF1FB2" w14:paraId="36C20F57" w14:textId="77777777" w:rsidTr="00636A4A">
        <w:trPr>
          <w:trHeight w:val="263"/>
          <w:ins w:id="2564" w:author="arun kumar" w:date="2026-07-27T20:14:00Z" w16du:dateUtc="2026-07-27T12:14:00Z"/>
          <w:trPrChange w:id="2565" w:author="arun kumar" w:date="2026-07-28T22:03:00Z" w16du:dateUtc="2026-07-28T14:03:00Z">
            <w:trPr>
              <w:trHeight w:val="263"/>
            </w:trPr>
          </w:trPrChange>
        </w:trPr>
        <w:tc>
          <w:tcPr>
            <w:tcW w:w="3268" w:type="dxa"/>
            <w:tcPrChange w:id="2566" w:author="arun kumar" w:date="2026-07-28T22:03:00Z" w16du:dateUtc="2026-07-28T14:03:00Z">
              <w:tcPr>
                <w:tcW w:w="3420" w:type="dxa"/>
                <w:gridSpan w:val="2"/>
              </w:tcPr>
            </w:tcPrChange>
          </w:tcPr>
          <w:p w14:paraId="3FBC442E" w14:textId="77777777" w:rsidR="00BF1FB2" w:rsidRDefault="00BF1FB2" w:rsidP="009E7793">
            <w:pPr>
              <w:spacing w:before="100" w:beforeAutospacing="1" w:after="100" w:afterAutospacing="1" w:line="240" w:lineRule="auto"/>
              <w:jc w:val="left"/>
              <w:rPr>
                <w:ins w:id="2567" w:author="arun kumar" w:date="2026-07-27T20:14:00Z" w16du:dateUtc="2026-07-27T12:14:00Z"/>
                <w:b/>
                <w:bCs/>
              </w:rPr>
            </w:pPr>
          </w:p>
          <w:p w14:paraId="25E32D3F" w14:textId="5E27185C" w:rsidR="00BF1FB2" w:rsidRDefault="00BF1FB2" w:rsidP="009E7793">
            <w:pPr>
              <w:spacing w:before="100" w:beforeAutospacing="1" w:after="100" w:afterAutospacing="1" w:line="240" w:lineRule="auto"/>
              <w:jc w:val="left"/>
              <w:rPr>
                <w:ins w:id="2568" w:author="arun kumar" w:date="2026-07-27T20:15:00Z" w16du:dateUtc="2026-07-27T12:15:00Z"/>
                <w:b/>
                <w:bCs/>
              </w:rPr>
            </w:pPr>
            <w:ins w:id="2569" w:author="arun kumar" w:date="2026-07-27T20:15:00Z" w16du:dateUtc="2026-07-27T12:15:00Z">
              <w:r w:rsidRPr="00BF1FB2">
                <w:rPr>
                  <w:b/>
                  <w:bCs/>
                  <w:rPrChange w:id="2570" w:author="arun kumar" w:date="2026-07-27T20:15:00Z" w16du:dateUtc="2026-07-27T12:15:00Z">
                    <w:rPr/>
                  </w:rPrChange>
                </w:rPr>
                <w:t>Flight-overlap constraints</w:t>
              </w:r>
            </w:ins>
          </w:p>
          <w:p w14:paraId="568E0130" w14:textId="459831DF" w:rsidR="00BF1FB2" w:rsidRDefault="00A35F98" w:rsidP="009E7793">
            <w:pPr>
              <w:spacing w:before="100" w:beforeAutospacing="1" w:after="100" w:afterAutospacing="1" w:line="240" w:lineRule="auto"/>
              <w:jc w:val="left"/>
              <w:rPr>
                <w:ins w:id="2571" w:author="arun kumar" w:date="2026-07-27T20:16:00Z" w16du:dateUtc="2026-07-27T12:16:00Z"/>
              </w:rPr>
            </w:pPr>
            <w:ins w:id="2572" w:author="arun kumar" w:date="2026-07-27T20:15:00Z" w16du:dateUtc="2026-07-27T12:15:00Z">
              <w:r>
                <w:t>Two flights are incompatible for the same aircraft when their operating and turnaround intervals overlap</w:t>
              </w:r>
            </w:ins>
          </w:p>
          <w:p w14:paraId="4A569FAA" w14:textId="43F182CB" w:rsidR="00A35F98" w:rsidRPr="00BF1FB2" w:rsidRDefault="00A35F98" w:rsidP="009E7793">
            <w:pPr>
              <w:spacing w:before="100" w:beforeAutospacing="1" w:after="100" w:afterAutospacing="1" w:line="240" w:lineRule="auto"/>
              <w:jc w:val="left"/>
              <w:rPr>
                <w:ins w:id="2573" w:author="arun kumar" w:date="2026-07-27T20:14:00Z" w16du:dateUtc="2026-07-27T12:14:00Z"/>
                <w:b/>
                <w:bCs/>
              </w:rPr>
            </w:pPr>
            <w:ins w:id="2574" w:author="arun kumar" w:date="2026-07-27T20:17:00Z" w16du:dateUtc="2026-07-27T12:17:00Z">
              <w:r w:rsidRPr="00623A3D">
                <w:lastRenderedPageBreak/>
                <w:t>his constraint ensures that no aircraft is assigned to two temporally overlapping flights</w:t>
              </w:r>
            </w:ins>
          </w:p>
          <w:p w14:paraId="749DE310" w14:textId="77777777" w:rsidR="00BF1FB2" w:rsidRPr="00BF1FB2" w:rsidRDefault="00BF1FB2" w:rsidP="009E7793">
            <w:pPr>
              <w:spacing w:before="100" w:beforeAutospacing="1" w:after="100" w:afterAutospacing="1" w:line="240" w:lineRule="auto"/>
              <w:jc w:val="left"/>
              <w:rPr>
                <w:ins w:id="2575" w:author="arun kumar" w:date="2026-07-27T20:14:00Z" w16du:dateUtc="2026-07-27T12:14:00Z"/>
                <w:b/>
                <w:bCs/>
              </w:rPr>
            </w:pPr>
          </w:p>
        </w:tc>
        <w:tc>
          <w:tcPr>
            <w:tcW w:w="6722" w:type="dxa"/>
            <w:tcPrChange w:id="2576" w:author="arun kumar" w:date="2026-07-28T22:03:00Z" w16du:dateUtc="2026-07-28T14:03:00Z">
              <w:tcPr>
                <w:tcW w:w="6570" w:type="dxa"/>
              </w:tcPr>
            </w:tcPrChange>
          </w:tcPr>
          <w:p w14:paraId="107632CE" w14:textId="7B0326B5" w:rsidR="00BF1FB2" w:rsidRPr="00A35F98" w:rsidRDefault="00A35F98" w:rsidP="009E7793">
            <w:pPr>
              <w:spacing w:before="100" w:beforeAutospacing="1" w:after="100" w:afterAutospacing="1" w:line="240" w:lineRule="auto"/>
              <w:jc w:val="left"/>
              <w:rPr>
                <w:ins w:id="2577" w:author="arun kumar" w:date="2026-07-27T20:15:00Z" w16du:dateUtc="2026-07-27T12:15:00Z"/>
                <w:rFonts w:eastAsiaTheme="minorEastAsia"/>
                <w:rPrChange w:id="2578" w:author="arun kumar" w:date="2026-07-27T20:16:00Z" w16du:dateUtc="2026-07-27T12:16:00Z">
                  <w:rPr>
                    <w:ins w:id="2579" w:author="arun kumar" w:date="2026-07-27T20:15:00Z" w16du:dateUtc="2026-07-27T12:15:00Z"/>
                    <w:rFonts w:ascii="Cambria Math" w:hAnsi="Cambria Math"/>
                    <w:i/>
                  </w:rPr>
                </w:rPrChange>
              </w:rPr>
            </w:pPr>
            <m:oMathPara>
              <m:oMathParaPr>
                <m:jc m:val="left"/>
              </m:oMathParaPr>
              <m:oMath>
                <m:r>
                  <w:ins w:id="2580" w:author="arun kumar" w:date="2026-07-27T20:15:00Z" w16du:dateUtc="2026-07-27T12:15:00Z">
                    <m:rPr>
                      <m:scr m:val="script"/>
                    </m:rPr>
                    <w:rPr>
                      <w:rFonts w:ascii="Cambria Math" w:hAnsi="Cambria Math"/>
                    </w:rPr>
                    <w:lastRenderedPageBreak/>
                    <m:t>I=</m:t>
                  </w:ins>
                </m:r>
                <m:d>
                  <m:dPr>
                    <m:begChr m:val="{"/>
                    <m:sepChr m:val=","/>
                    <m:endChr m:val="}"/>
                    <m:ctrlPr>
                      <w:ins w:id="2581" w:author="arun kumar" w:date="2026-07-27T20:15:00Z" w16du:dateUtc="2026-07-27T12:15:00Z">
                        <w:rPr>
                          <w:rFonts w:ascii="Cambria Math" w:hAnsi="Cambria Math"/>
                        </w:rPr>
                      </w:ins>
                    </m:ctrlPr>
                  </m:dPr>
                  <m:e>
                    <m:d>
                      <m:dPr>
                        <m:sepChr m:val=","/>
                        <m:ctrlPr>
                          <w:ins w:id="2582" w:author="arun kumar" w:date="2026-07-27T20:15:00Z" w16du:dateUtc="2026-07-27T12:15:00Z">
                            <w:rPr>
                              <w:rFonts w:ascii="Cambria Math" w:hAnsi="Cambria Math"/>
                            </w:rPr>
                          </w:ins>
                        </m:ctrlPr>
                      </m:dPr>
                      <m:e>
                        <m:r>
                          <w:ins w:id="2583" w:author="arun kumar" w:date="2026-07-27T20:15:00Z" w16du:dateUtc="2026-07-27T12:15:00Z">
                            <w:rPr>
                              <w:rFonts w:ascii="Cambria Math" w:hAnsi="Cambria Math"/>
                            </w:rPr>
                            <m:t>i</m:t>
                          </w:ins>
                        </m:r>
                      </m:e>
                      <m:e>
                        <m:r>
                          <w:ins w:id="2584" w:author="arun kumar" w:date="2026-07-27T20:15:00Z" w16du:dateUtc="2026-07-27T12:15:00Z">
                            <w:rPr>
                              <w:rFonts w:ascii="Cambria Math" w:hAnsi="Cambria Math"/>
                            </w:rPr>
                            <m:t>r</m:t>
                          </w:ins>
                        </m:r>
                      </m:e>
                    </m:d>
                  </m:e>
                  <m:e>
                    <m:r>
                      <w:ins w:id="2585" w:author="arun kumar" w:date="2026-07-27T20:15:00Z" w16du:dateUtc="2026-07-27T12:15:00Z">
                        <w:rPr>
                          <w:rFonts w:ascii="Cambria Math" w:hAnsi="Cambria Math"/>
                        </w:rPr>
                        <m:t>∈</m:t>
                      </w:ins>
                    </m:r>
                  </m:e>
                  <m:e>
                    <m:r>
                      <w:ins w:id="2586" w:author="arun kumar" w:date="2026-07-27T20:15:00Z" w16du:dateUtc="2026-07-27T12:15:00Z">
                        <m:rPr>
                          <m:scr m:val="script"/>
                        </m:rPr>
                        <w:rPr>
                          <w:rFonts w:ascii="Cambria Math" w:hAnsi="Cambria Math"/>
                        </w:rPr>
                        <m:t>F×F:</m:t>
                      </w:ins>
                    </m:r>
                    <m:r>
                      <w:ins w:id="2587" w:author="arun kumar" w:date="2026-07-27T20:15:00Z" w16du:dateUtc="2026-07-27T12:15:00Z">
                        <w:rPr>
                          <w:rFonts w:ascii="Cambria Math" w:hAnsi="Cambria Math"/>
                        </w:rPr>
                        <m:t>i&lt;r</m:t>
                      </w:ins>
                    </m:r>
                    <m:r>
                      <w:ins w:id="2588" w:author="arun kumar" w:date="2026-07-27T20:15:00Z" w16du:dateUtc="2026-07-27T12:15:00Z">
                        <m:rPr>
                          <m:nor/>
                        </m:rPr>
                        <w:rPr>
                          <w:rFonts w:ascii="Arial" w:hAnsi="Arial" w:cs="Arial"/>
                        </w:rPr>
                        <m:t>  </m:t>
                      </w:ins>
                    </m:r>
                    <m:sSub>
                      <m:sSubPr>
                        <m:ctrlPr>
                          <w:ins w:id="2589" w:author="arun kumar" w:date="2026-07-27T20:15:00Z" w16du:dateUtc="2026-07-27T12:15:00Z">
                            <w:rPr>
                              <w:rFonts w:ascii="Cambria Math" w:hAnsi="Cambria Math"/>
                            </w:rPr>
                          </w:ins>
                        </m:ctrlPr>
                      </m:sSubPr>
                      <m:e>
                        <m:r>
                          <w:ins w:id="2590" w:author="arun kumar" w:date="2026-07-27T20:15:00Z" w16du:dateUtc="2026-07-27T12:15:00Z">
                            <w:rPr>
                              <w:rFonts w:ascii="Cambria Math" w:hAnsi="Cambria Math"/>
                            </w:rPr>
                            <m:t>s</m:t>
                          </w:ins>
                        </m:r>
                      </m:e>
                      <m:sub>
                        <m:r>
                          <w:ins w:id="2591" w:author="arun kumar" w:date="2026-07-27T20:15:00Z" w16du:dateUtc="2026-07-27T12:15:00Z">
                            <w:rPr>
                              <w:rFonts w:ascii="Cambria Math" w:hAnsi="Cambria Math"/>
                            </w:rPr>
                            <m:t>i</m:t>
                          </w:ins>
                        </m:r>
                      </m:sub>
                    </m:sSub>
                    <m:r>
                      <w:ins w:id="2592" w:author="arun kumar" w:date="2026-07-27T20:15:00Z" w16du:dateUtc="2026-07-27T12:15:00Z">
                        <w:rPr>
                          <w:rFonts w:ascii="Cambria Math" w:hAnsi="Cambria Math"/>
                        </w:rPr>
                        <m:t>&lt;</m:t>
                      </w:ins>
                    </m:r>
                    <m:sSub>
                      <m:sSubPr>
                        <m:ctrlPr>
                          <w:ins w:id="2593" w:author="arun kumar" w:date="2026-07-27T20:15:00Z" w16du:dateUtc="2026-07-27T12:15:00Z">
                            <w:rPr>
                              <w:rFonts w:ascii="Cambria Math" w:hAnsi="Cambria Math"/>
                            </w:rPr>
                          </w:ins>
                        </m:ctrlPr>
                      </m:sSubPr>
                      <m:e>
                        <m:r>
                          <w:ins w:id="2594" w:author="arun kumar" w:date="2026-07-27T20:15:00Z" w16du:dateUtc="2026-07-27T12:15:00Z">
                            <w:rPr>
                              <w:rFonts w:ascii="Cambria Math" w:hAnsi="Cambria Math"/>
                            </w:rPr>
                            <m:t>a</m:t>
                          </w:ins>
                        </m:r>
                      </m:e>
                      <m:sub>
                        <m:r>
                          <w:ins w:id="2595" w:author="arun kumar" w:date="2026-07-27T20:15:00Z" w16du:dateUtc="2026-07-27T12:15:00Z">
                            <w:rPr>
                              <w:rFonts w:ascii="Cambria Math" w:hAnsi="Cambria Math"/>
                            </w:rPr>
                            <m:t>r</m:t>
                          </w:ins>
                        </m:r>
                      </m:sub>
                    </m:sSub>
                    <m:r>
                      <w:ins w:id="2596" w:author="arun kumar" w:date="2026-07-27T20:15:00Z" w16du:dateUtc="2026-07-27T12:15:00Z">
                        <w:rPr>
                          <w:rFonts w:ascii="Cambria Math" w:hAnsi="Cambria Math"/>
                        </w:rPr>
                        <m:t>+</m:t>
                      </w:ins>
                    </m:r>
                    <m:sSub>
                      <m:sSubPr>
                        <m:ctrlPr>
                          <w:ins w:id="2597" w:author="arun kumar" w:date="2026-07-27T20:15:00Z" w16du:dateUtc="2026-07-27T12:15:00Z">
                            <w:rPr>
                              <w:rFonts w:ascii="Cambria Math" w:hAnsi="Cambria Math"/>
                            </w:rPr>
                          </w:ins>
                        </m:ctrlPr>
                      </m:sSubPr>
                      <m:e>
                        <m:r>
                          <w:ins w:id="2598" w:author="arun kumar" w:date="2026-07-27T20:15:00Z" w16du:dateUtc="2026-07-27T12:15:00Z">
                            <w:rPr>
                              <w:rFonts w:ascii="Cambria Math" w:hAnsi="Cambria Math"/>
                            </w:rPr>
                            <m:t>τ</m:t>
                          </w:ins>
                        </m:r>
                      </m:e>
                      <m:sub>
                        <m:r>
                          <w:ins w:id="2599" w:author="arun kumar" w:date="2026-07-27T20:15:00Z" w16du:dateUtc="2026-07-27T12:15:00Z">
                            <w:rPr>
                              <w:rFonts w:ascii="Cambria Math" w:hAnsi="Cambria Math"/>
                            </w:rPr>
                            <m:t>r</m:t>
                          </w:ins>
                        </m:r>
                      </m:sub>
                    </m:sSub>
                    <m:r>
                      <w:ins w:id="2600" w:author="arun kumar" w:date="2026-07-27T20:15:00Z" w16du:dateUtc="2026-07-27T12:15:00Z">
                        <m:rPr>
                          <m:nor/>
                        </m:rPr>
                        <w:rPr>
                          <w:rFonts w:ascii="Arial" w:hAnsi="Arial" w:cs="Arial"/>
                        </w:rPr>
                        <m:t>  </m:t>
                      </w:ins>
                    </m:r>
                    <m:sSub>
                      <m:sSubPr>
                        <m:ctrlPr>
                          <w:ins w:id="2601" w:author="arun kumar" w:date="2026-07-27T20:15:00Z" w16du:dateUtc="2026-07-27T12:15:00Z">
                            <w:rPr>
                              <w:rFonts w:ascii="Cambria Math" w:hAnsi="Cambria Math"/>
                            </w:rPr>
                          </w:ins>
                        </m:ctrlPr>
                      </m:sSubPr>
                      <m:e>
                        <m:r>
                          <w:ins w:id="2602" w:author="arun kumar" w:date="2026-07-27T20:15:00Z" w16du:dateUtc="2026-07-27T12:15:00Z">
                            <w:rPr>
                              <w:rFonts w:ascii="Cambria Math" w:hAnsi="Cambria Math"/>
                            </w:rPr>
                            <m:t>s</m:t>
                          </w:ins>
                        </m:r>
                      </m:e>
                      <m:sub>
                        <m:r>
                          <w:ins w:id="2603" w:author="arun kumar" w:date="2026-07-27T20:15:00Z" w16du:dateUtc="2026-07-27T12:15:00Z">
                            <w:rPr>
                              <w:rFonts w:ascii="Cambria Math" w:hAnsi="Cambria Math"/>
                            </w:rPr>
                            <m:t>r</m:t>
                          </w:ins>
                        </m:r>
                      </m:sub>
                    </m:sSub>
                    <m:r>
                      <w:ins w:id="2604" w:author="arun kumar" w:date="2026-07-27T20:15:00Z" w16du:dateUtc="2026-07-27T12:15:00Z">
                        <w:rPr>
                          <w:rFonts w:ascii="Cambria Math" w:hAnsi="Cambria Math"/>
                        </w:rPr>
                        <m:t>&lt;</m:t>
                      </w:ins>
                    </m:r>
                    <m:sSub>
                      <m:sSubPr>
                        <m:ctrlPr>
                          <w:ins w:id="2605" w:author="arun kumar" w:date="2026-07-27T20:15:00Z" w16du:dateUtc="2026-07-27T12:15:00Z">
                            <w:rPr>
                              <w:rFonts w:ascii="Cambria Math" w:hAnsi="Cambria Math"/>
                            </w:rPr>
                          </w:ins>
                        </m:ctrlPr>
                      </m:sSubPr>
                      <m:e>
                        <m:r>
                          <w:ins w:id="2606" w:author="arun kumar" w:date="2026-07-27T20:15:00Z" w16du:dateUtc="2026-07-27T12:15:00Z">
                            <w:rPr>
                              <w:rFonts w:ascii="Cambria Math" w:hAnsi="Cambria Math"/>
                            </w:rPr>
                            <m:t>a</m:t>
                          </w:ins>
                        </m:r>
                      </m:e>
                      <m:sub>
                        <m:r>
                          <w:ins w:id="2607" w:author="arun kumar" w:date="2026-07-27T20:15:00Z" w16du:dateUtc="2026-07-27T12:15:00Z">
                            <w:rPr>
                              <w:rFonts w:ascii="Cambria Math" w:hAnsi="Cambria Math"/>
                            </w:rPr>
                            <m:t>i</m:t>
                          </w:ins>
                        </m:r>
                      </m:sub>
                    </m:sSub>
                    <m:r>
                      <w:ins w:id="2608" w:author="arun kumar" w:date="2026-07-27T20:15:00Z" w16du:dateUtc="2026-07-27T12:15:00Z">
                        <w:rPr>
                          <w:rFonts w:ascii="Cambria Math" w:hAnsi="Cambria Math"/>
                        </w:rPr>
                        <m:t>+</m:t>
                      </w:ins>
                    </m:r>
                    <m:sSub>
                      <m:sSubPr>
                        <m:ctrlPr>
                          <w:ins w:id="2609" w:author="arun kumar" w:date="2026-07-27T20:15:00Z" w16du:dateUtc="2026-07-27T12:15:00Z">
                            <w:rPr>
                              <w:rFonts w:ascii="Cambria Math" w:hAnsi="Cambria Math"/>
                            </w:rPr>
                          </w:ins>
                        </m:ctrlPr>
                      </m:sSubPr>
                      <m:e>
                        <m:r>
                          <w:ins w:id="2610" w:author="arun kumar" w:date="2026-07-27T20:15:00Z" w16du:dateUtc="2026-07-27T12:15:00Z">
                            <w:rPr>
                              <w:rFonts w:ascii="Cambria Math" w:hAnsi="Cambria Math"/>
                            </w:rPr>
                            <m:t>τ</m:t>
                          </w:ins>
                        </m:r>
                      </m:e>
                      <m:sub>
                        <m:r>
                          <w:ins w:id="2611" w:author="arun kumar" w:date="2026-07-27T20:15:00Z" w16du:dateUtc="2026-07-27T12:15:00Z">
                            <w:rPr>
                              <w:rFonts w:ascii="Cambria Math" w:hAnsi="Cambria Math"/>
                            </w:rPr>
                            <m:t>i</m:t>
                          </w:ins>
                        </m:r>
                      </m:sub>
                    </m:sSub>
                  </m:e>
                </m:d>
              </m:oMath>
            </m:oMathPara>
          </w:p>
          <w:p w14:paraId="681CDFC9" w14:textId="4F1914A9" w:rsidR="00A35F98" w:rsidRPr="00A35F98" w:rsidRDefault="00A35F98" w:rsidP="009E7793">
            <w:pPr>
              <w:spacing w:before="100" w:beforeAutospacing="1" w:after="100" w:afterAutospacing="1" w:line="240" w:lineRule="auto"/>
              <w:jc w:val="left"/>
              <w:rPr>
                <w:ins w:id="2612" w:author="arun kumar" w:date="2026-07-27T20:14:00Z" w16du:dateUtc="2026-07-27T12:14:00Z"/>
                <w:rFonts w:eastAsiaTheme="minorEastAsia"/>
                <w:rPrChange w:id="2613" w:author="arun kumar" w:date="2026-07-27T20:16:00Z" w16du:dateUtc="2026-07-27T12:16:00Z">
                  <w:rPr>
                    <w:ins w:id="2614" w:author="arun kumar" w:date="2026-07-27T20:14:00Z" w16du:dateUtc="2026-07-27T12:14:00Z"/>
                    <w:rFonts w:eastAsia="Times New Roman"/>
                  </w:rPr>
                </w:rPrChange>
              </w:rPr>
            </w:pPr>
            <m:oMathPara>
              <m:oMathParaPr>
                <m:jc m:val="left"/>
              </m:oMathParaPr>
              <m:oMath>
                <m:sSub>
                  <m:sSubPr>
                    <m:ctrlPr>
                      <w:ins w:id="2615" w:author="arun kumar" w:date="2026-07-27T20:16:00Z" w16du:dateUtc="2026-07-27T12:16:00Z">
                        <w:rPr>
                          <w:rFonts w:ascii="Cambria Math" w:hAnsi="Cambria Math"/>
                        </w:rPr>
                      </w:ins>
                    </m:ctrlPr>
                  </m:sSubPr>
                  <m:e>
                    <m:r>
                      <w:ins w:id="2616" w:author="arun kumar" w:date="2026-07-27T20:16:00Z" w16du:dateUtc="2026-07-27T12:16:00Z">
                        <w:rPr>
                          <w:rFonts w:ascii="Cambria Math" w:hAnsi="Cambria Math"/>
                        </w:rPr>
                        <m:t>x</m:t>
                      </w:ins>
                    </m:r>
                  </m:e>
                  <m:sub>
                    <m:r>
                      <w:ins w:id="2617" w:author="arun kumar" w:date="2026-07-27T20:16:00Z" w16du:dateUtc="2026-07-27T12:16:00Z">
                        <w:rPr>
                          <w:rFonts w:ascii="Cambria Math" w:hAnsi="Cambria Math"/>
                        </w:rPr>
                        <m:t>ij</m:t>
                      </w:ins>
                    </m:r>
                  </m:sub>
                </m:sSub>
                <m:r>
                  <w:ins w:id="2618" w:author="arun kumar" w:date="2026-07-27T20:16:00Z" w16du:dateUtc="2026-07-27T12:16:00Z">
                    <w:rPr>
                      <w:rFonts w:ascii="Cambria Math" w:hAnsi="Cambria Math"/>
                    </w:rPr>
                    <m:t>+</m:t>
                  </w:ins>
                </m:r>
                <m:sSub>
                  <m:sSubPr>
                    <m:ctrlPr>
                      <w:ins w:id="2619" w:author="arun kumar" w:date="2026-07-27T20:16:00Z" w16du:dateUtc="2026-07-27T12:16:00Z">
                        <w:rPr>
                          <w:rFonts w:ascii="Cambria Math" w:hAnsi="Cambria Math"/>
                        </w:rPr>
                      </w:ins>
                    </m:ctrlPr>
                  </m:sSubPr>
                  <m:e>
                    <m:r>
                      <w:ins w:id="2620" w:author="arun kumar" w:date="2026-07-27T20:16:00Z" w16du:dateUtc="2026-07-27T12:16:00Z">
                        <w:rPr>
                          <w:rFonts w:ascii="Cambria Math" w:hAnsi="Cambria Math"/>
                        </w:rPr>
                        <m:t>x</m:t>
                      </w:ins>
                    </m:r>
                  </m:e>
                  <m:sub>
                    <m:r>
                      <w:ins w:id="2621" w:author="arun kumar" w:date="2026-07-27T20:16:00Z" w16du:dateUtc="2026-07-27T12:16:00Z">
                        <w:rPr>
                          <w:rFonts w:ascii="Cambria Math" w:hAnsi="Cambria Math"/>
                        </w:rPr>
                        <m:t>rj</m:t>
                      </w:ins>
                    </m:r>
                  </m:sub>
                </m:sSub>
                <m:r>
                  <w:ins w:id="2622" w:author="arun kumar" w:date="2026-07-27T20:16:00Z" w16du:dateUtc="2026-07-27T12:16:00Z">
                    <w:rPr>
                      <w:rFonts w:ascii="Cambria Math" w:hAnsi="Cambria Math"/>
                    </w:rPr>
                    <m:t>≤1, ∀j∈</m:t>
                  </w:ins>
                </m:r>
                <m:r>
                  <w:ins w:id="2623" w:author="arun kumar" w:date="2026-07-27T20:16:00Z" w16du:dateUtc="2026-07-27T12:16:00Z">
                    <m:rPr>
                      <m:scr m:val="script"/>
                    </m:rPr>
                    <w:rPr>
                      <w:rFonts w:ascii="Cambria Math" w:hAnsi="Cambria Math"/>
                    </w:rPr>
                    <m:t>P,</m:t>
                  </w:ins>
                </m:r>
                <m:r>
                  <w:ins w:id="2624" w:author="arun kumar" w:date="2026-07-27T20:16:00Z" w16du:dateUtc="2026-07-27T12:16:00Z">
                    <m:rPr>
                      <m:nor/>
                    </m:rPr>
                    <w:rPr>
                      <w:rFonts w:ascii="Arial" w:hAnsi="Arial" w:cs="Arial"/>
                    </w:rPr>
                    <m:t>  </m:t>
                  </w:ins>
                </m:r>
                <m:r>
                  <w:ins w:id="2625" w:author="arun kumar" w:date="2026-07-27T20:16:00Z" w16du:dateUtc="2026-07-27T12:16:00Z">
                    <w:rPr>
                      <w:rFonts w:ascii="Cambria Math" w:hAnsi="Cambria Math"/>
                    </w:rPr>
                    <m:t>∀</m:t>
                  </w:ins>
                </m:r>
                <m:d>
                  <m:dPr>
                    <m:sepChr m:val=","/>
                    <m:ctrlPr>
                      <w:ins w:id="2626" w:author="arun kumar" w:date="2026-07-27T20:16:00Z" w16du:dateUtc="2026-07-27T12:16:00Z">
                        <w:rPr>
                          <w:rFonts w:ascii="Cambria Math" w:hAnsi="Cambria Math"/>
                        </w:rPr>
                      </w:ins>
                    </m:ctrlPr>
                  </m:dPr>
                  <m:e>
                    <m:r>
                      <w:ins w:id="2627" w:author="arun kumar" w:date="2026-07-27T20:16:00Z" w16du:dateUtc="2026-07-27T12:16:00Z">
                        <w:rPr>
                          <w:rFonts w:ascii="Cambria Math" w:hAnsi="Cambria Math"/>
                        </w:rPr>
                        <m:t>i</m:t>
                      </w:ins>
                    </m:r>
                  </m:e>
                  <m:e>
                    <m:r>
                      <w:ins w:id="2628" w:author="arun kumar" w:date="2026-07-27T20:16:00Z" w16du:dateUtc="2026-07-27T12:16:00Z">
                        <w:rPr>
                          <w:rFonts w:ascii="Cambria Math" w:hAnsi="Cambria Math"/>
                        </w:rPr>
                        <m:t>r</m:t>
                      </w:ins>
                    </m:r>
                  </m:e>
                </m:d>
                <m:r>
                  <w:ins w:id="2629" w:author="arun kumar" w:date="2026-07-27T20:16:00Z" w16du:dateUtc="2026-07-27T12:16:00Z">
                    <w:rPr>
                      <w:rFonts w:ascii="Cambria Math" w:hAnsi="Cambria Math"/>
                    </w:rPr>
                    <m:t>∈</m:t>
                  </w:ins>
                </m:r>
                <m:r>
                  <w:ins w:id="2630" w:author="arun kumar" w:date="2026-07-27T20:16:00Z" w16du:dateUtc="2026-07-27T12:16:00Z">
                    <m:rPr>
                      <m:scr m:val="script"/>
                    </m:rPr>
                    <w:rPr>
                      <w:rFonts w:ascii="Cambria Math" w:hAnsi="Cambria Math"/>
                    </w:rPr>
                    <m:t>I</m:t>
                  </w:ins>
                </m:r>
              </m:oMath>
            </m:oMathPara>
          </w:p>
        </w:tc>
      </w:tr>
      <w:tr w:rsidR="005A23F4" w14:paraId="5309C10A" w14:textId="77777777" w:rsidTr="00636A4A">
        <w:trPr>
          <w:trHeight w:val="263"/>
          <w:trPrChange w:id="2631" w:author="arun kumar" w:date="2026-07-28T22:03:00Z" w16du:dateUtc="2026-07-28T14:03:00Z">
            <w:trPr>
              <w:trHeight w:val="263"/>
            </w:trPr>
          </w:trPrChange>
        </w:trPr>
        <w:tc>
          <w:tcPr>
            <w:tcW w:w="3268" w:type="dxa"/>
            <w:tcPrChange w:id="2632" w:author="arun kumar" w:date="2026-07-28T22:03:00Z" w16du:dateUtc="2026-07-28T14:03:00Z">
              <w:tcPr>
                <w:tcW w:w="3420" w:type="dxa"/>
                <w:gridSpan w:val="2"/>
              </w:tcPr>
            </w:tcPrChange>
          </w:tcPr>
          <w:p w14:paraId="6FE55B68" w14:textId="5110D925" w:rsidR="00A35F98" w:rsidRPr="00A35F98" w:rsidRDefault="00A35F98" w:rsidP="009E7793">
            <w:pPr>
              <w:spacing w:before="100" w:beforeAutospacing="1" w:after="100" w:afterAutospacing="1" w:line="240" w:lineRule="auto"/>
              <w:jc w:val="left"/>
              <w:rPr>
                <w:ins w:id="2633" w:author="arun kumar" w:date="2026-07-27T20:17:00Z" w16du:dateUtc="2026-07-27T12:17:00Z"/>
                <w:b/>
                <w:bCs/>
                <w:rPrChange w:id="2634" w:author="arun kumar" w:date="2026-07-27T20:17:00Z" w16du:dateUtc="2026-07-27T12:17:00Z">
                  <w:rPr>
                    <w:ins w:id="2635" w:author="arun kumar" w:date="2026-07-27T20:17:00Z" w16du:dateUtc="2026-07-27T12:17:00Z"/>
                  </w:rPr>
                </w:rPrChange>
              </w:rPr>
            </w:pPr>
            <w:ins w:id="2636" w:author="arun kumar" w:date="2026-07-27T20:17:00Z" w16du:dateUtc="2026-07-27T12:17:00Z">
              <w:r w:rsidRPr="00A35F98">
                <w:rPr>
                  <w:b/>
                  <w:bCs/>
                  <w:rPrChange w:id="2637" w:author="arun kumar" w:date="2026-07-27T20:17:00Z" w16du:dateUtc="2026-07-27T12:17:00Z">
                    <w:rPr/>
                  </w:rPrChange>
                </w:rPr>
                <w:t>Maintenance-trigger assignment</w:t>
              </w:r>
            </w:ins>
          </w:p>
          <w:p w14:paraId="6550F1C2" w14:textId="77777777" w:rsidR="005A23F4" w:rsidRDefault="00A35F98" w:rsidP="009E7793">
            <w:pPr>
              <w:spacing w:before="100" w:beforeAutospacing="1" w:after="100" w:afterAutospacing="1" w:line="240" w:lineRule="auto"/>
              <w:jc w:val="left"/>
              <w:rPr>
                <w:ins w:id="2638" w:author="arun kumar" w:date="2026-07-27T20:18:00Z" w16du:dateUtc="2026-07-27T12:18:00Z"/>
              </w:rPr>
            </w:pPr>
            <w:ins w:id="2639" w:author="arun kumar" w:date="2026-07-27T20:17:00Z" w16du:dateUtc="2026-07-27T12:17:00Z">
              <w:r>
                <w:t>A maintenance event may be triggered by flight (i) only when aircraft (j) operates flight (i).</w:t>
              </w:r>
            </w:ins>
            <w:del w:id="2640" w:author="arun kumar" w:date="2026-07-27T20:17:00Z" w16du:dateUtc="2026-07-27T12:17:00Z">
              <w:r w:rsidR="00C13865" w:rsidRPr="00D15615" w:rsidDel="00A35F98">
                <w:rPr>
                  <w:rFonts w:eastAsia="Times New Roman"/>
                  <w:b/>
                  <w:bCs/>
                  <w:kern w:val="0"/>
                  <w:lang w:bidi="ar-SA"/>
                  <w14:ligatures w14:val="none"/>
                </w:rPr>
                <w:delText>Aircraft Usage:</w:delText>
              </w:r>
              <w:r w:rsidR="00C13865" w:rsidDel="00A35F98">
                <w:rPr>
                  <w:rFonts w:eastAsia="Times New Roman"/>
                  <w:kern w:val="0"/>
                  <w:lang w:bidi="ar-SA"/>
                  <w14:ligatures w14:val="none"/>
                </w:rPr>
                <w:delText xml:space="preserve"> An aircraft is marked used if it is assigned to any flight</w:delText>
              </w:r>
            </w:del>
          </w:p>
          <w:p w14:paraId="7F8E6B52" w14:textId="0C12FA3C" w:rsidR="00A35F98" w:rsidRDefault="00A35F98" w:rsidP="009E7793">
            <w:pPr>
              <w:spacing w:before="100" w:beforeAutospacing="1" w:after="100" w:afterAutospacing="1" w:line="240" w:lineRule="auto"/>
              <w:jc w:val="left"/>
              <w:rPr>
                <w:rFonts w:eastAsia="Times New Roman"/>
                <w:kern w:val="0"/>
                <w:lang w:bidi="ar-SA"/>
                <w14:ligatures w14:val="none"/>
              </w:rPr>
            </w:pPr>
            <w:ins w:id="2641" w:author="arun kumar" w:date="2026-07-27T20:18:00Z" w16du:dateUtc="2026-07-27T12:18:00Z">
              <w:r w:rsidRPr="00623A3D">
                <w:t xml:space="preserve">In other words, the binary maintenance-trigger variable </w:t>
              </w:r>
            </w:ins>
            <m:oMath>
              <m:sSub>
                <m:sSubPr>
                  <m:ctrlPr>
                    <w:ins w:id="2642" w:author="arun kumar" w:date="2026-07-27T20:18:00Z" w16du:dateUtc="2026-07-27T12:18:00Z">
                      <w:rPr>
                        <w:rFonts w:ascii="Cambria Math" w:hAnsi="Cambria Math"/>
                      </w:rPr>
                    </w:ins>
                  </m:ctrlPr>
                </m:sSubPr>
                <m:e>
                  <m:r>
                    <w:ins w:id="2643" w:author="arun kumar" w:date="2026-07-27T20:18:00Z" w16du:dateUtc="2026-07-27T12:18:00Z">
                      <w:rPr>
                        <w:rFonts w:ascii="Cambria Math" w:hAnsi="Cambria Math"/>
                      </w:rPr>
                      <m:t>z</m:t>
                    </w:ins>
                  </m:r>
                </m:e>
                <m:sub>
                  <m:r>
                    <w:ins w:id="2644" w:author="arun kumar" w:date="2026-07-27T20:18:00Z" w16du:dateUtc="2026-07-27T12:18:00Z">
                      <w:rPr>
                        <w:rFonts w:ascii="Cambria Math" w:hAnsi="Cambria Math"/>
                      </w:rPr>
                      <m:t>ijdc</m:t>
                    </w:ins>
                  </m:r>
                </m:sub>
              </m:sSub>
            </m:oMath>
            <w:ins w:id="2645" w:author="arun kumar" w:date="2026-07-27T20:18:00Z" w16du:dateUtc="2026-07-27T12:18:00Z">
              <w:r w:rsidRPr="00623A3D">
                <w:t xml:space="preserve">can take the value 1 only when the associated flight-assignment variable </w:t>
              </w:r>
            </w:ins>
            <m:oMath>
              <m:sSub>
                <m:sSubPr>
                  <m:ctrlPr>
                    <w:ins w:id="2646" w:author="arun kumar" w:date="2026-07-27T20:18:00Z" w16du:dateUtc="2026-07-27T12:18:00Z">
                      <w:rPr>
                        <w:rFonts w:ascii="Cambria Math" w:hAnsi="Cambria Math"/>
                      </w:rPr>
                    </w:ins>
                  </m:ctrlPr>
                </m:sSubPr>
                <m:e>
                  <m:r>
                    <w:ins w:id="2647" w:author="arun kumar" w:date="2026-07-27T20:18:00Z" w16du:dateUtc="2026-07-27T12:18:00Z">
                      <w:rPr>
                        <w:rFonts w:ascii="Cambria Math" w:hAnsi="Cambria Math"/>
                      </w:rPr>
                      <m:t>x</m:t>
                    </w:ins>
                  </m:r>
                </m:e>
                <m:sub>
                  <m:r>
                    <w:ins w:id="2648" w:author="arun kumar" w:date="2026-07-27T20:18:00Z" w16du:dateUtc="2026-07-27T12:18:00Z">
                      <w:rPr>
                        <w:rFonts w:ascii="Cambria Math" w:hAnsi="Cambria Math"/>
                      </w:rPr>
                      <m:t>ij</m:t>
                    </w:ins>
                  </m:r>
                </m:sub>
              </m:sSub>
            </m:oMath>
            <w:ins w:id="2649" w:author="arun kumar" w:date="2026-07-27T20:18:00Z" w16du:dateUtc="2026-07-27T12:18:00Z">
              <w:r w:rsidRPr="00623A3D">
                <w:t>is also equal to 1. This prevents maintenance activities from being scheduled after flights that are not operated by the corresponding aircraft</w:t>
              </w:r>
            </w:ins>
          </w:p>
        </w:tc>
        <w:tc>
          <w:tcPr>
            <w:tcW w:w="6722" w:type="dxa"/>
            <w:tcPrChange w:id="2650" w:author="arun kumar" w:date="2026-07-28T22:03:00Z" w16du:dateUtc="2026-07-28T14:03:00Z">
              <w:tcPr>
                <w:tcW w:w="6570" w:type="dxa"/>
              </w:tcPr>
            </w:tcPrChange>
          </w:tcPr>
          <w:p w14:paraId="3FE7D176" w14:textId="5116DB9A" w:rsidR="005A23F4" w:rsidDel="00A35F98" w:rsidRDefault="00A35F98" w:rsidP="009E7793">
            <w:pPr>
              <w:spacing w:before="100" w:beforeAutospacing="1" w:after="100" w:afterAutospacing="1" w:line="240" w:lineRule="auto"/>
              <w:jc w:val="left"/>
              <w:rPr>
                <w:del w:id="2651" w:author="arun kumar" w:date="2026-07-27T20:17:00Z" w16du:dateUtc="2026-07-27T12:17:00Z"/>
                <w:rFonts w:eastAsia="Times New Roman"/>
                <w:kern w:val="0"/>
                <w:lang w:bidi="ar-SA"/>
                <w14:ligatures w14:val="none"/>
              </w:rPr>
            </w:pPr>
            <m:oMath>
              <m:sSub>
                <m:sSubPr>
                  <m:ctrlPr>
                    <w:ins w:id="2652" w:author="arun kumar" w:date="2026-07-27T20:17:00Z" w16du:dateUtc="2026-07-27T12:17:00Z">
                      <w:rPr>
                        <w:rFonts w:ascii="Cambria Math" w:hAnsi="Cambria Math"/>
                      </w:rPr>
                    </w:ins>
                  </m:ctrlPr>
                </m:sSubPr>
                <m:e>
                  <m:r>
                    <w:ins w:id="2653" w:author="arun kumar" w:date="2026-07-27T20:17:00Z" w16du:dateUtc="2026-07-27T12:17:00Z">
                      <w:rPr>
                        <w:rFonts w:ascii="Cambria Math" w:hAnsi="Cambria Math"/>
                      </w:rPr>
                      <m:t>z</m:t>
                    </w:ins>
                  </m:r>
                </m:e>
                <m:sub>
                  <m:r>
                    <w:ins w:id="2654" w:author="arun kumar" w:date="2026-07-27T20:17:00Z" w16du:dateUtc="2026-07-27T12:17:00Z">
                      <w:rPr>
                        <w:rFonts w:ascii="Cambria Math" w:hAnsi="Cambria Math"/>
                      </w:rPr>
                      <m:t>ijdc</m:t>
                    </w:ins>
                  </m:r>
                </m:sub>
              </m:sSub>
              <m:r>
                <w:ins w:id="2655" w:author="arun kumar" w:date="2026-07-27T20:17:00Z" w16du:dateUtc="2026-07-27T12:17:00Z">
                  <w:rPr>
                    <w:rFonts w:ascii="Cambria Math" w:hAnsi="Cambria Math"/>
                  </w:rPr>
                  <m:t>≤</m:t>
                </w:ins>
              </m:r>
              <m:sSub>
                <m:sSubPr>
                  <m:ctrlPr>
                    <w:ins w:id="2656" w:author="arun kumar" w:date="2026-07-27T20:17:00Z" w16du:dateUtc="2026-07-27T12:17:00Z">
                      <w:rPr>
                        <w:rFonts w:ascii="Cambria Math" w:hAnsi="Cambria Math"/>
                      </w:rPr>
                    </w:ins>
                  </m:ctrlPr>
                </m:sSubPr>
                <m:e>
                  <m:r>
                    <w:ins w:id="2657" w:author="arun kumar" w:date="2026-07-27T20:17:00Z" w16du:dateUtc="2026-07-27T12:17:00Z">
                      <w:rPr>
                        <w:rFonts w:ascii="Cambria Math" w:hAnsi="Cambria Math"/>
                      </w:rPr>
                      <m:t>x</m:t>
                    </w:ins>
                  </m:r>
                </m:e>
                <m:sub>
                  <m:r>
                    <w:ins w:id="2658" w:author="arun kumar" w:date="2026-07-27T20:17:00Z" w16du:dateUtc="2026-07-27T12:17:00Z">
                      <w:rPr>
                        <w:rFonts w:ascii="Cambria Math" w:hAnsi="Cambria Math"/>
                      </w:rPr>
                      <m:t>ij</m:t>
                    </w:ins>
                  </m:r>
                </m:sub>
              </m:sSub>
              <m:r>
                <w:ins w:id="2659" w:author="arun kumar" w:date="2026-07-27T20:17:00Z" w16du:dateUtc="2026-07-27T12:17:00Z">
                  <w:rPr>
                    <w:rFonts w:ascii="Cambria Math" w:hAnsi="Cambria Math"/>
                  </w:rPr>
                  <m:t>, ∀i∈</m:t>
                </w:ins>
              </m:r>
              <m:sSup>
                <m:sSupPr>
                  <m:ctrlPr>
                    <w:ins w:id="2660" w:author="arun kumar" w:date="2026-07-27T20:17:00Z" w16du:dateUtc="2026-07-27T12:17:00Z">
                      <w:rPr>
                        <w:rFonts w:ascii="Cambria Math" w:hAnsi="Cambria Math"/>
                      </w:rPr>
                    </w:ins>
                  </m:ctrlPr>
                </m:sSupPr>
                <m:e>
                  <m:r>
                    <w:ins w:id="2661" w:author="arun kumar" w:date="2026-07-27T20:17:00Z" w16du:dateUtc="2026-07-27T12:17:00Z">
                      <m:rPr>
                        <m:scr m:val="script"/>
                      </m:rPr>
                      <w:rPr>
                        <w:rFonts w:ascii="Cambria Math" w:hAnsi="Cambria Math"/>
                      </w:rPr>
                      <m:t>F</m:t>
                    </w:ins>
                  </m:r>
                </m:e>
                <m:sup>
                  <m:r>
                    <w:ins w:id="2662" w:author="arun kumar" w:date="2026-07-27T20:17:00Z" w16du:dateUtc="2026-07-27T12:17:00Z">
                      <w:rPr>
                        <w:rFonts w:ascii="Cambria Math" w:hAnsi="Cambria Math"/>
                      </w:rPr>
                      <m:t>M</m:t>
                    </w:ins>
                  </m:r>
                </m:sup>
              </m:sSup>
              <m:r>
                <w:ins w:id="2663" w:author="arun kumar" w:date="2026-07-27T20:17:00Z" w16du:dateUtc="2026-07-27T12:17:00Z">
                  <w:rPr>
                    <w:rFonts w:ascii="Cambria Math" w:hAnsi="Cambria Math"/>
                  </w:rPr>
                  <m:t>,</m:t>
                </w:ins>
              </m:r>
              <m:r>
                <w:ins w:id="2664" w:author="arun kumar" w:date="2026-07-27T20:17:00Z" w16du:dateUtc="2026-07-27T12:17:00Z">
                  <m:rPr>
                    <m:nor/>
                  </m:rPr>
                  <w:rPr>
                    <w:rFonts w:ascii="Arial" w:hAnsi="Arial" w:cs="Arial"/>
                  </w:rPr>
                  <m:t>  </m:t>
                </w:ins>
              </m:r>
              <m:r>
                <w:ins w:id="2665" w:author="arun kumar" w:date="2026-07-27T20:17:00Z" w16du:dateUtc="2026-07-27T12:17:00Z">
                  <w:rPr>
                    <w:rFonts w:ascii="Cambria Math" w:hAnsi="Cambria Math"/>
                  </w:rPr>
                  <m:t>∀j∈</m:t>
                </w:ins>
              </m:r>
              <m:r>
                <w:ins w:id="2666" w:author="arun kumar" w:date="2026-07-27T20:17:00Z" w16du:dateUtc="2026-07-27T12:17:00Z">
                  <m:rPr>
                    <m:scr m:val="script"/>
                  </m:rPr>
                  <w:rPr>
                    <w:rFonts w:ascii="Cambria Math" w:hAnsi="Cambria Math"/>
                  </w:rPr>
                  <m:t>P,</m:t>
                </w:ins>
              </m:r>
              <m:r>
                <w:ins w:id="2667" w:author="arun kumar" w:date="2026-07-27T20:17:00Z" w16du:dateUtc="2026-07-27T12:17:00Z">
                  <m:rPr>
                    <m:nor/>
                  </m:rPr>
                  <w:rPr>
                    <w:rFonts w:ascii="Arial" w:hAnsi="Arial" w:cs="Arial"/>
                  </w:rPr>
                  <m:t>  </m:t>
                </w:ins>
              </m:r>
              <m:r>
                <w:ins w:id="2668" w:author="arun kumar" w:date="2026-07-27T20:17:00Z" w16du:dateUtc="2026-07-27T12:17:00Z">
                  <w:rPr>
                    <w:rFonts w:ascii="Cambria Math" w:hAnsi="Cambria Math"/>
                  </w:rPr>
                  <m:t>∀d∈</m:t>
                </w:ins>
              </m:r>
              <m:r>
                <w:ins w:id="2669" w:author="arun kumar" w:date="2026-07-27T20:17:00Z" w16du:dateUtc="2026-07-27T12:17:00Z">
                  <m:rPr>
                    <m:scr m:val="script"/>
                  </m:rPr>
                  <w:rPr>
                    <w:rFonts w:ascii="Cambria Math" w:hAnsi="Cambria Math"/>
                  </w:rPr>
                  <m:t>D,</m:t>
                </w:ins>
              </m:r>
              <m:r>
                <w:ins w:id="2670" w:author="arun kumar" w:date="2026-07-27T20:17:00Z" w16du:dateUtc="2026-07-27T12:17:00Z">
                  <m:rPr>
                    <m:nor/>
                  </m:rPr>
                  <w:rPr>
                    <w:rFonts w:ascii="Arial" w:hAnsi="Arial" w:cs="Arial"/>
                  </w:rPr>
                  <m:t>  </m:t>
                </w:ins>
              </m:r>
              <m:r>
                <w:ins w:id="2671" w:author="arun kumar" w:date="2026-07-27T20:17:00Z" w16du:dateUtc="2026-07-27T12:17:00Z">
                  <w:rPr>
                    <w:rFonts w:ascii="Cambria Math" w:hAnsi="Cambria Math"/>
                  </w:rPr>
                  <m:t>∀c∈</m:t>
                </w:ins>
              </m:r>
              <m:r>
                <w:ins w:id="2672" w:author="arun kumar" w:date="2026-07-27T20:17:00Z" w16du:dateUtc="2026-07-27T12:17:00Z">
                  <m:rPr>
                    <m:scr m:val="script"/>
                  </m:rPr>
                  <w:rPr>
                    <w:rFonts w:ascii="Cambria Math" w:hAnsi="Cambria Math"/>
                  </w:rPr>
                  <m:t>C</m:t>
                </w:ins>
              </m:r>
              <m:nary>
                <m:naryPr>
                  <m:chr m:val="∑"/>
                  <m:limLoc m:val="undOvr"/>
                  <m:ctrlPr>
                    <w:del w:id="2673" w:author="arun kumar" w:date="2026-07-27T20:17:00Z" w16du:dateUtc="2026-07-27T12:17:00Z">
                      <w:rPr>
                        <w:rFonts w:ascii="Cambria Math" w:eastAsia="Times New Roman" w:hAnsi="Cambria Math"/>
                        <w:i/>
                        <w:kern w:val="0"/>
                        <w:lang w:bidi="ar-SA"/>
                        <w14:ligatures w14:val="none"/>
                      </w:rPr>
                    </w:del>
                  </m:ctrlPr>
                </m:naryPr>
                <m:sub>
                  <m:r>
                    <w:del w:id="2674" w:author="arun kumar" w:date="2026-07-27T20:17:00Z" w16du:dateUtc="2026-07-27T12:17:00Z">
                      <w:rPr>
                        <w:rFonts w:ascii="Cambria Math" w:eastAsia="Times New Roman" w:hAnsi="Cambria Math"/>
                        <w:kern w:val="0"/>
                        <w:lang w:bidi="ar-SA"/>
                        <w14:ligatures w14:val="none"/>
                      </w:rPr>
                      <m:t>j=1</m:t>
                    </w:del>
                  </m:r>
                </m:sub>
                <m:sup>
                  <m:r>
                    <w:del w:id="2675" w:author="arun kumar" w:date="2026-07-27T20:17:00Z" w16du:dateUtc="2026-07-27T12:17:00Z">
                      <w:rPr>
                        <w:rFonts w:ascii="Cambria Math" w:eastAsia="Times New Roman" w:hAnsi="Cambria Math"/>
                        <w:kern w:val="0"/>
                        <w:lang w:bidi="ar-SA"/>
                        <w14:ligatures w14:val="none"/>
                      </w:rPr>
                      <m:t>M</m:t>
                    </w:del>
                  </m:r>
                </m:sup>
                <m:e>
                  <m:sSub>
                    <m:sSubPr>
                      <m:ctrlPr>
                        <w:del w:id="2676" w:author="arun kumar" w:date="2026-07-27T20:17:00Z" w16du:dateUtc="2026-07-27T12:17:00Z">
                          <w:rPr>
                            <w:rFonts w:ascii="Cambria Math" w:eastAsia="Times New Roman" w:hAnsi="Cambria Math"/>
                            <w:i/>
                            <w:kern w:val="0"/>
                            <w:lang w:bidi="ar-SA"/>
                            <w14:ligatures w14:val="none"/>
                          </w:rPr>
                        </w:del>
                      </m:ctrlPr>
                    </m:sSubPr>
                    <m:e>
                      <m:r>
                        <w:del w:id="2677" w:author="arun kumar" w:date="2026-07-27T20:17:00Z" w16du:dateUtc="2026-07-27T12:17:00Z">
                          <w:rPr>
                            <w:rFonts w:ascii="Cambria Math" w:eastAsia="Times New Roman" w:hAnsi="Cambria Math"/>
                            <w:kern w:val="0"/>
                            <w:lang w:bidi="ar-SA"/>
                            <w14:ligatures w14:val="none"/>
                          </w:rPr>
                          <m:t>x</m:t>
                        </w:del>
                      </m:r>
                    </m:e>
                    <m:sub>
                      <m:r>
                        <w:del w:id="2678" w:author="arun kumar" w:date="2026-07-27T20:17:00Z" w16du:dateUtc="2026-07-27T12:17:00Z">
                          <w:rPr>
                            <w:rFonts w:ascii="Cambria Math" w:eastAsia="Times New Roman" w:hAnsi="Cambria Math"/>
                            <w:kern w:val="0"/>
                            <w:lang w:bidi="ar-SA"/>
                            <w14:ligatures w14:val="none"/>
                          </w:rPr>
                          <m:t>ij</m:t>
                        </w:del>
                      </m:r>
                    </m:sub>
                  </m:sSub>
                </m:e>
              </m:nary>
            </m:oMath>
            <w:del w:id="2679" w:author="arun kumar" w:date="2026-07-27T20:17:00Z" w16du:dateUtc="2026-07-27T12:17:00Z">
              <w:r w:rsidR="00C13865" w:rsidDel="00A35F98">
                <w:rPr>
                  <w:rFonts w:eastAsia="Times New Roman"/>
                  <w:kern w:val="0"/>
                  <w:lang w:bidi="ar-SA"/>
                  <w14:ligatures w14:val="none"/>
                </w:rPr>
                <w:delText xml:space="preserve"> &lt;= M * </w:delText>
              </w:r>
            </w:del>
            <m:oMath>
              <m:sSub>
                <m:sSubPr>
                  <m:ctrlPr>
                    <w:del w:id="2680" w:author="arun kumar" w:date="2026-07-27T20:17:00Z" w16du:dateUtc="2026-07-27T12:17:00Z">
                      <w:rPr>
                        <w:rFonts w:ascii="Cambria Math" w:eastAsia="Times New Roman" w:hAnsi="Cambria Math"/>
                        <w:i/>
                        <w:kern w:val="0"/>
                        <w:vertAlign w:val="subscript"/>
                        <w:lang w:bidi="ar-SA"/>
                        <w14:ligatures w14:val="none"/>
                      </w:rPr>
                    </w:del>
                  </m:ctrlPr>
                </m:sSubPr>
                <m:e>
                  <m:r>
                    <w:del w:id="2681" w:author="arun kumar" w:date="2026-07-27T20:17:00Z" w16du:dateUtc="2026-07-27T12:17:00Z">
                      <w:rPr>
                        <w:rFonts w:ascii="Cambria Math" w:eastAsia="Times New Roman" w:hAnsi="Cambria Math"/>
                        <w:kern w:val="0"/>
                        <w:vertAlign w:val="subscript"/>
                        <w:lang w:bidi="ar-SA"/>
                        <w14:ligatures w14:val="none"/>
                      </w:rPr>
                      <m:t>z</m:t>
                    </w:del>
                  </m:r>
                </m:e>
                <m:sub>
                  <m:r>
                    <w:del w:id="2682" w:author="arun kumar" w:date="2026-07-27T20:17:00Z" w16du:dateUtc="2026-07-27T12:17:00Z">
                      <w:rPr>
                        <w:rFonts w:ascii="Cambria Math" w:eastAsia="Times New Roman" w:hAnsi="Cambria Math"/>
                        <w:kern w:val="0"/>
                        <w:vertAlign w:val="subscript"/>
                        <w:lang w:bidi="ar-SA"/>
                        <w14:ligatures w14:val="none"/>
                      </w:rPr>
                      <m:t>i</m:t>
                    </w:del>
                  </m:r>
                </m:sub>
              </m:sSub>
            </m:oMath>
            <w:del w:id="2683" w:author="arun kumar" w:date="2026-07-27T20:17:00Z" w16du:dateUtc="2026-07-27T12:17:00Z">
              <w:r w:rsidR="00C13865" w:rsidDel="00A35F98">
                <w:rPr>
                  <w:rFonts w:eastAsia="Times New Roman"/>
                  <w:kern w:val="0"/>
                  <w:vertAlign w:val="subscript"/>
                  <w:lang w:bidi="ar-SA"/>
                  <w14:ligatures w14:val="none"/>
                </w:rPr>
                <w:delText xml:space="preserve">  for all i </w:delText>
              </w:r>
              <w:r w:rsidR="00C13865" w:rsidDel="00A35F98">
                <w:rPr>
                  <w:rFonts w:eastAsia="Times New Roman"/>
                  <w:kern w:val="0"/>
                  <w:lang w:bidi="ar-SA"/>
                  <w14:ligatures w14:val="none"/>
                </w:rPr>
                <w:delText>= 1,2,3,….N</w:delText>
              </w:r>
            </w:del>
          </w:p>
          <w:p w14:paraId="15B81BA8" w14:textId="26253E8E" w:rsidR="00C13865" w:rsidRDefault="00000000" w:rsidP="009E7793">
            <w:pPr>
              <w:spacing w:before="100" w:beforeAutospacing="1" w:after="100" w:afterAutospacing="1" w:line="240" w:lineRule="auto"/>
              <w:jc w:val="left"/>
              <w:rPr>
                <w:rFonts w:eastAsia="Times New Roman"/>
                <w:kern w:val="0"/>
                <w:lang w:bidi="ar-SA"/>
                <w14:ligatures w14:val="none"/>
              </w:rPr>
            </w:pPr>
            <m:oMath>
              <m:sSub>
                <m:sSubPr>
                  <m:ctrlPr>
                    <w:del w:id="2684" w:author="arun kumar" w:date="2026-07-27T20:17:00Z" w16du:dateUtc="2026-07-27T12:17:00Z">
                      <w:rPr>
                        <w:rFonts w:ascii="Cambria Math" w:eastAsia="Times New Roman" w:hAnsi="Cambria Math"/>
                        <w:i/>
                        <w:kern w:val="0"/>
                        <w:vertAlign w:val="subscript"/>
                        <w:lang w:bidi="ar-SA"/>
                        <w14:ligatures w14:val="none"/>
                      </w:rPr>
                    </w:del>
                  </m:ctrlPr>
                </m:sSubPr>
                <m:e>
                  <m:r>
                    <w:del w:id="2685" w:author="arun kumar" w:date="2026-07-27T20:17:00Z" w16du:dateUtc="2026-07-27T12:17:00Z">
                      <w:rPr>
                        <w:rFonts w:ascii="Cambria Math" w:eastAsia="Times New Roman" w:hAnsi="Cambria Math"/>
                        <w:kern w:val="0"/>
                        <w:vertAlign w:val="subscript"/>
                        <w:lang w:bidi="ar-SA"/>
                        <w14:ligatures w14:val="none"/>
                      </w:rPr>
                      <m:t>z</m:t>
                    </w:del>
                  </m:r>
                </m:e>
                <m:sub>
                  <m:r>
                    <w:del w:id="2686" w:author="arun kumar" w:date="2026-07-27T20:17:00Z" w16du:dateUtc="2026-07-27T12:17:00Z">
                      <w:rPr>
                        <w:rFonts w:ascii="Cambria Math" w:eastAsia="Times New Roman" w:hAnsi="Cambria Math"/>
                        <w:kern w:val="0"/>
                        <w:vertAlign w:val="subscript"/>
                        <w:lang w:bidi="ar-SA"/>
                        <w14:ligatures w14:val="none"/>
                      </w:rPr>
                      <m:t>i</m:t>
                    </w:del>
                  </m:r>
                </m:sub>
              </m:sSub>
            </m:oMath>
            <w:del w:id="2687" w:author="arun kumar" w:date="2026-07-27T20:17:00Z" w16du:dateUtc="2026-07-27T12:17:00Z">
              <w:r w:rsidR="00C13865" w:rsidDel="00A35F98">
                <w:rPr>
                  <w:rFonts w:eastAsia="Times New Roman"/>
                  <w:kern w:val="0"/>
                  <w:vertAlign w:val="subscript"/>
                  <w:lang w:bidi="ar-SA"/>
                  <w14:ligatures w14:val="none"/>
                </w:rPr>
                <w:delText xml:space="preserve">  Є </w:delText>
              </w:r>
            </w:del>
            <m:oMath>
              <m:d>
                <m:dPr>
                  <m:begChr m:val="{"/>
                  <m:endChr m:val="}"/>
                  <m:ctrlPr>
                    <w:del w:id="2688" w:author="arun kumar" w:date="2026-07-27T20:17:00Z" w16du:dateUtc="2026-07-27T12:17:00Z">
                      <w:rPr>
                        <w:rFonts w:ascii="Cambria Math" w:eastAsia="Times New Roman" w:hAnsi="Cambria Math"/>
                        <w:i/>
                        <w:kern w:val="0"/>
                        <w:vertAlign w:val="subscript"/>
                        <w:lang w:bidi="ar-SA"/>
                        <w14:ligatures w14:val="none"/>
                      </w:rPr>
                    </w:del>
                  </m:ctrlPr>
                </m:dPr>
                <m:e>
                  <m:r>
                    <w:del w:id="2689" w:author="arun kumar" w:date="2026-07-27T20:17:00Z" w16du:dateUtc="2026-07-27T12:17:00Z">
                      <w:rPr>
                        <w:rFonts w:ascii="Cambria Math" w:eastAsia="Times New Roman" w:hAnsi="Cambria Math"/>
                        <w:kern w:val="0"/>
                        <w:vertAlign w:val="subscript"/>
                        <w:lang w:bidi="ar-SA"/>
                        <w14:ligatures w14:val="none"/>
                      </w:rPr>
                      <m:t>0,1</m:t>
                    </w:del>
                  </m:r>
                </m:e>
              </m:d>
            </m:oMath>
            <w:del w:id="2690" w:author="arun kumar" w:date="2026-07-27T20:17:00Z" w16du:dateUtc="2026-07-27T12:17:00Z">
              <w:r w:rsidR="00C13865" w:rsidDel="00A35F98">
                <w:rPr>
                  <w:rFonts w:eastAsia="Times New Roman"/>
                  <w:kern w:val="0"/>
                  <w:vertAlign w:val="subscript"/>
                  <w:lang w:bidi="ar-SA"/>
                  <w14:ligatures w14:val="none"/>
                </w:rPr>
                <w:delText xml:space="preserve">  for all i </w:delText>
              </w:r>
              <w:r w:rsidR="00C13865" w:rsidDel="00A35F98">
                <w:rPr>
                  <w:rFonts w:eastAsia="Times New Roman"/>
                  <w:kern w:val="0"/>
                  <w:lang w:bidi="ar-SA"/>
                  <w14:ligatures w14:val="none"/>
                </w:rPr>
                <w:delText>= 1,2,3,….N</w:delText>
              </w:r>
            </w:del>
          </w:p>
        </w:tc>
      </w:tr>
      <w:tr w:rsidR="005A23F4" w14:paraId="4A628896" w14:textId="77777777" w:rsidTr="00636A4A">
        <w:trPr>
          <w:trHeight w:val="263"/>
          <w:trPrChange w:id="2691" w:author="arun kumar" w:date="2026-07-28T22:03:00Z" w16du:dateUtc="2026-07-28T14:03:00Z">
            <w:trPr>
              <w:trHeight w:val="263"/>
            </w:trPr>
          </w:trPrChange>
        </w:trPr>
        <w:tc>
          <w:tcPr>
            <w:tcW w:w="3268" w:type="dxa"/>
            <w:tcPrChange w:id="2692" w:author="arun kumar" w:date="2026-07-28T22:03:00Z" w16du:dateUtc="2026-07-28T14:03:00Z">
              <w:tcPr>
                <w:tcW w:w="3420" w:type="dxa"/>
                <w:gridSpan w:val="2"/>
              </w:tcPr>
            </w:tcPrChange>
          </w:tcPr>
          <w:p w14:paraId="668E4DD9" w14:textId="77777777" w:rsidR="005A23F4" w:rsidRDefault="00A35F98" w:rsidP="009E7793">
            <w:pPr>
              <w:spacing w:before="100" w:beforeAutospacing="1" w:after="100" w:afterAutospacing="1" w:line="240" w:lineRule="auto"/>
              <w:jc w:val="left"/>
              <w:rPr>
                <w:ins w:id="2693" w:author="arun kumar" w:date="2026-07-27T20:19:00Z" w16du:dateUtc="2026-07-27T12:19:00Z"/>
                <w:b/>
                <w:bCs/>
              </w:rPr>
            </w:pPr>
            <w:ins w:id="2694" w:author="arun kumar" w:date="2026-07-27T20:18:00Z" w16du:dateUtc="2026-07-27T12:18:00Z">
              <w:r w:rsidRPr="00A35F98">
                <w:rPr>
                  <w:b/>
                  <w:bCs/>
                  <w:rPrChange w:id="2695" w:author="arun kumar" w:date="2026-07-27T20:18:00Z" w16du:dateUtc="2026-07-27T12:18:00Z">
                    <w:rPr/>
                  </w:rPrChange>
                </w:rPr>
                <w:t>Maintenance-trigger timing</w:t>
              </w:r>
            </w:ins>
            <w:del w:id="2696" w:author="arun kumar" w:date="2026-07-27T20:18:00Z" w16du:dateUtc="2026-07-27T12:18:00Z">
              <w:r w:rsidR="005B6769" w:rsidRPr="00A35F98" w:rsidDel="00A35F98">
                <w:rPr>
                  <w:rFonts w:eastAsia="Times New Roman"/>
                  <w:b/>
                  <w:bCs/>
                  <w:kern w:val="0"/>
                  <w:lang w:bidi="ar-SA"/>
                  <w14:ligatures w14:val="none"/>
                </w:rPr>
                <w:delText>Flow conservation</w:delText>
              </w:r>
              <w:r w:rsidR="00C13865" w:rsidRPr="00A35F98" w:rsidDel="00A35F98">
                <w:rPr>
                  <w:rFonts w:eastAsia="Times New Roman"/>
                  <w:b/>
                  <w:bCs/>
                  <w:kern w:val="0"/>
                  <w:lang w:bidi="ar-SA"/>
                  <w14:ligatures w14:val="none"/>
                </w:rPr>
                <w:delText>:</w:delText>
              </w:r>
              <w:r w:rsidR="00C13865" w:rsidRPr="00A35F98" w:rsidDel="00A35F98">
                <w:rPr>
                  <w:rFonts w:eastAsia="Times New Roman"/>
                  <w:b/>
                  <w:bCs/>
                  <w:kern w:val="0"/>
                  <w:lang w:bidi="ar-SA"/>
                  <w14:ligatures w14:val="none"/>
                  <w:rPrChange w:id="2697" w:author="arun kumar" w:date="2026-07-27T20:18:00Z" w16du:dateUtc="2026-07-27T12:18:00Z">
                    <w:rPr>
                      <w:rFonts w:eastAsia="Times New Roman"/>
                      <w:kern w:val="0"/>
                      <w:lang w:bidi="ar-SA"/>
                      <w14:ligatures w14:val="none"/>
                    </w:rPr>
                  </w:rPrChange>
                </w:rPr>
                <w:delText xml:space="preserve"> Ensure that aircraft </w:delText>
              </w:r>
              <w:r w:rsidR="005B6769" w:rsidRPr="00A35F98" w:rsidDel="00A35F98">
                <w:rPr>
                  <w:rFonts w:eastAsia="Times New Roman"/>
                  <w:b/>
                  <w:bCs/>
                  <w:kern w:val="0"/>
                  <w:lang w:bidi="ar-SA"/>
                  <w14:ligatures w14:val="none"/>
                  <w:rPrChange w:id="2698" w:author="arun kumar" w:date="2026-07-27T20:18:00Z" w16du:dateUtc="2026-07-27T12:18:00Z">
                    <w:rPr>
                      <w:rFonts w:eastAsia="Times New Roman"/>
                      <w:kern w:val="0"/>
                      <w:lang w:bidi="ar-SA"/>
                      <w14:ligatures w14:val="none"/>
                    </w:rPr>
                  </w:rPrChange>
                </w:rPr>
                <w:delText>flow</w:delText>
              </w:r>
              <w:r w:rsidR="009063A4" w:rsidRPr="00A35F98" w:rsidDel="00A35F98">
                <w:rPr>
                  <w:rFonts w:eastAsia="Times New Roman"/>
                  <w:b/>
                  <w:bCs/>
                  <w:kern w:val="0"/>
                  <w:lang w:bidi="ar-SA"/>
                  <w14:ligatures w14:val="none"/>
                  <w:rPrChange w:id="2699" w:author="arun kumar" w:date="2026-07-27T20:18:00Z" w16du:dateUtc="2026-07-27T12:18:00Z">
                    <w:rPr>
                      <w:rFonts w:eastAsia="Times New Roman"/>
                      <w:kern w:val="0"/>
                      <w:lang w:bidi="ar-SA"/>
                      <w14:ligatures w14:val="none"/>
                    </w:rPr>
                  </w:rPrChange>
                </w:rPr>
                <w:delText xml:space="preserve"> balances across</w:delText>
              </w:r>
              <w:r w:rsidR="00C13865" w:rsidRPr="00A35F98" w:rsidDel="00A35F98">
                <w:rPr>
                  <w:rFonts w:eastAsia="Times New Roman"/>
                  <w:b/>
                  <w:bCs/>
                  <w:kern w:val="0"/>
                  <w:lang w:bidi="ar-SA"/>
                  <w14:ligatures w14:val="none"/>
                  <w:rPrChange w:id="2700" w:author="arun kumar" w:date="2026-07-27T20:18:00Z" w16du:dateUtc="2026-07-27T12:18:00Z">
                    <w:rPr>
                      <w:rFonts w:eastAsia="Times New Roman"/>
                      <w:kern w:val="0"/>
                      <w:lang w:bidi="ar-SA"/>
                      <w14:ligatures w14:val="none"/>
                    </w:rPr>
                  </w:rPrChange>
                </w:rPr>
                <w:delText xml:space="preserve"> flights</w:delText>
              </w:r>
              <w:r w:rsidR="009063A4" w:rsidRPr="00A35F98" w:rsidDel="00A35F98">
                <w:rPr>
                  <w:rFonts w:eastAsia="Times New Roman"/>
                  <w:b/>
                  <w:bCs/>
                  <w:kern w:val="0"/>
                  <w:lang w:bidi="ar-SA"/>
                  <w14:ligatures w14:val="none"/>
                  <w:rPrChange w:id="2701" w:author="arun kumar" w:date="2026-07-27T20:18:00Z" w16du:dateUtc="2026-07-27T12:18:00Z">
                    <w:rPr>
                      <w:rFonts w:eastAsia="Times New Roman"/>
                      <w:kern w:val="0"/>
                      <w:lang w:bidi="ar-SA"/>
                      <w14:ligatures w14:val="none"/>
                    </w:rPr>
                  </w:rPrChange>
                </w:rPr>
                <w:delText>, maintenance and &amp; ground time</w:delText>
              </w:r>
              <w:r w:rsidR="00C13865" w:rsidRPr="00A35F98" w:rsidDel="00A35F98">
                <w:rPr>
                  <w:rFonts w:eastAsia="Times New Roman"/>
                  <w:b/>
                  <w:bCs/>
                  <w:kern w:val="0"/>
                  <w:lang w:bidi="ar-SA"/>
                  <w14:ligatures w14:val="none"/>
                  <w:rPrChange w:id="2702" w:author="arun kumar" w:date="2026-07-27T20:18:00Z" w16du:dateUtc="2026-07-27T12:18:00Z">
                    <w:rPr>
                      <w:rFonts w:eastAsia="Times New Roman"/>
                      <w:kern w:val="0"/>
                      <w:lang w:bidi="ar-SA"/>
                      <w14:ligatures w14:val="none"/>
                    </w:rPr>
                  </w:rPrChange>
                </w:rPr>
                <w:delText xml:space="preserve">. </w:delText>
              </w:r>
            </w:del>
          </w:p>
          <w:p w14:paraId="383F81A3" w14:textId="5207700D" w:rsidR="00A35F98" w:rsidRPr="00A35F98" w:rsidRDefault="00A35F98" w:rsidP="00A35F98">
            <w:pPr>
              <w:spacing w:after="200"/>
              <w:rPr>
                <w:rFonts w:eastAsia="Times New Roman"/>
                <w:b/>
                <w:bCs/>
                <w:kern w:val="0"/>
                <w:lang w:bidi="ar-SA"/>
                <w14:ligatures w14:val="none"/>
                <w:rPrChange w:id="2703" w:author="arun kumar" w:date="2026-07-27T20:18:00Z" w16du:dateUtc="2026-07-27T12:18:00Z">
                  <w:rPr>
                    <w:rFonts w:eastAsia="Times New Roman"/>
                    <w:kern w:val="0"/>
                    <w:lang w:bidi="ar-SA"/>
                    <w14:ligatures w14:val="none"/>
                  </w:rPr>
                </w:rPrChange>
              </w:rPr>
              <w:pPrChange w:id="2704" w:author="arun kumar" w:date="2026-07-27T20:20:00Z" w16du:dateUtc="2026-07-27T12:20:00Z">
                <w:pPr>
                  <w:spacing w:before="100" w:beforeAutospacing="1" w:after="100" w:afterAutospacing="1" w:line="240" w:lineRule="auto"/>
                  <w:jc w:val="left"/>
                </w:pPr>
              </w:pPrChange>
            </w:pPr>
            <w:ins w:id="2705" w:author="arun kumar" w:date="2026-07-27T20:20:00Z" w16du:dateUtc="2026-07-27T12:20:00Z">
              <w:r>
                <w:t>Where</w:t>
              </w:r>
              <w:r w:rsidRPr="00623A3D">
                <w:t xml:space="preserve"> </w:t>
              </w:r>
            </w:ins>
            <m:oMath>
              <m:sSubSup>
                <m:sSubSupPr>
                  <m:ctrlPr>
                    <w:ins w:id="2706" w:author="arun kumar" w:date="2026-07-27T20:20:00Z" w16du:dateUtc="2026-07-27T12:20:00Z">
                      <w:rPr>
                        <w:rFonts w:ascii="Cambria Math" w:hAnsi="Cambria Math"/>
                      </w:rPr>
                    </w:ins>
                  </m:ctrlPr>
                </m:sSubSupPr>
                <m:e>
                  <m:r>
                    <w:ins w:id="2707" w:author="arun kumar" w:date="2026-07-27T20:20:00Z" w16du:dateUtc="2026-07-27T12:20:00Z">
                      <w:rPr>
                        <w:rFonts w:ascii="Cambria Math" w:hAnsi="Cambria Math"/>
                      </w:rPr>
                      <m:t>d</m:t>
                    </w:ins>
                  </m:r>
                </m:e>
                <m:sub>
                  <m:r>
                    <w:ins w:id="2708" w:author="arun kumar" w:date="2026-07-27T20:20:00Z" w16du:dateUtc="2026-07-27T12:20:00Z">
                      <w:rPr>
                        <w:rFonts w:ascii="Cambria Math" w:hAnsi="Cambria Math"/>
                      </w:rPr>
                      <m:t>i</m:t>
                    </w:ins>
                  </m:r>
                </m:sub>
                <m:sup>
                  <m:r>
                    <w:ins w:id="2709" w:author="arun kumar" w:date="2026-07-27T20:20:00Z" w16du:dateUtc="2026-07-27T12:20:00Z">
                      <m:rPr>
                        <m:sty m:val="p"/>
                      </m:rPr>
                      <w:rPr>
                        <w:rFonts w:ascii="Cambria Math" w:hAnsi="Cambria Math"/>
                      </w:rPr>
                      <m:t>arr</m:t>
                    </w:ins>
                  </m:r>
                </m:sup>
              </m:sSubSup>
            </m:oMath>
            <w:ins w:id="2710" w:author="arun kumar" w:date="2026-07-27T20:20:00Z" w16du:dateUtc="2026-07-27T12:20:00Z">
              <w:r w:rsidRPr="00623A3D">
                <w:t xml:space="preserve">denotes the planning day on which maintenance-eligible flight </w:t>
              </w:r>
            </w:ins>
            <m:oMath>
              <m:r>
                <w:ins w:id="2711" w:author="arun kumar" w:date="2026-07-27T20:20:00Z" w16du:dateUtc="2026-07-27T12:20:00Z">
                  <w:rPr>
                    <w:rFonts w:ascii="Cambria Math" w:hAnsi="Cambria Math"/>
                  </w:rPr>
                  <m:t>i</m:t>
                </w:ins>
              </m:r>
              <m:r>
                <w:ins w:id="2712" w:author="arun kumar" w:date="2026-07-27T20:20:00Z" w16du:dateUtc="2026-07-27T12:20:00Z">
                  <w:rPr>
                    <w:rFonts w:ascii="Cambria Math" w:hAnsi="Cambria Math"/>
                  </w:rPr>
                  <m:t xml:space="preserve"> </m:t>
                </w:ins>
              </m:r>
            </m:oMath>
            <w:ins w:id="2713" w:author="arun kumar" w:date="2026-07-27T20:20:00Z" w16du:dateUtc="2026-07-27T12:20:00Z">
              <w:r w:rsidRPr="00623A3D">
                <w:t>arrives</w:t>
              </w:r>
              <w:r>
                <w:t xml:space="preserve"> - t</w:t>
              </w:r>
              <w:r w:rsidRPr="00623A3D">
                <w:t xml:space="preserve">his constraint ensures that maintenance check </w:t>
              </w:r>
            </w:ins>
            <m:oMath>
              <m:r>
                <w:ins w:id="2714" w:author="arun kumar" w:date="2026-07-27T20:20:00Z" w16du:dateUtc="2026-07-27T12:20:00Z">
                  <w:rPr>
                    <w:rFonts w:ascii="Cambria Math" w:hAnsi="Cambria Math"/>
                  </w:rPr>
                  <m:t>c</m:t>
                </w:ins>
              </m:r>
            </m:oMath>
            <w:ins w:id="2715" w:author="arun kumar" w:date="2026-07-27T20:20:00Z" w16du:dateUtc="2026-07-27T12:20:00Z">
              <w:r w:rsidRPr="00623A3D">
                <w:t xml:space="preserve">cannot be triggered for aircraft </w:t>
              </w:r>
            </w:ins>
            <m:oMath>
              <m:r>
                <w:ins w:id="2716" w:author="arun kumar" w:date="2026-07-27T20:20:00Z" w16du:dateUtc="2026-07-27T12:20:00Z">
                  <w:rPr>
                    <w:rFonts w:ascii="Cambria Math" w:hAnsi="Cambria Math"/>
                  </w:rPr>
                  <m:t>j</m:t>
                </w:ins>
              </m:r>
            </m:oMath>
            <w:ins w:id="2717" w:author="arun kumar" w:date="2026-07-27T20:20:00Z" w16du:dateUtc="2026-07-27T12:20:00Z">
              <w:r w:rsidRPr="00623A3D">
                <w:t xml:space="preserve">before the arrival day of flight </w:t>
              </w:r>
            </w:ins>
            <m:oMath>
              <m:r>
                <w:ins w:id="2718" w:author="arun kumar" w:date="2026-07-27T20:20:00Z" w16du:dateUtc="2026-07-27T12:20:00Z">
                  <w:rPr>
                    <w:rFonts w:ascii="Cambria Math" w:hAnsi="Cambria Math"/>
                  </w:rPr>
                  <m:t>i</m:t>
                </w:ins>
              </m:r>
            </m:oMath>
            <w:ins w:id="2719" w:author="arun kumar" w:date="2026-07-27T20:20:00Z" w16du:dateUtc="2026-07-27T12:20:00Z">
              <w:r w:rsidRPr="00623A3D">
                <w:t xml:space="preserve">. Thus, any maintenance activity associated with flight </w:t>
              </w:r>
            </w:ins>
            <m:oMath>
              <m:r>
                <w:ins w:id="2720" w:author="arun kumar" w:date="2026-07-27T20:20:00Z" w16du:dateUtc="2026-07-27T12:20:00Z">
                  <w:rPr>
                    <w:rFonts w:ascii="Cambria Math" w:hAnsi="Cambria Math"/>
                  </w:rPr>
                  <m:t>i</m:t>
                </w:ins>
              </m:r>
            </m:oMath>
            <w:ins w:id="2721" w:author="arun kumar" w:date="2026-07-27T20:20:00Z" w16du:dateUtc="2026-07-27T12:20:00Z">
              <w:r w:rsidRPr="00623A3D">
                <w:t>may begin only on or after the aircraft completes that flight</w:t>
              </w:r>
            </w:ins>
          </w:p>
        </w:tc>
        <w:tc>
          <w:tcPr>
            <w:tcW w:w="6722" w:type="dxa"/>
            <w:tcPrChange w:id="2722" w:author="arun kumar" w:date="2026-07-28T22:03:00Z" w16du:dateUtc="2026-07-28T14:03:00Z">
              <w:tcPr>
                <w:tcW w:w="6570" w:type="dxa"/>
              </w:tcPr>
            </w:tcPrChange>
          </w:tcPr>
          <w:p w14:paraId="775D1E5B" w14:textId="63DCB830" w:rsidR="005A23F4" w:rsidRDefault="00A35F98" w:rsidP="009E7793">
            <w:pPr>
              <w:spacing w:before="100" w:beforeAutospacing="1" w:after="100" w:afterAutospacing="1" w:line="240" w:lineRule="auto"/>
              <w:jc w:val="left"/>
              <w:rPr>
                <w:rFonts w:eastAsia="Times New Roman"/>
                <w:kern w:val="0"/>
                <w:lang w:bidi="ar-SA"/>
                <w14:ligatures w14:val="none"/>
              </w:rPr>
            </w:pPr>
            <m:oMath>
              <m:sSub>
                <m:sSubPr>
                  <m:ctrlPr>
                    <w:ins w:id="2723" w:author="arun kumar" w:date="2026-07-27T20:19:00Z" w16du:dateUtc="2026-07-27T12:19:00Z">
                      <w:rPr>
                        <w:rFonts w:ascii="Cambria Math" w:hAnsi="Cambria Math"/>
                      </w:rPr>
                    </w:ins>
                  </m:ctrlPr>
                </m:sSubPr>
                <m:e>
                  <m:r>
                    <w:ins w:id="2724" w:author="arun kumar" w:date="2026-07-27T20:19:00Z" w16du:dateUtc="2026-07-27T12:19:00Z">
                      <w:rPr>
                        <w:rFonts w:ascii="Cambria Math" w:hAnsi="Cambria Math"/>
                      </w:rPr>
                      <m:t>z</m:t>
                    </w:ins>
                  </m:r>
                </m:e>
                <m:sub>
                  <m:r>
                    <w:ins w:id="2725" w:author="arun kumar" w:date="2026-07-27T20:19:00Z" w16du:dateUtc="2026-07-27T12:19:00Z">
                      <w:rPr>
                        <w:rFonts w:ascii="Cambria Math" w:hAnsi="Cambria Math"/>
                      </w:rPr>
                      <m:t>ijdc</m:t>
                    </w:ins>
                  </m:r>
                </m:sub>
              </m:sSub>
              <m:r>
                <w:ins w:id="2726" w:author="arun kumar" w:date="2026-07-27T20:19:00Z" w16du:dateUtc="2026-07-27T12:19:00Z">
                  <w:rPr>
                    <w:rFonts w:ascii="Cambria Math" w:hAnsi="Cambria Math"/>
                  </w:rPr>
                  <m:t>=0, ∀i∈</m:t>
                </w:ins>
              </m:r>
              <m:sSup>
                <m:sSupPr>
                  <m:ctrlPr>
                    <w:ins w:id="2727" w:author="arun kumar" w:date="2026-07-27T20:19:00Z" w16du:dateUtc="2026-07-27T12:19:00Z">
                      <w:rPr>
                        <w:rFonts w:ascii="Cambria Math" w:hAnsi="Cambria Math"/>
                      </w:rPr>
                    </w:ins>
                  </m:ctrlPr>
                </m:sSupPr>
                <m:e>
                  <m:r>
                    <w:ins w:id="2728" w:author="arun kumar" w:date="2026-07-27T20:19:00Z" w16du:dateUtc="2026-07-27T12:19:00Z">
                      <m:rPr>
                        <m:scr m:val="script"/>
                      </m:rPr>
                      <w:rPr>
                        <w:rFonts w:ascii="Cambria Math" w:hAnsi="Cambria Math"/>
                      </w:rPr>
                      <m:t>F</m:t>
                    </w:ins>
                  </m:r>
                </m:e>
                <m:sup>
                  <m:r>
                    <w:ins w:id="2729" w:author="arun kumar" w:date="2026-07-27T20:19:00Z" w16du:dateUtc="2026-07-27T12:19:00Z">
                      <w:rPr>
                        <w:rFonts w:ascii="Cambria Math" w:hAnsi="Cambria Math"/>
                      </w:rPr>
                      <m:t>M</m:t>
                    </w:ins>
                  </m:r>
                </m:sup>
              </m:sSup>
              <m:r>
                <w:ins w:id="2730" w:author="arun kumar" w:date="2026-07-27T20:19:00Z" w16du:dateUtc="2026-07-27T12:19:00Z">
                  <w:rPr>
                    <w:rFonts w:ascii="Cambria Math" w:hAnsi="Cambria Math"/>
                  </w:rPr>
                  <m:t>,</m:t>
                </w:ins>
              </m:r>
              <m:r>
                <w:ins w:id="2731" w:author="arun kumar" w:date="2026-07-27T20:19:00Z" w16du:dateUtc="2026-07-27T12:19:00Z">
                  <m:rPr>
                    <m:nor/>
                  </m:rPr>
                  <w:rPr>
                    <w:rFonts w:ascii="Arial" w:hAnsi="Arial" w:cs="Arial"/>
                  </w:rPr>
                  <m:t>  </m:t>
                </w:ins>
              </m:r>
              <m:r>
                <w:ins w:id="2732" w:author="arun kumar" w:date="2026-07-27T20:19:00Z" w16du:dateUtc="2026-07-27T12:19:00Z">
                  <w:rPr>
                    <w:rFonts w:ascii="Cambria Math" w:hAnsi="Cambria Math"/>
                  </w:rPr>
                  <m:t>∀j∈</m:t>
                </w:ins>
              </m:r>
              <m:r>
                <w:ins w:id="2733" w:author="arun kumar" w:date="2026-07-27T20:19:00Z" w16du:dateUtc="2026-07-27T12:19:00Z">
                  <m:rPr>
                    <m:scr m:val="script"/>
                  </m:rPr>
                  <w:rPr>
                    <w:rFonts w:ascii="Cambria Math" w:hAnsi="Cambria Math"/>
                  </w:rPr>
                  <m:t>P,</m:t>
                </w:ins>
              </m:r>
              <m:r>
                <w:ins w:id="2734" w:author="arun kumar" w:date="2026-07-27T20:19:00Z" w16du:dateUtc="2026-07-27T12:19:00Z">
                  <m:rPr>
                    <m:nor/>
                  </m:rPr>
                  <w:rPr>
                    <w:rFonts w:ascii="Arial" w:hAnsi="Arial" w:cs="Arial"/>
                  </w:rPr>
                  <m:t>  </m:t>
                </w:ins>
              </m:r>
              <m:r>
                <w:ins w:id="2735" w:author="arun kumar" w:date="2026-07-27T20:19:00Z" w16du:dateUtc="2026-07-27T12:19:00Z">
                  <w:rPr>
                    <w:rFonts w:ascii="Cambria Math" w:hAnsi="Cambria Math"/>
                  </w:rPr>
                  <m:t>∀c∈</m:t>
                </w:ins>
              </m:r>
              <m:r>
                <w:ins w:id="2736" w:author="arun kumar" w:date="2026-07-27T20:19:00Z" w16du:dateUtc="2026-07-27T12:19:00Z">
                  <m:rPr>
                    <m:scr m:val="script"/>
                  </m:rPr>
                  <w:rPr>
                    <w:rFonts w:ascii="Cambria Math" w:hAnsi="Cambria Math"/>
                  </w:rPr>
                  <m:t>C,</m:t>
                </w:ins>
              </m:r>
              <m:r>
                <w:ins w:id="2737" w:author="arun kumar" w:date="2026-07-27T20:19:00Z" w16du:dateUtc="2026-07-27T12:19:00Z">
                  <m:rPr>
                    <m:nor/>
                  </m:rPr>
                  <w:rPr>
                    <w:rFonts w:ascii="Arial" w:hAnsi="Arial" w:cs="Arial"/>
                  </w:rPr>
                  <m:t>  </m:t>
                </w:ins>
              </m:r>
              <m:r>
                <w:ins w:id="2738" w:author="arun kumar" w:date="2026-07-27T20:19:00Z" w16du:dateUtc="2026-07-27T12:19:00Z">
                  <w:rPr>
                    <w:rFonts w:ascii="Cambria Math" w:hAnsi="Cambria Math"/>
                  </w:rPr>
                  <m:t>∀d∈</m:t>
                </w:ins>
              </m:r>
              <m:r>
                <w:ins w:id="2739" w:author="arun kumar" w:date="2026-07-27T20:19:00Z" w16du:dateUtc="2026-07-27T12:19:00Z">
                  <m:rPr>
                    <m:scr m:val="script"/>
                  </m:rPr>
                  <w:rPr>
                    <w:rFonts w:ascii="Cambria Math" w:hAnsi="Cambria Math"/>
                  </w:rPr>
                  <m:t>D:</m:t>
                </w:ins>
              </m:r>
              <m:r>
                <w:ins w:id="2740" w:author="arun kumar" w:date="2026-07-27T20:19:00Z" w16du:dateUtc="2026-07-27T12:19:00Z">
                  <w:rPr>
                    <w:rFonts w:ascii="Cambria Math" w:hAnsi="Cambria Math"/>
                  </w:rPr>
                  <m:t>d&lt;</m:t>
                </w:ins>
              </m:r>
              <m:sSubSup>
                <m:sSubSupPr>
                  <m:ctrlPr>
                    <w:ins w:id="2741" w:author="arun kumar" w:date="2026-07-27T20:19:00Z" w16du:dateUtc="2026-07-27T12:19:00Z">
                      <w:rPr>
                        <w:rFonts w:ascii="Cambria Math" w:hAnsi="Cambria Math"/>
                      </w:rPr>
                    </w:ins>
                  </m:ctrlPr>
                </m:sSubSupPr>
                <m:e>
                  <m:r>
                    <w:ins w:id="2742" w:author="arun kumar" w:date="2026-07-27T20:19:00Z" w16du:dateUtc="2026-07-27T12:19:00Z">
                      <w:rPr>
                        <w:rFonts w:ascii="Cambria Math" w:hAnsi="Cambria Math"/>
                      </w:rPr>
                      <m:t>d</m:t>
                    </w:ins>
                  </m:r>
                </m:e>
                <m:sub>
                  <m:r>
                    <w:ins w:id="2743" w:author="arun kumar" w:date="2026-07-27T20:19:00Z" w16du:dateUtc="2026-07-27T12:19:00Z">
                      <w:rPr>
                        <w:rFonts w:ascii="Cambria Math" w:hAnsi="Cambria Math"/>
                      </w:rPr>
                      <m:t>i</m:t>
                    </w:ins>
                  </m:r>
                </m:sub>
                <m:sup>
                  <m:r>
                    <w:ins w:id="2744" w:author="arun kumar" w:date="2026-07-27T20:19:00Z" w16du:dateUtc="2026-07-27T12:19:00Z">
                      <m:rPr>
                        <m:sty m:val="p"/>
                      </m:rPr>
                      <w:rPr>
                        <w:rFonts w:ascii="Cambria Math" w:hAnsi="Cambria Math"/>
                      </w:rPr>
                      <m:t>arr</m:t>
                    </w:ins>
                  </m:r>
                </m:sup>
              </m:sSubSup>
              <m:nary>
                <m:naryPr>
                  <m:chr m:val="∑"/>
                  <m:limLoc m:val="undOvr"/>
                  <m:subHide m:val="1"/>
                  <m:supHide m:val="1"/>
                  <m:ctrlPr>
                    <w:del w:id="2745" w:author="arun kumar" w:date="2026-07-27T20:18:00Z" w16du:dateUtc="2026-07-27T12:18:00Z">
                      <w:rPr>
                        <w:rFonts w:ascii="Cambria Math" w:eastAsia="Times New Roman" w:hAnsi="Cambria Math"/>
                        <w:i/>
                        <w:kern w:val="0"/>
                        <w:lang w:bidi="ar-SA"/>
                        <w14:ligatures w14:val="none"/>
                      </w:rPr>
                    </w:del>
                  </m:ctrlPr>
                </m:naryPr>
                <m:sub/>
                <m:sup/>
                <m:e>
                  <m:sSub>
                    <m:sSubPr>
                      <m:ctrlPr>
                        <w:del w:id="2746" w:author="arun kumar" w:date="2026-07-27T20:18:00Z" w16du:dateUtc="2026-07-27T12:18:00Z">
                          <w:rPr>
                            <w:rFonts w:ascii="Cambria Math" w:eastAsia="Times New Roman" w:hAnsi="Cambria Math"/>
                            <w:i/>
                            <w:kern w:val="0"/>
                            <w:lang w:bidi="ar-SA"/>
                            <w14:ligatures w14:val="none"/>
                          </w:rPr>
                        </w:del>
                      </m:ctrlPr>
                    </m:sSubPr>
                    <m:e>
                      <m:r>
                        <w:del w:id="2747" w:author="arun kumar" w:date="2026-07-27T20:18:00Z" w16du:dateUtc="2026-07-27T12:18:00Z">
                          <w:rPr>
                            <w:rFonts w:ascii="Cambria Math" w:eastAsia="Times New Roman" w:hAnsi="Cambria Math"/>
                            <w:kern w:val="0"/>
                            <w:lang w:bidi="ar-SA"/>
                            <w14:ligatures w14:val="none"/>
                          </w:rPr>
                          <m:t>x</m:t>
                        </w:del>
                      </m:r>
                    </m:e>
                    <m:sub>
                      <m:r>
                        <w:del w:id="2748" w:author="arun kumar" w:date="2026-07-27T20:18:00Z" w16du:dateUtc="2026-07-27T12:18:00Z">
                          <w:rPr>
                            <w:rFonts w:ascii="Cambria Math" w:eastAsia="Times New Roman" w:hAnsi="Cambria Math"/>
                            <w:kern w:val="0"/>
                            <w:lang w:bidi="ar-SA"/>
                            <w14:ligatures w14:val="none"/>
                          </w:rPr>
                          <m:t>ij</m:t>
                        </w:del>
                      </m:r>
                    </m:sub>
                  </m:sSub>
                </m:e>
              </m:nary>
            </m:oMath>
            <w:del w:id="2749" w:author="arun kumar" w:date="2026-07-27T20:18:00Z" w16du:dateUtc="2026-07-27T12:18:00Z">
              <w:r w:rsidR="008F3D42" w:rsidDel="00A35F98">
                <w:rPr>
                  <w:rFonts w:eastAsia="Times New Roman"/>
                  <w:kern w:val="0"/>
                  <w:lang w:bidi="ar-SA"/>
                  <w14:ligatures w14:val="none"/>
                </w:rPr>
                <w:delText xml:space="preserve">+ </w:delText>
              </w:r>
            </w:del>
            <m:oMath>
              <m:sSub>
                <m:sSubPr>
                  <m:ctrlPr>
                    <w:del w:id="2750" w:author="arun kumar" w:date="2026-07-27T20:18:00Z" w16du:dateUtc="2026-07-27T12:18:00Z">
                      <w:rPr>
                        <w:rFonts w:ascii="Cambria Math" w:eastAsia="Times New Roman" w:hAnsi="Cambria Math"/>
                        <w:i/>
                        <w:kern w:val="0"/>
                        <w:lang w:bidi="ar-SA"/>
                        <w14:ligatures w14:val="none"/>
                      </w:rPr>
                    </w:del>
                  </m:ctrlPr>
                </m:sSubPr>
                <m:e>
                  <m:nary>
                    <m:naryPr>
                      <m:chr m:val="∑"/>
                      <m:limLoc m:val="undOvr"/>
                      <m:subHide m:val="1"/>
                      <m:supHide m:val="1"/>
                      <m:ctrlPr>
                        <w:del w:id="2751" w:author="arun kumar" w:date="2026-07-27T20:18:00Z" w16du:dateUtc="2026-07-27T12:18:00Z">
                          <w:rPr>
                            <w:rFonts w:ascii="Cambria Math" w:eastAsia="Times New Roman" w:hAnsi="Cambria Math"/>
                            <w:i/>
                            <w:kern w:val="0"/>
                            <w:lang w:bidi="ar-SA"/>
                            <w14:ligatures w14:val="none"/>
                          </w:rPr>
                        </w:del>
                      </m:ctrlPr>
                    </m:naryPr>
                    <m:sub/>
                    <m:sup/>
                    <m:e>
                      <m:r>
                        <w:del w:id="2752" w:author="arun kumar" w:date="2026-07-27T20:18:00Z" w16du:dateUtc="2026-07-27T12:18:00Z">
                          <w:rPr>
                            <w:rFonts w:ascii="Cambria Math" w:eastAsia="Times New Roman" w:hAnsi="Cambria Math"/>
                            <w:kern w:val="0"/>
                            <w:lang w:bidi="ar-SA"/>
                            <w14:ligatures w14:val="none"/>
                          </w:rPr>
                          <m:t>g</m:t>
                        </w:del>
                      </m:r>
                    </m:e>
                  </m:nary>
                </m:e>
                <m:sub>
                  <m:r>
                    <w:del w:id="2753" w:author="arun kumar" w:date="2026-07-27T20:18:00Z" w16du:dateUtc="2026-07-27T12:18:00Z">
                      <w:rPr>
                        <w:rFonts w:ascii="Cambria Math" w:eastAsia="Times New Roman" w:hAnsi="Cambria Math"/>
                        <w:kern w:val="0"/>
                        <w:lang w:bidi="ar-SA"/>
                        <w14:ligatures w14:val="none"/>
                      </w:rPr>
                      <m:t>i,t,t-1,a</m:t>
                    </w:del>
                  </m:r>
                </m:sub>
              </m:sSub>
            </m:oMath>
            <w:del w:id="2754" w:author="arun kumar" w:date="2026-07-27T20:18:00Z" w16du:dateUtc="2026-07-27T12:18:00Z">
              <w:r w:rsidR="005B6FEF" w:rsidDel="00A35F98">
                <w:rPr>
                  <w:rFonts w:eastAsia="Times New Roman"/>
                  <w:kern w:val="0"/>
                  <w:lang w:bidi="ar-SA"/>
                  <w14:ligatures w14:val="none"/>
                </w:rPr>
                <w:delText xml:space="preserve">+ </w:delText>
              </w:r>
            </w:del>
            <m:oMath>
              <m:nary>
                <m:naryPr>
                  <m:chr m:val="∑"/>
                  <m:limLoc m:val="undOvr"/>
                  <m:supHide m:val="1"/>
                  <m:ctrlPr>
                    <w:del w:id="2755" w:author="arun kumar" w:date="2026-07-27T20:18:00Z" w16du:dateUtc="2026-07-27T12:18:00Z">
                      <w:rPr>
                        <w:rFonts w:ascii="Cambria Math" w:eastAsia="Times New Roman" w:hAnsi="Cambria Math"/>
                        <w:i/>
                        <w:kern w:val="0"/>
                        <w:lang w:bidi="ar-SA"/>
                        <w14:ligatures w14:val="none"/>
                      </w:rPr>
                    </w:del>
                  </m:ctrlPr>
                </m:naryPr>
                <m:sub>
                  <m:r>
                    <w:del w:id="2756" w:author="arun kumar" w:date="2026-07-27T20:18:00Z" w16du:dateUtc="2026-07-27T12:18:00Z">
                      <w:rPr>
                        <w:rFonts w:ascii="Cambria Math" w:eastAsia="Times New Roman" w:hAnsi="Cambria Math"/>
                        <w:kern w:val="0"/>
                        <w:lang w:bidi="ar-SA"/>
                        <w14:ligatures w14:val="none"/>
                      </w:rPr>
                      <m:t>t,M</m:t>
                    </w:del>
                  </m:r>
                </m:sub>
                <m:sup/>
                <m:e>
                  <m:sSubSup>
                    <m:sSubSupPr>
                      <m:ctrlPr>
                        <w:del w:id="2757" w:author="arun kumar" w:date="2026-07-27T20:18:00Z" w16du:dateUtc="2026-07-27T12:18:00Z">
                          <w:rPr>
                            <w:rFonts w:ascii="Cambria Math" w:eastAsia="Times New Roman" w:hAnsi="Cambria Math"/>
                            <w:i/>
                            <w:kern w:val="0"/>
                            <w:lang w:bidi="ar-SA"/>
                            <w14:ligatures w14:val="none"/>
                          </w:rPr>
                        </w:del>
                      </m:ctrlPr>
                    </m:sSubSupPr>
                    <m:e>
                      <m:r>
                        <w:del w:id="2758" w:author="arun kumar" w:date="2026-07-27T20:18:00Z" w16du:dateUtc="2026-07-27T12:18:00Z">
                          <w:rPr>
                            <w:rFonts w:ascii="Cambria Math" w:eastAsia="Times New Roman" w:hAnsi="Cambria Math"/>
                            <w:kern w:val="0"/>
                            <w:lang w:bidi="ar-SA"/>
                            <w14:ligatures w14:val="none"/>
                          </w:rPr>
                          <m:t>m</m:t>
                        </w:del>
                      </m:r>
                    </m:e>
                    <m:sub>
                      <m:r>
                        <w:del w:id="2759" w:author="arun kumar" w:date="2026-07-27T20:18:00Z" w16du:dateUtc="2026-07-27T12:18:00Z">
                          <w:rPr>
                            <w:rFonts w:ascii="Cambria Math" w:eastAsia="Times New Roman" w:hAnsi="Cambria Math"/>
                            <w:kern w:val="0"/>
                            <w:lang w:bidi="ar-SA"/>
                            <w14:ligatures w14:val="none"/>
                          </w:rPr>
                          <m:t>i, t, t-1,a</m:t>
                        </w:del>
                      </m:r>
                    </m:sub>
                    <m:sup>
                      <m:r>
                        <w:del w:id="2760" w:author="arun kumar" w:date="2026-07-27T20:18:00Z" w16du:dateUtc="2026-07-27T12:18:00Z">
                          <w:rPr>
                            <w:rFonts w:ascii="Cambria Math" w:eastAsia="Times New Roman" w:hAnsi="Cambria Math"/>
                            <w:kern w:val="0"/>
                            <w:lang w:bidi="ar-SA"/>
                            <w14:ligatures w14:val="none"/>
                          </w:rPr>
                          <m:t>M</m:t>
                        </w:del>
                      </m:r>
                    </m:sup>
                  </m:sSubSup>
                </m:e>
              </m:nary>
            </m:oMath>
            <w:del w:id="2761" w:author="arun kumar" w:date="2026-07-27T20:18:00Z" w16du:dateUtc="2026-07-27T12:18:00Z">
              <w:r w:rsidR="008F3D42" w:rsidDel="00A35F98">
                <w:rPr>
                  <w:rFonts w:eastAsia="Times New Roman"/>
                  <w:kern w:val="0"/>
                  <w:lang w:bidi="ar-SA"/>
                  <w14:ligatures w14:val="none"/>
                </w:rPr>
                <w:delText xml:space="preserve"> &lt;= 1; </w:delText>
              </w:r>
              <w:r w:rsidR="00506FBB" w:rsidDel="00A35F98">
                <w:rPr>
                  <w:rFonts w:eastAsia="Times New Roman"/>
                  <w:kern w:val="0"/>
                  <w:lang w:bidi="ar-SA"/>
                  <w14:ligatures w14:val="none"/>
                </w:rPr>
                <w:delText xml:space="preserve"> For all nodes (i, t, a)</w:delText>
              </w:r>
            </w:del>
          </w:p>
        </w:tc>
      </w:tr>
      <w:tr w:rsidR="005323A4" w14:paraId="69D940C8" w14:textId="77777777" w:rsidTr="00636A4A">
        <w:trPr>
          <w:trHeight w:val="263"/>
          <w:trPrChange w:id="2762" w:author="arun kumar" w:date="2026-07-28T22:03:00Z" w16du:dateUtc="2026-07-28T14:03:00Z">
            <w:trPr>
              <w:trHeight w:val="263"/>
            </w:trPr>
          </w:trPrChange>
        </w:trPr>
        <w:tc>
          <w:tcPr>
            <w:tcW w:w="3268" w:type="dxa"/>
            <w:tcPrChange w:id="2763" w:author="arun kumar" w:date="2026-07-28T22:03:00Z" w16du:dateUtc="2026-07-28T14:03:00Z">
              <w:tcPr>
                <w:tcW w:w="3420" w:type="dxa"/>
                <w:gridSpan w:val="2"/>
              </w:tcPr>
            </w:tcPrChange>
          </w:tcPr>
          <w:p w14:paraId="05BAB967" w14:textId="77777777" w:rsidR="005323A4" w:rsidRPr="00A35F98" w:rsidRDefault="00A35F98" w:rsidP="00387A0B">
            <w:pPr>
              <w:spacing w:before="100" w:beforeAutospacing="1" w:after="100" w:afterAutospacing="1" w:line="240" w:lineRule="auto"/>
              <w:jc w:val="left"/>
              <w:rPr>
                <w:ins w:id="2764" w:author="arun kumar" w:date="2026-07-27T20:20:00Z" w16du:dateUtc="2026-07-27T12:20:00Z"/>
                <w:rFonts w:eastAsia="Times New Roman"/>
                <w:b/>
                <w:bCs/>
                <w:kern w:val="0"/>
                <w:lang w:bidi="ar-SA"/>
                <w14:ligatures w14:val="none"/>
              </w:rPr>
            </w:pPr>
            <w:ins w:id="2765" w:author="arun kumar" w:date="2026-07-27T20:20:00Z" w16du:dateUtc="2026-07-27T12:20:00Z">
              <w:r w:rsidRPr="00A35F98">
                <w:rPr>
                  <w:b/>
                  <w:bCs/>
                  <w:rPrChange w:id="2766" w:author="arun kumar" w:date="2026-07-27T20:21:00Z" w16du:dateUtc="2026-07-27T12:21:00Z">
                    <w:rPr/>
                  </w:rPrChange>
                </w:rPr>
                <w:t>Linking maintenance triggers to maintenance starts</w:t>
              </w:r>
              <w:r w:rsidRPr="00A35F98" w:rsidDel="00A35F98">
                <w:rPr>
                  <w:rFonts w:eastAsia="Times New Roman"/>
                  <w:b/>
                  <w:bCs/>
                  <w:kern w:val="0"/>
                  <w:lang w:bidi="ar-SA"/>
                  <w14:ligatures w14:val="none"/>
                </w:rPr>
                <w:t xml:space="preserve"> </w:t>
              </w:r>
            </w:ins>
            <w:del w:id="2767" w:author="arun kumar" w:date="2026-07-27T20:18:00Z" w16du:dateUtc="2026-07-27T12:18:00Z">
              <w:r w:rsidR="00AF0AEF" w:rsidRPr="00A35F98" w:rsidDel="00A35F98">
                <w:rPr>
                  <w:rFonts w:eastAsia="Times New Roman"/>
                  <w:b/>
                  <w:bCs/>
                  <w:kern w:val="0"/>
                  <w:lang w:bidi="ar-SA"/>
                  <w14:ligatures w14:val="none"/>
                </w:rPr>
                <w:delText>Maintenance Flow constraints</w:delText>
              </w:r>
            </w:del>
          </w:p>
          <w:p w14:paraId="09003A4C" w14:textId="77777777" w:rsidR="00A35F98" w:rsidRPr="00623A3D" w:rsidRDefault="00A35F98" w:rsidP="00A35F98">
            <w:pPr>
              <w:pStyle w:val="BodyText"/>
              <w:rPr>
                <w:ins w:id="2768" w:author="arun kumar" w:date="2026-07-27T20:21:00Z" w16du:dateUtc="2026-07-27T12:21:00Z"/>
              </w:rPr>
            </w:pPr>
            <w:ins w:id="2769" w:author="arun kumar" w:date="2026-07-27T20:21:00Z" w16du:dateUtc="2026-07-27T12:21:00Z">
              <w:r w:rsidRPr="00623A3D">
                <w:lastRenderedPageBreak/>
                <w:t xml:space="preserve">This constraint links the maintenance-trigger variables </w:t>
              </w:r>
            </w:ins>
            <m:oMath>
              <m:sSub>
                <m:sSubPr>
                  <m:ctrlPr>
                    <w:ins w:id="2770" w:author="arun kumar" w:date="2026-07-27T20:21:00Z" w16du:dateUtc="2026-07-27T12:21:00Z">
                      <w:rPr>
                        <w:rFonts w:ascii="Cambria Math" w:hAnsi="Cambria Math"/>
                      </w:rPr>
                    </w:ins>
                  </m:ctrlPr>
                </m:sSubPr>
                <m:e>
                  <m:r>
                    <w:ins w:id="2771" w:author="arun kumar" w:date="2026-07-27T20:21:00Z" w16du:dateUtc="2026-07-27T12:21:00Z">
                      <w:rPr>
                        <w:rFonts w:ascii="Cambria Math" w:hAnsi="Cambria Math"/>
                      </w:rPr>
                      <m:t>z</m:t>
                    </w:ins>
                  </m:r>
                </m:e>
                <m:sub>
                  <m:r>
                    <w:ins w:id="2772" w:author="arun kumar" w:date="2026-07-27T20:21:00Z" w16du:dateUtc="2026-07-27T12:21:00Z">
                      <w:rPr>
                        <w:rFonts w:ascii="Cambria Math" w:hAnsi="Cambria Math"/>
                      </w:rPr>
                      <m:t>ijdc</m:t>
                    </w:ins>
                  </m:r>
                </m:sub>
              </m:sSub>
            </m:oMath>
            <w:ins w:id="2773" w:author="arun kumar" w:date="2026-07-27T20:21:00Z" w16du:dateUtc="2026-07-27T12:21:00Z">
              <w:r w:rsidRPr="00623A3D">
                <w:t xml:space="preserve">with the daily maintenance-start variable </w:t>
              </w:r>
            </w:ins>
            <m:oMath>
              <m:sSub>
                <m:sSubPr>
                  <m:ctrlPr>
                    <w:ins w:id="2774" w:author="arun kumar" w:date="2026-07-27T20:21:00Z" w16du:dateUtc="2026-07-27T12:21:00Z">
                      <w:rPr>
                        <w:rFonts w:ascii="Cambria Math" w:hAnsi="Cambria Math"/>
                      </w:rPr>
                    </w:ins>
                  </m:ctrlPr>
                </m:sSubPr>
                <m:e>
                  <m:r>
                    <w:ins w:id="2775" w:author="arun kumar" w:date="2026-07-27T20:21:00Z" w16du:dateUtc="2026-07-27T12:21:00Z">
                      <w:rPr>
                        <w:rFonts w:ascii="Cambria Math" w:hAnsi="Cambria Math"/>
                      </w:rPr>
                      <m:t>y</m:t>
                    </w:ins>
                  </m:r>
                </m:e>
                <m:sub>
                  <m:r>
                    <w:ins w:id="2776" w:author="arun kumar" w:date="2026-07-27T20:21:00Z" w16du:dateUtc="2026-07-27T12:21:00Z">
                      <w:rPr>
                        <w:rFonts w:ascii="Cambria Math" w:hAnsi="Cambria Math"/>
                      </w:rPr>
                      <m:t>jdc</m:t>
                    </w:ins>
                  </m:r>
                </m:sub>
              </m:sSub>
            </m:oMath>
            <w:ins w:id="2777" w:author="arun kumar" w:date="2026-07-27T20:21:00Z" w16du:dateUtc="2026-07-27T12:21:00Z">
              <w:r w:rsidRPr="00623A3D">
                <w:t xml:space="preserve">. It ensures that </w:t>
              </w:r>
            </w:ins>
            <m:oMath>
              <m:sSub>
                <m:sSubPr>
                  <m:ctrlPr>
                    <w:ins w:id="2778" w:author="arun kumar" w:date="2026-07-27T20:21:00Z" w16du:dateUtc="2026-07-27T12:21:00Z">
                      <w:rPr>
                        <w:rFonts w:ascii="Cambria Math" w:hAnsi="Cambria Math"/>
                      </w:rPr>
                    </w:ins>
                  </m:ctrlPr>
                </m:sSubPr>
                <m:e>
                  <m:r>
                    <w:ins w:id="2779" w:author="arun kumar" w:date="2026-07-27T20:21:00Z" w16du:dateUtc="2026-07-27T12:21:00Z">
                      <w:rPr>
                        <w:rFonts w:ascii="Cambria Math" w:hAnsi="Cambria Math"/>
                      </w:rPr>
                      <m:t>y</m:t>
                    </w:ins>
                  </m:r>
                </m:e>
                <m:sub>
                  <m:r>
                    <w:ins w:id="2780" w:author="arun kumar" w:date="2026-07-27T20:21:00Z" w16du:dateUtc="2026-07-27T12:21:00Z">
                      <w:rPr>
                        <w:rFonts w:ascii="Cambria Math" w:hAnsi="Cambria Math"/>
                      </w:rPr>
                      <m:t>jdc</m:t>
                    </w:ins>
                  </m:r>
                </m:sub>
              </m:sSub>
              <m:r>
                <w:ins w:id="2781" w:author="arun kumar" w:date="2026-07-27T20:21:00Z" w16du:dateUtc="2026-07-27T12:21:00Z">
                  <w:rPr>
                    <w:rFonts w:ascii="Cambria Math" w:hAnsi="Cambria Math"/>
                  </w:rPr>
                  <m:t>=1</m:t>
                </w:ins>
              </m:r>
            </m:oMath>
            <w:ins w:id="2782" w:author="arun kumar" w:date="2026-07-27T20:21:00Z" w16du:dateUtc="2026-07-27T12:21:00Z">
              <w:r w:rsidRPr="00623A3D">
                <w:t xml:space="preserve">when maintenance check </w:t>
              </w:r>
            </w:ins>
            <m:oMath>
              <m:r>
                <w:ins w:id="2783" w:author="arun kumar" w:date="2026-07-27T20:21:00Z" w16du:dateUtc="2026-07-27T12:21:00Z">
                  <w:rPr>
                    <w:rFonts w:ascii="Cambria Math" w:hAnsi="Cambria Math"/>
                  </w:rPr>
                  <m:t>c</m:t>
                </w:ins>
              </m:r>
            </m:oMath>
            <w:ins w:id="2784" w:author="arun kumar" w:date="2026-07-27T20:21:00Z" w16du:dateUtc="2026-07-27T12:21:00Z">
              <w:r w:rsidRPr="00623A3D">
                <w:t xml:space="preserve">is initiated for aircraft </w:t>
              </w:r>
            </w:ins>
            <m:oMath>
              <m:r>
                <w:ins w:id="2785" w:author="arun kumar" w:date="2026-07-27T20:21:00Z" w16du:dateUtc="2026-07-27T12:21:00Z">
                  <w:rPr>
                    <w:rFonts w:ascii="Cambria Math" w:hAnsi="Cambria Math"/>
                  </w:rPr>
                  <m:t>j</m:t>
                </w:ins>
              </m:r>
            </m:oMath>
            <w:ins w:id="2786" w:author="arun kumar" w:date="2026-07-27T20:21:00Z" w16du:dateUtc="2026-07-27T12:21:00Z">
              <w:r w:rsidRPr="00623A3D">
                <w:t xml:space="preserve">on day </w:t>
              </w:r>
            </w:ins>
            <m:oMath>
              <m:r>
                <w:ins w:id="2787" w:author="arun kumar" w:date="2026-07-27T20:21:00Z" w16du:dateUtc="2026-07-27T12:21:00Z">
                  <w:rPr>
                    <w:rFonts w:ascii="Cambria Math" w:hAnsi="Cambria Math"/>
                  </w:rPr>
                  <m:t>d</m:t>
                </w:ins>
              </m:r>
            </m:oMath>
            <w:ins w:id="2788" w:author="arun kumar" w:date="2026-07-27T20:21:00Z" w16du:dateUtc="2026-07-27T12:21:00Z">
              <w:r w:rsidRPr="00623A3D">
                <w:t xml:space="preserve">after one maintenance-eligible flight </w:t>
              </w:r>
            </w:ins>
            <m:oMath>
              <m:r>
                <w:ins w:id="2789" w:author="arun kumar" w:date="2026-07-27T20:21:00Z" w16du:dateUtc="2026-07-27T12:21:00Z">
                  <w:rPr>
                    <w:rFonts w:ascii="Cambria Math" w:hAnsi="Cambria Math"/>
                  </w:rPr>
                  <m:t>i</m:t>
                </w:ins>
              </m:r>
            </m:oMath>
            <w:ins w:id="2790" w:author="arun kumar" w:date="2026-07-27T20:21:00Z" w16du:dateUtc="2026-07-27T12:21:00Z">
              <w:r w:rsidRPr="00623A3D">
                <w:t>.</w:t>
              </w:r>
            </w:ins>
          </w:p>
          <w:p w14:paraId="30E86FD4" w14:textId="68C91BBF" w:rsidR="00A35F98" w:rsidRDefault="00A35F98" w:rsidP="00A35F98">
            <w:pPr>
              <w:spacing w:before="100" w:beforeAutospacing="1" w:after="100" w:afterAutospacing="1" w:line="240" w:lineRule="auto"/>
              <w:jc w:val="left"/>
              <w:rPr>
                <w:rFonts w:eastAsia="Times New Roman"/>
                <w:b/>
                <w:bCs/>
                <w:kern w:val="0"/>
                <w:lang w:bidi="ar-SA"/>
                <w14:ligatures w14:val="none"/>
              </w:rPr>
            </w:pPr>
            <w:ins w:id="2791" w:author="arun kumar" w:date="2026-07-27T20:21:00Z" w16du:dateUtc="2026-07-27T12:21:00Z">
              <w:r w:rsidRPr="00623A3D">
                <w:t xml:space="preserve">Since </w:t>
              </w:r>
            </w:ins>
            <m:oMath>
              <m:sSub>
                <m:sSubPr>
                  <m:ctrlPr>
                    <w:ins w:id="2792" w:author="arun kumar" w:date="2026-07-27T20:21:00Z" w16du:dateUtc="2026-07-27T12:21:00Z">
                      <w:rPr>
                        <w:rFonts w:ascii="Cambria Math" w:hAnsi="Cambria Math"/>
                      </w:rPr>
                    </w:ins>
                  </m:ctrlPr>
                </m:sSubPr>
                <m:e>
                  <m:r>
                    <w:ins w:id="2793" w:author="arun kumar" w:date="2026-07-27T20:21:00Z" w16du:dateUtc="2026-07-27T12:21:00Z">
                      <w:rPr>
                        <w:rFonts w:ascii="Cambria Math" w:hAnsi="Cambria Math"/>
                      </w:rPr>
                      <m:t>y</m:t>
                    </w:ins>
                  </m:r>
                </m:e>
                <m:sub>
                  <m:r>
                    <w:ins w:id="2794" w:author="arun kumar" w:date="2026-07-27T20:21:00Z" w16du:dateUtc="2026-07-27T12:21:00Z">
                      <w:rPr>
                        <w:rFonts w:ascii="Cambria Math" w:hAnsi="Cambria Math"/>
                      </w:rPr>
                      <m:t>jdc</m:t>
                    </w:ins>
                  </m:r>
                </m:sub>
              </m:sSub>
            </m:oMath>
            <w:ins w:id="2795" w:author="arun kumar" w:date="2026-07-27T20:21:00Z" w16du:dateUtc="2026-07-27T12:21:00Z">
              <w:r w:rsidRPr="00623A3D">
                <w:t xml:space="preserve">is binary, the formulation also implies that at most one flight can trigger the same maintenance check for aircraft </w:t>
              </w:r>
            </w:ins>
            <m:oMath>
              <m:r>
                <w:ins w:id="2796" w:author="arun kumar" w:date="2026-07-27T20:21:00Z" w16du:dateUtc="2026-07-27T12:21:00Z">
                  <w:rPr>
                    <w:rFonts w:ascii="Cambria Math" w:hAnsi="Cambria Math"/>
                  </w:rPr>
                  <m:t>j</m:t>
                </w:ins>
              </m:r>
            </m:oMath>
            <w:ins w:id="2797" w:author="arun kumar" w:date="2026-07-27T20:21:00Z" w16du:dateUtc="2026-07-27T12:21:00Z">
              <w:r w:rsidRPr="00623A3D">
                <w:t xml:space="preserve">on day </w:t>
              </w:r>
            </w:ins>
            <m:oMath>
              <m:r>
                <w:ins w:id="2798" w:author="arun kumar" w:date="2026-07-27T20:21:00Z" w16du:dateUtc="2026-07-27T12:21:00Z">
                  <w:rPr>
                    <w:rFonts w:ascii="Cambria Math" w:hAnsi="Cambria Math"/>
                  </w:rPr>
                  <m:t>d</m:t>
                </w:ins>
              </m:r>
            </m:oMath>
            <w:ins w:id="2799" w:author="arun kumar" w:date="2026-07-27T20:21:00Z" w16du:dateUtc="2026-07-27T12:21:00Z">
              <w:r w:rsidRPr="00623A3D">
                <w:t>.</w:t>
              </w:r>
            </w:ins>
          </w:p>
        </w:tc>
        <w:tc>
          <w:tcPr>
            <w:tcW w:w="6722" w:type="dxa"/>
            <w:tcPrChange w:id="2800" w:author="arun kumar" w:date="2026-07-28T22:03:00Z" w16du:dateUtc="2026-07-28T14:03:00Z">
              <w:tcPr>
                <w:tcW w:w="6570" w:type="dxa"/>
              </w:tcPr>
            </w:tcPrChange>
          </w:tcPr>
          <w:p w14:paraId="713B2F38" w14:textId="616F98B6" w:rsidR="005323A4" w:rsidRPr="00A35F98" w:rsidDel="00A35F98" w:rsidRDefault="00A35F98" w:rsidP="006B0B73">
            <w:pPr>
              <w:spacing w:before="100" w:beforeAutospacing="1" w:after="100" w:afterAutospacing="1" w:line="240" w:lineRule="auto"/>
              <w:jc w:val="left"/>
              <w:rPr>
                <w:del w:id="2801" w:author="arun kumar" w:date="2026-07-27T20:18:00Z" w16du:dateUtc="2026-07-27T12:18:00Z"/>
                <w:rFonts w:eastAsia="Times New Roman"/>
                <w:rPrChange w:id="2802" w:author="arun kumar" w:date="2026-07-27T20:21:00Z" w16du:dateUtc="2026-07-27T12:21:00Z">
                  <w:rPr>
                    <w:del w:id="2803" w:author="arun kumar" w:date="2026-07-27T20:18:00Z" w16du:dateUtc="2026-07-27T12:18:00Z"/>
                    <w:rFonts w:ascii="Cambria Math" w:hAnsi="Cambria Math"/>
                    <w:i/>
                  </w:rPr>
                </w:rPrChange>
              </w:rPr>
            </w:pPr>
            <m:oMath>
              <m:sSub>
                <m:sSubPr>
                  <m:ctrlPr>
                    <w:ins w:id="2804" w:author="arun kumar" w:date="2026-07-27T20:21:00Z" w16du:dateUtc="2026-07-27T12:21:00Z">
                      <w:rPr>
                        <w:rFonts w:ascii="Cambria Math" w:hAnsi="Cambria Math"/>
                      </w:rPr>
                    </w:ins>
                  </m:ctrlPr>
                </m:sSubPr>
                <m:e>
                  <m:r>
                    <w:ins w:id="2805" w:author="arun kumar" w:date="2026-07-27T20:21:00Z" w16du:dateUtc="2026-07-27T12:21:00Z">
                      <w:rPr>
                        <w:rFonts w:ascii="Cambria Math" w:hAnsi="Cambria Math"/>
                      </w:rPr>
                      <m:t>y</m:t>
                    </w:ins>
                  </m:r>
                </m:e>
                <m:sub>
                  <m:r>
                    <w:ins w:id="2806" w:author="arun kumar" w:date="2026-07-27T20:21:00Z" w16du:dateUtc="2026-07-27T12:21:00Z">
                      <w:rPr>
                        <w:rFonts w:ascii="Cambria Math" w:hAnsi="Cambria Math"/>
                      </w:rPr>
                      <m:t>jdc</m:t>
                    </w:ins>
                  </m:r>
                </m:sub>
              </m:sSub>
              <m:r>
                <w:ins w:id="2807" w:author="arun kumar" w:date="2026-07-27T20:21:00Z" w16du:dateUtc="2026-07-27T12:21:00Z">
                  <w:rPr>
                    <w:rFonts w:ascii="Cambria Math" w:hAnsi="Cambria Math"/>
                  </w:rPr>
                  <m:t>=</m:t>
                </w:ins>
              </m:r>
              <m:nary>
                <m:naryPr>
                  <m:chr m:val="∑"/>
                  <m:limLoc m:val="undOvr"/>
                  <m:grow m:val="1"/>
                  <m:supHide m:val="1"/>
                  <m:ctrlPr>
                    <w:ins w:id="2808" w:author="arun kumar" w:date="2026-07-27T20:21:00Z" w16du:dateUtc="2026-07-27T12:21:00Z">
                      <w:rPr>
                        <w:rFonts w:ascii="Cambria Math" w:hAnsi="Cambria Math"/>
                      </w:rPr>
                    </w:ins>
                  </m:ctrlPr>
                </m:naryPr>
                <m:sub>
                  <m:r>
                    <w:ins w:id="2809" w:author="arun kumar" w:date="2026-07-27T20:21:00Z" w16du:dateUtc="2026-07-27T12:21:00Z">
                      <w:rPr>
                        <w:rFonts w:ascii="Cambria Math" w:hAnsi="Cambria Math"/>
                      </w:rPr>
                      <m:t>i∈</m:t>
                    </w:ins>
                  </m:r>
                  <m:sSup>
                    <m:sSupPr>
                      <m:ctrlPr>
                        <w:ins w:id="2810" w:author="arun kumar" w:date="2026-07-27T20:21:00Z" w16du:dateUtc="2026-07-27T12:21:00Z">
                          <w:rPr>
                            <w:rFonts w:ascii="Cambria Math" w:hAnsi="Cambria Math"/>
                          </w:rPr>
                        </w:ins>
                      </m:ctrlPr>
                    </m:sSupPr>
                    <m:e>
                      <m:r>
                        <w:ins w:id="2811" w:author="arun kumar" w:date="2026-07-27T20:21:00Z" w16du:dateUtc="2026-07-27T12:21:00Z">
                          <m:rPr>
                            <m:scr m:val="script"/>
                          </m:rPr>
                          <w:rPr>
                            <w:rFonts w:ascii="Cambria Math" w:hAnsi="Cambria Math"/>
                          </w:rPr>
                          <m:t>F</m:t>
                        </w:ins>
                      </m:r>
                    </m:e>
                    <m:sup>
                      <m:r>
                        <w:ins w:id="2812" w:author="arun kumar" w:date="2026-07-27T20:21:00Z" w16du:dateUtc="2026-07-27T12:21:00Z">
                          <w:rPr>
                            <w:rFonts w:ascii="Cambria Math" w:hAnsi="Cambria Math"/>
                          </w:rPr>
                          <m:t>M</m:t>
                        </w:ins>
                      </m:r>
                    </m:sup>
                  </m:sSup>
                </m:sub>
                <m:sup/>
                <m:e>
                  <m:sSub>
                    <m:sSubPr>
                      <m:ctrlPr>
                        <w:ins w:id="2813" w:author="arun kumar" w:date="2026-07-27T20:21:00Z" w16du:dateUtc="2026-07-27T12:21:00Z">
                          <w:rPr>
                            <w:rFonts w:ascii="Cambria Math" w:hAnsi="Cambria Math"/>
                          </w:rPr>
                        </w:ins>
                      </m:ctrlPr>
                    </m:sSubPr>
                    <m:e>
                      <m:r>
                        <w:ins w:id="2814" w:author="arun kumar" w:date="2026-07-27T20:21:00Z" w16du:dateUtc="2026-07-27T12:21:00Z">
                          <w:rPr>
                            <w:rFonts w:ascii="Cambria Math" w:hAnsi="Cambria Math"/>
                          </w:rPr>
                          <m:t>z</m:t>
                        </w:ins>
                      </m:r>
                    </m:e>
                    <m:sub>
                      <m:r>
                        <w:ins w:id="2815" w:author="arun kumar" w:date="2026-07-27T20:21:00Z" w16du:dateUtc="2026-07-27T12:21:00Z">
                          <w:rPr>
                            <w:rFonts w:ascii="Cambria Math" w:hAnsi="Cambria Math"/>
                          </w:rPr>
                          <m:t>ijdc</m:t>
                        </w:ins>
                      </m:r>
                    </m:sub>
                  </m:sSub>
                </m:e>
              </m:nary>
              <m:r>
                <w:ins w:id="2816" w:author="arun kumar" w:date="2026-07-27T20:21:00Z" w16du:dateUtc="2026-07-27T12:21:00Z">
                  <w:rPr>
                    <w:rFonts w:ascii="Cambria Math" w:hAnsi="Cambria Math"/>
                  </w:rPr>
                  <m:t>, ∀j∈</m:t>
                </w:ins>
              </m:r>
              <m:r>
                <w:ins w:id="2817" w:author="arun kumar" w:date="2026-07-27T20:21:00Z" w16du:dateUtc="2026-07-27T12:21:00Z">
                  <m:rPr>
                    <m:scr m:val="script"/>
                  </m:rPr>
                  <w:rPr>
                    <w:rFonts w:ascii="Cambria Math" w:hAnsi="Cambria Math"/>
                  </w:rPr>
                  <m:t>P,</m:t>
                </w:ins>
              </m:r>
              <m:r>
                <w:ins w:id="2818" w:author="arun kumar" w:date="2026-07-27T20:21:00Z" w16du:dateUtc="2026-07-27T12:21:00Z">
                  <m:rPr>
                    <m:nor/>
                  </m:rPr>
                  <w:rPr>
                    <w:rFonts w:ascii="Arial" w:hAnsi="Arial" w:cs="Arial"/>
                  </w:rPr>
                  <m:t>  </m:t>
                </w:ins>
              </m:r>
              <m:r>
                <w:ins w:id="2819" w:author="arun kumar" w:date="2026-07-27T20:21:00Z" w16du:dateUtc="2026-07-27T12:21:00Z">
                  <w:rPr>
                    <w:rFonts w:ascii="Cambria Math" w:hAnsi="Cambria Math"/>
                  </w:rPr>
                  <m:t>∀d∈</m:t>
                </w:ins>
              </m:r>
              <m:r>
                <w:ins w:id="2820" w:author="arun kumar" w:date="2026-07-27T20:21:00Z" w16du:dateUtc="2026-07-27T12:21:00Z">
                  <m:rPr>
                    <m:scr m:val="script"/>
                  </m:rPr>
                  <w:rPr>
                    <w:rFonts w:ascii="Cambria Math" w:hAnsi="Cambria Math"/>
                  </w:rPr>
                  <m:t>D,</m:t>
                </w:ins>
              </m:r>
              <m:r>
                <w:ins w:id="2821" w:author="arun kumar" w:date="2026-07-27T20:21:00Z" w16du:dateUtc="2026-07-27T12:21:00Z">
                  <m:rPr>
                    <m:nor/>
                  </m:rPr>
                  <w:rPr>
                    <w:rFonts w:ascii="Arial" w:hAnsi="Arial" w:cs="Arial"/>
                  </w:rPr>
                  <m:t>  </m:t>
                </w:ins>
              </m:r>
              <m:r>
                <w:ins w:id="2822" w:author="arun kumar" w:date="2026-07-27T20:21:00Z" w16du:dateUtc="2026-07-27T12:21:00Z">
                  <w:rPr>
                    <w:rFonts w:ascii="Cambria Math" w:hAnsi="Cambria Math"/>
                  </w:rPr>
                  <m:t>∀c∈</m:t>
                </w:ins>
              </m:r>
              <m:r>
                <w:ins w:id="2823" w:author="arun kumar" w:date="2026-07-27T20:21:00Z" w16du:dateUtc="2026-07-27T12:21:00Z">
                  <m:rPr>
                    <m:scr m:val="script"/>
                  </m:rPr>
                  <w:rPr>
                    <w:rFonts w:ascii="Cambria Math" w:hAnsi="Cambria Math"/>
                  </w:rPr>
                  <m:t>C.</m:t>
                </w:ins>
              </m:r>
              <m:sSubSup>
                <m:sSubSupPr>
                  <m:ctrlPr>
                    <w:del w:id="2824" w:author="arun kumar" w:date="2026-07-27T20:18:00Z" w16du:dateUtc="2026-07-27T12:18:00Z">
                      <w:rPr>
                        <w:rFonts w:ascii="Cambria Math" w:eastAsia="Times New Roman" w:hAnsi="Cambria Math"/>
                        <w:i/>
                        <w:kern w:val="0"/>
                        <w:lang w:bidi="ar-SA"/>
                        <w14:ligatures w14:val="none"/>
                      </w:rPr>
                    </w:del>
                  </m:ctrlPr>
                </m:sSubSupPr>
                <m:e>
                  <m:r>
                    <w:del w:id="2825" w:author="arun kumar" w:date="2026-07-27T20:18:00Z" w16du:dateUtc="2026-07-27T12:18:00Z">
                      <w:rPr>
                        <w:rFonts w:ascii="Cambria Math" w:eastAsia="Times New Roman" w:hAnsi="Cambria Math"/>
                        <w:kern w:val="0"/>
                        <w:lang w:bidi="ar-SA"/>
                        <w14:ligatures w14:val="none"/>
                      </w:rPr>
                      <m:t>m</m:t>
                    </w:del>
                  </m:r>
                </m:e>
                <m:sub>
                  <m:r>
                    <w:del w:id="2826" w:author="arun kumar" w:date="2026-07-27T20:18:00Z" w16du:dateUtc="2026-07-27T12:18:00Z">
                      <w:rPr>
                        <w:rFonts w:ascii="Cambria Math" w:eastAsia="Times New Roman" w:hAnsi="Cambria Math"/>
                        <w:kern w:val="0"/>
                        <w:lang w:bidi="ar-SA"/>
                        <w14:ligatures w14:val="none"/>
                      </w:rPr>
                      <m:t>i, t, t-1,a</m:t>
                    </w:del>
                  </m:r>
                </m:sub>
                <m:sup>
                  <m:r>
                    <w:del w:id="2827" w:author="arun kumar" w:date="2026-07-27T20:18:00Z" w16du:dateUtc="2026-07-27T12:18:00Z">
                      <w:rPr>
                        <w:rFonts w:ascii="Cambria Math" w:eastAsia="Times New Roman" w:hAnsi="Cambria Math"/>
                        <w:kern w:val="0"/>
                        <w:lang w:bidi="ar-SA"/>
                        <w14:ligatures w14:val="none"/>
                      </w:rPr>
                      <m:t>A</m:t>
                    </w:del>
                  </m:r>
                </m:sup>
              </m:sSubSup>
              <m:r>
                <w:del w:id="2828" w:author="arun kumar" w:date="2026-07-27T20:18:00Z" w16du:dateUtc="2026-07-27T12:18:00Z">
                  <w:rPr>
                    <w:rFonts w:ascii="Cambria Math" w:eastAsia="Times New Roman" w:hAnsi="Cambria Math"/>
                    <w:kern w:val="0"/>
                    <w:lang w:bidi="ar-SA"/>
                    <w14:ligatures w14:val="none"/>
                  </w:rPr>
                  <m:t xml:space="preserve">  </m:t>
                </w:del>
              </m:r>
            </m:oMath>
            <w:del w:id="2829" w:author="arun kumar" w:date="2026-07-27T20:18:00Z" w16du:dateUtc="2026-07-27T12:18:00Z">
              <w:r w:rsidR="00B12E93" w:rsidDel="00A35F98">
                <w:rPr>
                  <w:rFonts w:eastAsia="Times New Roman"/>
                  <w:kern w:val="0"/>
                  <w:lang w:bidi="ar-SA"/>
                  <w14:ligatures w14:val="none"/>
                </w:rPr>
                <w:delText xml:space="preserve">= 1 if </w:delText>
              </w:r>
            </w:del>
            <m:oMath>
              <m:sSup>
                <m:sSupPr>
                  <m:ctrlPr>
                    <w:del w:id="2830" w:author="arun kumar" w:date="2026-07-27T20:18:00Z" w16du:dateUtc="2026-07-27T12:18:00Z">
                      <w:rPr>
                        <w:rFonts w:ascii="Cambria Math" w:eastAsia="Times New Roman" w:hAnsi="Cambria Math"/>
                        <w:i/>
                        <w:kern w:val="0"/>
                        <w:lang w:bidi="ar-SA"/>
                        <w14:ligatures w14:val="none"/>
                      </w:rPr>
                    </w:del>
                  </m:ctrlPr>
                </m:sSupPr>
                <m:e>
                  <m:r>
                    <w:del w:id="2831" w:author="arun kumar" w:date="2026-07-27T20:18:00Z" w16du:dateUtc="2026-07-27T12:18:00Z">
                      <w:rPr>
                        <w:rFonts w:ascii="Cambria Math" w:eastAsia="Times New Roman" w:hAnsi="Cambria Math"/>
                        <w:kern w:val="0"/>
                        <w:lang w:bidi="ar-SA"/>
                        <w14:ligatures w14:val="none"/>
                      </w:rPr>
                      <m:t>T</m:t>
                    </w:del>
                  </m:r>
                </m:e>
                <m:sup>
                  <m:r>
                    <w:del w:id="2832" w:author="arun kumar" w:date="2026-07-27T20:18:00Z" w16du:dateUtc="2026-07-27T12:18:00Z">
                      <w:rPr>
                        <w:rFonts w:ascii="Cambria Math" w:eastAsia="Times New Roman" w:hAnsi="Cambria Math"/>
                        <w:kern w:val="0"/>
                        <w:lang w:bidi="ar-SA"/>
                        <w14:ligatures w14:val="none"/>
                      </w:rPr>
                      <m:t>A</m:t>
                    </w:del>
                  </m:r>
                </m:sup>
              </m:sSup>
            </m:oMath>
            <w:del w:id="2833" w:author="arun kumar" w:date="2026-07-27T20:18:00Z" w16du:dateUtc="2026-07-27T12:18:00Z">
              <w:r w:rsidR="00E32FDA" w:rsidDel="00A35F98">
                <w:rPr>
                  <w:rFonts w:eastAsia="Times New Roman"/>
                  <w:kern w:val="0"/>
                  <w:lang w:bidi="ar-SA"/>
                  <w14:ligatures w14:val="none"/>
                </w:rPr>
                <w:delText xml:space="preserve"> time is required for A-check at </w:delText>
              </w:r>
              <w:r w:rsidR="00E74CF3" w:rsidDel="00A35F98">
                <w:rPr>
                  <w:rFonts w:eastAsia="Times New Roman"/>
                  <w:kern w:val="0"/>
                  <w:lang w:bidi="ar-SA"/>
                  <w14:ligatures w14:val="none"/>
                </w:rPr>
                <w:delText>a</w:delText>
              </w:r>
            </w:del>
          </w:p>
          <w:p w14:paraId="170227A9" w14:textId="77777777" w:rsidR="00A35F98" w:rsidRDefault="00A35F98" w:rsidP="006B0B73">
            <w:pPr>
              <w:spacing w:before="100" w:beforeAutospacing="1" w:after="100" w:afterAutospacing="1" w:line="240" w:lineRule="auto"/>
              <w:jc w:val="left"/>
              <w:rPr>
                <w:ins w:id="2834" w:author="arun kumar" w:date="2026-07-27T20:21:00Z" w16du:dateUtc="2026-07-27T12:21:00Z"/>
                <w:rFonts w:eastAsia="Times New Roman"/>
                <w:kern w:val="0"/>
                <w:lang w:bidi="ar-SA"/>
                <w14:ligatures w14:val="none"/>
              </w:rPr>
            </w:pPr>
          </w:p>
          <w:p w14:paraId="57B7FB22" w14:textId="634EFBB9" w:rsidR="00E74CF3" w:rsidDel="003648D9" w:rsidRDefault="00000000" w:rsidP="006B0B73">
            <w:pPr>
              <w:spacing w:before="100" w:beforeAutospacing="1" w:after="100" w:afterAutospacing="1" w:line="240" w:lineRule="auto"/>
              <w:jc w:val="left"/>
              <w:rPr>
                <w:del w:id="2835" w:author="arun kumar" w:date="2026-07-27T20:18:00Z" w16du:dateUtc="2026-07-27T12:18:00Z"/>
                <w:rFonts w:eastAsia="Times New Roman"/>
                <w:kern w:val="0"/>
                <w:lang w:bidi="ar-SA"/>
                <w14:ligatures w14:val="none"/>
              </w:rPr>
            </w:pPr>
            <m:oMath>
              <m:sSubSup>
                <m:sSubSupPr>
                  <m:ctrlPr>
                    <w:del w:id="2836" w:author="arun kumar" w:date="2026-07-27T20:18:00Z" w16du:dateUtc="2026-07-27T12:18:00Z">
                      <w:rPr>
                        <w:rFonts w:ascii="Cambria Math" w:eastAsia="Times New Roman" w:hAnsi="Cambria Math"/>
                        <w:i/>
                        <w:kern w:val="0"/>
                        <w:lang w:bidi="ar-SA"/>
                        <w14:ligatures w14:val="none"/>
                      </w:rPr>
                    </w:del>
                  </m:ctrlPr>
                </m:sSubSupPr>
                <m:e>
                  <m:r>
                    <w:del w:id="2837" w:author="arun kumar" w:date="2026-07-27T20:18:00Z" w16du:dateUtc="2026-07-27T12:18:00Z">
                      <w:rPr>
                        <w:rFonts w:ascii="Cambria Math" w:eastAsia="Times New Roman" w:hAnsi="Cambria Math"/>
                        <w:kern w:val="0"/>
                        <w:lang w:bidi="ar-SA"/>
                        <w14:ligatures w14:val="none"/>
                      </w:rPr>
                      <m:t>m</m:t>
                    </w:del>
                  </m:r>
                </m:e>
                <m:sub>
                  <m:r>
                    <w:del w:id="2838" w:author="arun kumar" w:date="2026-07-27T20:18:00Z" w16du:dateUtc="2026-07-27T12:18:00Z">
                      <w:rPr>
                        <w:rFonts w:ascii="Cambria Math" w:eastAsia="Times New Roman" w:hAnsi="Cambria Math"/>
                        <w:kern w:val="0"/>
                        <w:lang w:bidi="ar-SA"/>
                        <w14:ligatures w14:val="none"/>
                      </w:rPr>
                      <m:t>i, t, t-1,a</m:t>
                    </w:del>
                  </m:r>
                </m:sub>
                <m:sup>
                  <m:r>
                    <w:del w:id="2839" w:author="arun kumar" w:date="2026-07-27T20:18:00Z" w16du:dateUtc="2026-07-27T12:18:00Z">
                      <w:rPr>
                        <w:rFonts w:ascii="Cambria Math" w:eastAsia="Times New Roman" w:hAnsi="Cambria Math"/>
                        <w:kern w:val="0"/>
                        <w:lang w:bidi="ar-SA"/>
                        <w14:ligatures w14:val="none"/>
                      </w:rPr>
                      <m:t>B</m:t>
                    </w:del>
                  </m:r>
                </m:sup>
              </m:sSubSup>
              <m:r>
                <w:del w:id="2840" w:author="arun kumar" w:date="2026-07-27T20:18:00Z" w16du:dateUtc="2026-07-27T12:18:00Z">
                  <w:rPr>
                    <w:rFonts w:ascii="Cambria Math" w:eastAsia="Times New Roman" w:hAnsi="Cambria Math"/>
                    <w:kern w:val="0"/>
                    <w:lang w:bidi="ar-SA"/>
                    <w14:ligatures w14:val="none"/>
                  </w:rPr>
                  <m:t xml:space="preserve">  </m:t>
                </w:del>
              </m:r>
            </m:oMath>
            <w:del w:id="2841" w:author="arun kumar" w:date="2026-07-27T20:18:00Z" w16du:dateUtc="2026-07-27T12:18:00Z">
              <w:r w:rsidR="00E74CF3" w:rsidDel="00A35F98">
                <w:rPr>
                  <w:rFonts w:eastAsia="Times New Roman"/>
                  <w:kern w:val="0"/>
                  <w:lang w:bidi="ar-SA"/>
                  <w14:ligatures w14:val="none"/>
                </w:rPr>
                <w:delText xml:space="preserve">= 1 if </w:delText>
              </w:r>
            </w:del>
            <m:oMath>
              <m:sSup>
                <m:sSupPr>
                  <m:ctrlPr>
                    <w:del w:id="2842" w:author="arun kumar" w:date="2026-07-27T20:18:00Z" w16du:dateUtc="2026-07-27T12:18:00Z">
                      <w:rPr>
                        <w:rFonts w:ascii="Cambria Math" w:eastAsia="Times New Roman" w:hAnsi="Cambria Math"/>
                        <w:i/>
                        <w:kern w:val="0"/>
                        <w:lang w:bidi="ar-SA"/>
                        <w14:ligatures w14:val="none"/>
                      </w:rPr>
                    </w:del>
                  </m:ctrlPr>
                </m:sSupPr>
                <m:e>
                  <m:r>
                    <w:del w:id="2843" w:author="arun kumar" w:date="2026-07-27T20:18:00Z" w16du:dateUtc="2026-07-27T12:18:00Z">
                      <w:rPr>
                        <w:rFonts w:ascii="Cambria Math" w:eastAsia="Times New Roman" w:hAnsi="Cambria Math"/>
                        <w:kern w:val="0"/>
                        <w:lang w:bidi="ar-SA"/>
                        <w14:ligatures w14:val="none"/>
                      </w:rPr>
                      <m:t>T</m:t>
                    </w:del>
                  </m:r>
                </m:e>
                <m:sup>
                  <m:r>
                    <w:del w:id="2844" w:author="arun kumar" w:date="2026-07-27T20:18:00Z" w16du:dateUtc="2026-07-27T12:18:00Z">
                      <w:rPr>
                        <w:rFonts w:ascii="Cambria Math" w:eastAsia="Times New Roman" w:hAnsi="Cambria Math"/>
                        <w:kern w:val="0"/>
                        <w:lang w:bidi="ar-SA"/>
                        <w14:ligatures w14:val="none"/>
                      </w:rPr>
                      <m:t>B</m:t>
                    </w:del>
                  </m:r>
                </m:sup>
              </m:sSup>
            </m:oMath>
            <w:del w:id="2845" w:author="arun kumar" w:date="2026-07-27T20:18:00Z" w16du:dateUtc="2026-07-27T12:18:00Z">
              <w:r w:rsidR="00E74CF3" w:rsidDel="00A35F98">
                <w:rPr>
                  <w:rFonts w:eastAsia="Times New Roman"/>
                  <w:kern w:val="0"/>
                  <w:lang w:bidi="ar-SA"/>
                  <w14:ligatures w14:val="none"/>
                </w:rPr>
                <w:delText xml:space="preserve"> time is required for B-check at a</w:delText>
              </w:r>
            </w:del>
          </w:p>
          <w:p w14:paraId="50C12BC1" w14:textId="77777777" w:rsidR="003648D9" w:rsidRDefault="003648D9" w:rsidP="006B0B73">
            <w:pPr>
              <w:spacing w:before="100" w:beforeAutospacing="1" w:after="100" w:afterAutospacing="1" w:line="240" w:lineRule="auto"/>
              <w:jc w:val="left"/>
              <w:rPr>
                <w:ins w:id="2846" w:author="arun kumar" w:date="2026-07-28T07:10:00Z" w16du:dateUtc="2026-07-27T23:10:00Z"/>
                <w:rFonts w:eastAsia="Times New Roman"/>
                <w:kern w:val="0"/>
                <w:lang w:bidi="ar-SA"/>
                <w14:ligatures w14:val="none"/>
              </w:rPr>
            </w:pPr>
            <m:oMath>
              <m:r>
                <w:ins w:id="2847" w:author="arun kumar" w:date="2026-07-28T07:09:00Z" w16du:dateUtc="2026-07-27T23:09:00Z">
                  <w:rPr>
                    <w:rFonts w:ascii="Cambria Math" w:eastAsia="Times New Roman" w:hAnsi="Cambria Math"/>
                    <w:kern w:val="0"/>
                    <w:lang w:bidi="ar-SA"/>
                    <w14:ligatures w14:val="none"/>
                  </w:rPr>
                  <m:t>A</m:t>
                </w:ins>
              </m:r>
            </m:oMath>
            <w:ins w:id="2848" w:author="arun kumar" w:date="2026-07-28T07:09:00Z" w16du:dateUtc="2026-07-27T23:09:00Z">
              <w:r>
                <w:rPr>
                  <w:rFonts w:eastAsia="Times New Roman"/>
                  <w:kern w:val="0"/>
                  <w:lang w:bidi="ar-SA"/>
                  <w14:ligatures w14:val="none"/>
                </w:rPr>
                <w:t xml:space="preserve">lso the below </w:t>
              </w:r>
            </w:ins>
            <w:ins w:id="2849" w:author="arun kumar" w:date="2026-07-28T07:10:00Z" w16du:dateUtc="2026-07-27T23:10:00Z">
              <w:r>
                <w:rPr>
                  <w:rFonts w:eastAsia="Times New Roman"/>
                  <w:kern w:val="0"/>
                  <w:lang w:bidi="ar-SA"/>
                  <w14:ligatures w14:val="none"/>
                </w:rPr>
                <w:t>constraint ensures one maintenance start is associated with one maintenance flight interval.</w:t>
              </w:r>
            </w:ins>
          </w:p>
          <w:p w14:paraId="7AEB6B22" w14:textId="435196FB" w:rsidR="003648D9" w:rsidRDefault="003648D9" w:rsidP="006B0B73">
            <w:pPr>
              <w:spacing w:before="100" w:beforeAutospacing="1" w:after="100" w:afterAutospacing="1" w:line="240" w:lineRule="auto"/>
              <w:jc w:val="left"/>
              <w:rPr>
                <w:ins w:id="2850" w:author="arun kumar" w:date="2026-07-28T07:09:00Z" w16du:dateUtc="2026-07-27T23:09:00Z"/>
                <w:rFonts w:eastAsia="Times New Roman"/>
                <w:kern w:val="0"/>
                <w:lang w:bidi="ar-SA"/>
                <w14:ligatures w14:val="none"/>
              </w:rPr>
            </w:pPr>
            <m:oMath>
              <m:nary>
                <m:naryPr>
                  <m:chr m:val="∑"/>
                  <m:limLoc m:val="undOvr"/>
                  <m:grow m:val="1"/>
                  <m:supHide m:val="1"/>
                  <m:ctrlPr>
                    <w:ins w:id="2851" w:author="arun kumar" w:date="2026-07-28T07:10:00Z" w16du:dateUtc="2026-07-27T23:10:00Z">
                      <w:rPr>
                        <w:rFonts w:ascii="Cambria Math" w:hAnsi="Cambria Math"/>
                      </w:rPr>
                    </w:ins>
                  </m:ctrlPr>
                </m:naryPr>
                <m:sub>
                  <m:r>
                    <w:ins w:id="2852" w:author="arun kumar" w:date="2026-07-28T07:10:00Z" w16du:dateUtc="2026-07-27T23:10:00Z">
                      <w:rPr>
                        <w:rFonts w:ascii="Cambria Math" w:hAnsi="Cambria Math"/>
                      </w:rPr>
                      <m:t>i∈</m:t>
                    </w:ins>
                  </m:r>
                  <m:sSup>
                    <m:sSupPr>
                      <m:ctrlPr>
                        <w:ins w:id="2853" w:author="arun kumar" w:date="2026-07-28T07:10:00Z" w16du:dateUtc="2026-07-27T23:10:00Z">
                          <w:rPr>
                            <w:rFonts w:ascii="Cambria Math" w:hAnsi="Cambria Math"/>
                          </w:rPr>
                        </w:ins>
                      </m:ctrlPr>
                    </m:sSupPr>
                    <m:e>
                      <m:r>
                        <w:ins w:id="2854" w:author="arun kumar" w:date="2026-07-28T07:10:00Z" w16du:dateUtc="2026-07-27T23:10:00Z">
                          <m:rPr>
                            <m:scr m:val="script"/>
                          </m:rPr>
                          <w:rPr>
                            <w:rFonts w:ascii="Cambria Math" w:hAnsi="Cambria Math"/>
                          </w:rPr>
                          <m:t>F</m:t>
                        </w:ins>
                      </m:r>
                    </m:e>
                    <m:sup>
                      <m:r>
                        <w:ins w:id="2855" w:author="arun kumar" w:date="2026-07-28T07:10:00Z" w16du:dateUtc="2026-07-27T23:10:00Z">
                          <w:rPr>
                            <w:rFonts w:ascii="Cambria Math" w:hAnsi="Cambria Math"/>
                          </w:rPr>
                          <m:t>M</m:t>
                        </w:ins>
                      </m:r>
                    </m:sup>
                  </m:sSup>
                </m:sub>
                <m:sup/>
                <m:e>
                  <m:sSub>
                    <m:sSubPr>
                      <m:ctrlPr>
                        <w:ins w:id="2856" w:author="arun kumar" w:date="2026-07-28T07:10:00Z" w16du:dateUtc="2026-07-27T23:10:00Z">
                          <w:rPr>
                            <w:rFonts w:ascii="Cambria Math" w:hAnsi="Cambria Math"/>
                          </w:rPr>
                        </w:ins>
                      </m:ctrlPr>
                    </m:sSubPr>
                    <m:e>
                      <m:r>
                        <w:ins w:id="2857" w:author="arun kumar" w:date="2026-07-28T07:10:00Z" w16du:dateUtc="2026-07-27T23:10:00Z">
                          <w:rPr>
                            <w:rFonts w:ascii="Cambria Math" w:hAnsi="Cambria Math"/>
                          </w:rPr>
                          <m:t>z</m:t>
                        </w:ins>
                      </m:r>
                    </m:e>
                    <m:sub>
                      <m:r>
                        <w:ins w:id="2858" w:author="arun kumar" w:date="2026-07-28T07:10:00Z" w16du:dateUtc="2026-07-27T23:10:00Z">
                          <w:rPr>
                            <w:rFonts w:ascii="Cambria Math" w:hAnsi="Cambria Math"/>
                          </w:rPr>
                          <m:t>ijdc</m:t>
                        </w:ins>
                      </m:r>
                    </m:sub>
                  </m:sSub>
                </m:e>
              </m:nary>
              <m:r>
                <w:ins w:id="2859" w:author="arun kumar" w:date="2026-07-28T07:10:00Z" w16du:dateUtc="2026-07-27T23:10:00Z">
                  <w:rPr>
                    <w:rFonts w:ascii="Cambria Math" w:hAnsi="Cambria Math"/>
                  </w:rPr>
                  <m:t>≤1, ∀j∈</m:t>
                </w:ins>
              </m:r>
              <m:r>
                <w:ins w:id="2860" w:author="arun kumar" w:date="2026-07-28T07:10:00Z" w16du:dateUtc="2026-07-27T23:10:00Z">
                  <m:rPr>
                    <m:scr m:val="script"/>
                  </m:rPr>
                  <w:rPr>
                    <w:rFonts w:ascii="Cambria Math" w:hAnsi="Cambria Math"/>
                  </w:rPr>
                  <m:t>P,</m:t>
                </w:ins>
              </m:r>
              <m:r>
                <w:ins w:id="2861" w:author="arun kumar" w:date="2026-07-28T07:10:00Z" w16du:dateUtc="2026-07-27T23:10:00Z">
                  <m:rPr>
                    <m:nor/>
                  </m:rPr>
                  <w:rPr>
                    <w:rFonts w:ascii="Arial" w:hAnsi="Arial" w:cs="Arial"/>
                  </w:rPr>
                  <m:t>  </m:t>
                </w:ins>
              </m:r>
              <m:r>
                <w:ins w:id="2862" w:author="arun kumar" w:date="2026-07-28T07:10:00Z" w16du:dateUtc="2026-07-27T23:10:00Z">
                  <w:rPr>
                    <w:rFonts w:ascii="Cambria Math" w:hAnsi="Cambria Math"/>
                  </w:rPr>
                  <m:t>∀d∈</m:t>
                </w:ins>
              </m:r>
              <m:r>
                <w:ins w:id="2863" w:author="arun kumar" w:date="2026-07-28T07:10:00Z" w16du:dateUtc="2026-07-27T23:10:00Z">
                  <m:rPr>
                    <m:scr m:val="script"/>
                  </m:rPr>
                  <w:rPr>
                    <w:rFonts w:ascii="Cambria Math" w:hAnsi="Cambria Math"/>
                  </w:rPr>
                  <m:t>D,</m:t>
                </w:ins>
              </m:r>
              <m:r>
                <w:ins w:id="2864" w:author="arun kumar" w:date="2026-07-28T07:10:00Z" w16du:dateUtc="2026-07-27T23:10:00Z">
                  <m:rPr>
                    <m:nor/>
                  </m:rPr>
                  <w:rPr>
                    <w:rFonts w:ascii="Arial" w:hAnsi="Arial" w:cs="Arial"/>
                  </w:rPr>
                  <m:t>  </m:t>
                </w:ins>
              </m:r>
              <m:r>
                <w:ins w:id="2865" w:author="arun kumar" w:date="2026-07-28T07:10:00Z" w16du:dateUtc="2026-07-27T23:10:00Z">
                  <w:rPr>
                    <w:rFonts w:ascii="Cambria Math" w:hAnsi="Cambria Math"/>
                  </w:rPr>
                  <m:t>∀c∈</m:t>
                </w:ins>
              </m:r>
              <m:r>
                <w:ins w:id="2866" w:author="arun kumar" w:date="2026-07-28T07:10:00Z" w16du:dateUtc="2026-07-27T23:10:00Z">
                  <m:rPr>
                    <m:scr m:val="script"/>
                  </m:rPr>
                  <w:rPr>
                    <w:rFonts w:ascii="Cambria Math" w:hAnsi="Cambria Math"/>
                  </w:rPr>
                  <m:t>C</m:t>
                </w:ins>
              </m:r>
            </m:oMath>
            <w:ins w:id="2867" w:author="arun kumar" w:date="2026-07-28T07:09:00Z" w16du:dateUtc="2026-07-27T23:09:00Z">
              <w:r>
                <w:rPr>
                  <w:rFonts w:eastAsia="Times New Roman"/>
                  <w:kern w:val="0"/>
                  <w:lang w:bidi="ar-SA"/>
                  <w14:ligatures w14:val="none"/>
                </w:rPr>
                <w:t xml:space="preserve"> </w:t>
              </w:r>
            </w:ins>
          </w:p>
          <w:p w14:paraId="6AF09863" w14:textId="3EC13F9A" w:rsidR="00E74CF3" w:rsidDel="00A35F98" w:rsidRDefault="00000000" w:rsidP="006B0B73">
            <w:pPr>
              <w:spacing w:before="100" w:beforeAutospacing="1" w:after="100" w:afterAutospacing="1" w:line="240" w:lineRule="auto"/>
              <w:jc w:val="left"/>
              <w:rPr>
                <w:del w:id="2868" w:author="arun kumar" w:date="2026-07-27T20:18:00Z" w16du:dateUtc="2026-07-27T12:18:00Z"/>
                <w:rFonts w:eastAsia="Times New Roman"/>
                <w:kern w:val="0"/>
                <w:lang w:bidi="ar-SA"/>
                <w14:ligatures w14:val="none"/>
              </w:rPr>
            </w:pPr>
            <m:oMath>
              <m:sSubSup>
                <m:sSubSupPr>
                  <m:ctrlPr>
                    <w:del w:id="2869" w:author="arun kumar" w:date="2026-07-27T20:18:00Z" w16du:dateUtc="2026-07-27T12:18:00Z">
                      <w:rPr>
                        <w:rFonts w:ascii="Cambria Math" w:eastAsia="Times New Roman" w:hAnsi="Cambria Math"/>
                        <w:i/>
                        <w:kern w:val="0"/>
                        <w:lang w:bidi="ar-SA"/>
                        <w14:ligatures w14:val="none"/>
                      </w:rPr>
                    </w:del>
                  </m:ctrlPr>
                </m:sSubSupPr>
                <m:e>
                  <m:r>
                    <w:del w:id="2870" w:author="arun kumar" w:date="2026-07-27T20:18:00Z" w16du:dateUtc="2026-07-27T12:18:00Z">
                      <w:rPr>
                        <w:rFonts w:ascii="Cambria Math" w:eastAsia="Times New Roman" w:hAnsi="Cambria Math"/>
                        <w:kern w:val="0"/>
                        <w:lang w:bidi="ar-SA"/>
                        <w14:ligatures w14:val="none"/>
                      </w:rPr>
                      <m:t>m</m:t>
                    </w:del>
                  </m:r>
                </m:e>
                <m:sub>
                  <m:r>
                    <w:del w:id="2871" w:author="arun kumar" w:date="2026-07-27T20:18:00Z" w16du:dateUtc="2026-07-27T12:18:00Z">
                      <w:rPr>
                        <w:rFonts w:ascii="Cambria Math" w:eastAsia="Times New Roman" w:hAnsi="Cambria Math"/>
                        <w:kern w:val="0"/>
                        <w:lang w:bidi="ar-SA"/>
                        <w14:ligatures w14:val="none"/>
                      </w:rPr>
                      <m:t>i, t, t-1,a</m:t>
                    </w:del>
                  </m:r>
                </m:sub>
                <m:sup>
                  <m:r>
                    <w:del w:id="2872" w:author="arun kumar" w:date="2026-07-27T20:18:00Z" w16du:dateUtc="2026-07-27T12:18:00Z">
                      <w:rPr>
                        <w:rFonts w:ascii="Cambria Math" w:eastAsia="Times New Roman" w:hAnsi="Cambria Math"/>
                        <w:kern w:val="0"/>
                        <w:lang w:bidi="ar-SA"/>
                        <w14:ligatures w14:val="none"/>
                      </w:rPr>
                      <m:t>C</m:t>
                    </w:del>
                  </m:r>
                </m:sup>
              </m:sSubSup>
              <m:r>
                <w:del w:id="2873" w:author="arun kumar" w:date="2026-07-27T20:18:00Z" w16du:dateUtc="2026-07-27T12:18:00Z">
                  <w:rPr>
                    <w:rFonts w:ascii="Cambria Math" w:eastAsia="Times New Roman" w:hAnsi="Cambria Math"/>
                    <w:kern w:val="0"/>
                    <w:lang w:bidi="ar-SA"/>
                    <w14:ligatures w14:val="none"/>
                  </w:rPr>
                  <m:t xml:space="preserve">  </m:t>
                </w:del>
              </m:r>
            </m:oMath>
            <w:del w:id="2874" w:author="arun kumar" w:date="2026-07-27T20:18:00Z" w16du:dateUtc="2026-07-27T12:18:00Z">
              <w:r w:rsidR="00E74CF3" w:rsidDel="00A35F98">
                <w:rPr>
                  <w:rFonts w:eastAsia="Times New Roman"/>
                  <w:kern w:val="0"/>
                  <w:lang w:bidi="ar-SA"/>
                  <w14:ligatures w14:val="none"/>
                </w:rPr>
                <w:delText xml:space="preserve">= 1 if </w:delText>
              </w:r>
            </w:del>
            <m:oMath>
              <m:sSup>
                <m:sSupPr>
                  <m:ctrlPr>
                    <w:del w:id="2875" w:author="arun kumar" w:date="2026-07-27T20:18:00Z" w16du:dateUtc="2026-07-27T12:18:00Z">
                      <w:rPr>
                        <w:rFonts w:ascii="Cambria Math" w:eastAsia="Times New Roman" w:hAnsi="Cambria Math"/>
                        <w:i/>
                        <w:kern w:val="0"/>
                        <w:lang w:bidi="ar-SA"/>
                        <w14:ligatures w14:val="none"/>
                      </w:rPr>
                    </w:del>
                  </m:ctrlPr>
                </m:sSupPr>
                <m:e>
                  <m:r>
                    <w:del w:id="2876" w:author="arun kumar" w:date="2026-07-27T20:18:00Z" w16du:dateUtc="2026-07-27T12:18:00Z">
                      <w:rPr>
                        <w:rFonts w:ascii="Cambria Math" w:eastAsia="Times New Roman" w:hAnsi="Cambria Math"/>
                        <w:kern w:val="0"/>
                        <w:lang w:bidi="ar-SA"/>
                        <w14:ligatures w14:val="none"/>
                      </w:rPr>
                      <m:t>T</m:t>
                    </w:del>
                  </m:r>
                </m:e>
                <m:sup>
                  <m:r>
                    <w:del w:id="2877" w:author="arun kumar" w:date="2026-07-27T20:18:00Z" w16du:dateUtc="2026-07-27T12:18:00Z">
                      <w:rPr>
                        <w:rFonts w:ascii="Cambria Math" w:eastAsia="Times New Roman" w:hAnsi="Cambria Math"/>
                        <w:kern w:val="0"/>
                        <w:lang w:bidi="ar-SA"/>
                        <w14:ligatures w14:val="none"/>
                      </w:rPr>
                      <m:t>C</m:t>
                    </w:del>
                  </m:r>
                </m:sup>
              </m:sSup>
            </m:oMath>
            <w:del w:id="2878" w:author="arun kumar" w:date="2026-07-27T20:18:00Z" w16du:dateUtc="2026-07-27T12:18:00Z">
              <w:r w:rsidR="00E74CF3" w:rsidDel="00A35F98">
                <w:rPr>
                  <w:rFonts w:eastAsia="Times New Roman"/>
                  <w:kern w:val="0"/>
                  <w:lang w:bidi="ar-SA"/>
                  <w14:ligatures w14:val="none"/>
                </w:rPr>
                <w:delText xml:space="preserve"> time is required for C-check at a</w:delText>
              </w:r>
            </w:del>
          </w:p>
          <w:p w14:paraId="6016E843" w14:textId="2D8CD6E0" w:rsidR="00E74CF3" w:rsidRDefault="00000000" w:rsidP="006B0B73">
            <w:pPr>
              <w:spacing w:before="100" w:beforeAutospacing="1" w:after="100" w:afterAutospacing="1" w:line="240" w:lineRule="auto"/>
              <w:jc w:val="left"/>
              <w:rPr>
                <w:rFonts w:eastAsia="Times New Roman"/>
                <w:kern w:val="0"/>
                <w:lang w:bidi="ar-SA"/>
                <w14:ligatures w14:val="none"/>
              </w:rPr>
            </w:pPr>
            <m:oMath>
              <m:sSubSup>
                <m:sSubSupPr>
                  <m:ctrlPr>
                    <w:del w:id="2879" w:author="arun kumar" w:date="2026-07-27T20:18:00Z" w16du:dateUtc="2026-07-27T12:18:00Z">
                      <w:rPr>
                        <w:rFonts w:ascii="Cambria Math" w:eastAsia="Times New Roman" w:hAnsi="Cambria Math"/>
                        <w:i/>
                        <w:kern w:val="0"/>
                        <w:lang w:bidi="ar-SA"/>
                        <w14:ligatures w14:val="none"/>
                      </w:rPr>
                    </w:del>
                  </m:ctrlPr>
                </m:sSubSupPr>
                <m:e>
                  <m:r>
                    <w:del w:id="2880" w:author="arun kumar" w:date="2026-07-27T20:18:00Z" w16du:dateUtc="2026-07-27T12:18:00Z">
                      <w:rPr>
                        <w:rFonts w:ascii="Cambria Math" w:eastAsia="Times New Roman" w:hAnsi="Cambria Math"/>
                        <w:kern w:val="0"/>
                        <w:lang w:bidi="ar-SA"/>
                        <w14:ligatures w14:val="none"/>
                      </w:rPr>
                      <m:t>m</m:t>
                    </w:del>
                  </m:r>
                </m:e>
                <m:sub>
                  <m:r>
                    <w:del w:id="2881" w:author="arun kumar" w:date="2026-07-27T20:18:00Z" w16du:dateUtc="2026-07-27T12:18:00Z">
                      <w:rPr>
                        <w:rFonts w:ascii="Cambria Math" w:eastAsia="Times New Roman" w:hAnsi="Cambria Math"/>
                        <w:kern w:val="0"/>
                        <w:lang w:bidi="ar-SA"/>
                        <w14:ligatures w14:val="none"/>
                      </w:rPr>
                      <m:t>i, t, t-1,a</m:t>
                    </w:del>
                  </m:r>
                </m:sub>
                <m:sup>
                  <m:r>
                    <w:del w:id="2882" w:author="arun kumar" w:date="2026-07-27T20:18:00Z" w16du:dateUtc="2026-07-27T12:18:00Z">
                      <w:rPr>
                        <w:rFonts w:ascii="Cambria Math" w:eastAsia="Times New Roman" w:hAnsi="Cambria Math"/>
                        <w:kern w:val="0"/>
                        <w:lang w:bidi="ar-SA"/>
                        <w14:ligatures w14:val="none"/>
                      </w:rPr>
                      <m:t>D</m:t>
                    </w:del>
                  </m:r>
                </m:sup>
              </m:sSubSup>
              <m:r>
                <w:del w:id="2883" w:author="arun kumar" w:date="2026-07-27T20:18:00Z" w16du:dateUtc="2026-07-27T12:18:00Z">
                  <w:rPr>
                    <w:rFonts w:ascii="Cambria Math" w:eastAsia="Times New Roman" w:hAnsi="Cambria Math"/>
                    <w:kern w:val="0"/>
                    <w:lang w:bidi="ar-SA"/>
                    <w14:ligatures w14:val="none"/>
                  </w:rPr>
                  <m:t xml:space="preserve">  </m:t>
                </w:del>
              </m:r>
            </m:oMath>
            <w:del w:id="2884" w:author="arun kumar" w:date="2026-07-27T20:18:00Z" w16du:dateUtc="2026-07-27T12:18:00Z">
              <w:r w:rsidR="00E74CF3" w:rsidDel="00A35F98">
                <w:rPr>
                  <w:rFonts w:eastAsia="Times New Roman"/>
                  <w:kern w:val="0"/>
                  <w:lang w:bidi="ar-SA"/>
                  <w14:ligatures w14:val="none"/>
                </w:rPr>
                <w:delText xml:space="preserve">= 1 if </w:delText>
              </w:r>
            </w:del>
            <m:oMath>
              <m:sSup>
                <m:sSupPr>
                  <m:ctrlPr>
                    <w:del w:id="2885" w:author="arun kumar" w:date="2026-07-27T20:18:00Z" w16du:dateUtc="2026-07-27T12:18:00Z">
                      <w:rPr>
                        <w:rFonts w:ascii="Cambria Math" w:eastAsia="Times New Roman" w:hAnsi="Cambria Math"/>
                        <w:i/>
                        <w:kern w:val="0"/>
                        <w:lang w:bidi="ar-SA"/>
                        <w14:ligatures w14:val="none"/>
                      </w:rPr>
                    </w:del>
                  </m:ctrlPr>
                </m:sSupPr>
                <m:e>
                  <m:r>
                    <w:del w:id="2886" w:author="arun kumar" w:date="2026-07-27T20:18:00Z" w16du:dateUtc="2026-07-27T12:18:00Z">
                      <w:rPr>
                        <w:rFonts w:ascii="Cambria Math" w:eastAsia="Times New Roman" w:hAnsi="Cambria Math"/>
                        <w:kern w:val="0"/>
                        <w:lang w:bidi="ar-SA"/>
                        <w14:ligatures w14:val="none"/>
                      </w:rPr>
                      <m:t>T</m:t>
                    </w:del>
                  </m:r>
                </m:e>
                <m:sup>
                  <m:r>
                    <w:del w:id="2887" w:author="arun kumar" w:date="2026-07-27T20:18:00Z" w16du:dateUtc="2026-07-27T12:18:00Z">
                      <w:rPr>
                        <w:rFonts w:ascii="Cambria Math" w:eastAsia="Times New Roman" w:hAnsi="Cambria Math"/>
                        <w:kern w:val="0"/>
                        <w:lang w:bidi="ar-SA"/>
                        <w14:ligatures w14:val="none"/>
                      </w:rPr>
                      <m:t>D</m:t>
                    </w:del>
                  </m:r>
                </m:sup>
              </m:sSup>
            </m:oMath>
            <w:del w:id="2888" w:author="arun kumar" w:date="2026-07-27T20:18:00Z" w16du:dateUtc="2026-07-27T12:18:00Z">
              <w:r w:rsidR="00E74CF3" w:rsidDel="00A35F98">
                <w:rPr>
                  <w:rFonts w:eastAsia="Times New Roman"/>
                  <w:kern w:val="0"/>
                  <w:lang w:bidi="ar-SA"/>
                  <w14:ligatures w14:val="none"/>
                </w:rPr>
                <w:delText xml:space="preserve"> time is required for D-check at a</w:delText>
              </w:r>
            </w:del>
          </w:p>
        </w:tc>
      </w:tr>
      <w:tr w:rsidR="009809B9" w14:paraId="66FB1645" w14:textId="77777777" w:rsidTr="00636A4A">
        <w:trPr>
          <w:trHeight w:val="263"/>
          <w:trPrChange w:id="2889" w:author="arun kumar" w:date="2026-07-28T22:03:00Z" w16du:dateUtc="2026-07-28T14:03:00Z">
            <w:trPr>
              <w:trHeight w:val="263"/>
            </w:trPr>
          </w:trPrChange>
        </w:trPr>
        <w:tc>
          <w:tcPr>
            <w:tcW w:w="3268" w:type="dxa"/>
            <w:tcPrChange w:id="2890" w:author="arun kumar" w:date="2026-07-28T22:03:00Z" w16du:dateUtc="2026-07-28T14:03:00Z">
              <w:tcPr>
                <w:tcW w:w="3420" w:type="dxa"/>
                <w:gridSpan w:val="2"/>
              </w:tcPr>
            </w:tcPrChange>
          </w:tcPr>
          <w:p w14:paraId="53F7B36A" w14:textId="7EA4E6C1" w:rsidR="009809B9" w:rsidRPr="00500961" w:rsidDel="003648D9" w:rsidRDefault="00C94260" w:rsidP="00387A0B">
            <w:pPr>
              <w:spacing w:before="100" w:beforeAutospacing="1" w:after="100" w:afterAutospacing="1" w:line="240" w:lineRule="auto"/>
              <w:jc w:val="left"/>
              <w:rPr>
                <w:del w:id="2891" w:author="arun kumar" w:date="2026-07-27T20:18:00Z" w16du:dateUtc="2026-07-27T12:18:00Z"/>
                <w:rFonts w:eastAsia="Times New Roman"/>
                <w:b/>
                <w:bCs/>
                <w:kern w:val="0"/>
                <w:lang w:bidi="ar-SA"/>
                <w14:ligatures w14:val="none"/>
              </w:rPr>
            </w:pPr>
            <w:ins w:id="2892" w:author="arun kumar" w:date="2026-07-27T20:30:00Z" w16du:dateUtc="2026-07-27T12:30:00Z">
              <w:r w:rsidRPr="003648D9">
                <w:rPr>
                  <w:b/>
                  <w:bCs/>
                  <w:rPrChange w:id="2893" w:author="arun kumar" w:date="2026-07-28T07:13:00Z" w16du:dateUtc="2026-07-27T23:13:00Z">
                    <w:rPr/>
                  </w:rPrChange>
                </w:rPr>
                <w:t>Maintenance-station capacity</w:t>
              </w:r>
              <w:r w:rsidRPr="00500961" w:rsidDel="00A35F98">
                <w:rPr>
                  <w:rFonts w:eastAsia="Times New Roman"/>
                  <w:b/>
                  <w:bCs/>
                  <w:kern w:val="0"/>
                  <w:lang w:bidi="ar-SA"/>
                  <w14:ligatures w14:val="none"/>
                </w:rPr>
                <w:t xml:space="preserve"> </w:t>
              </w:r>
            </w:ins>
            <w:del w:id="2894" w:author="arun kumar" w:date="2026-07-27T20:18:00Z" w16du:dateUtc="2026-07-27T12:18:00Z">
              <w:r w:rsidR="009809B9" w:rsidRPr="00500961" w:rsidDel="00A35F98">
                <w:rPr>
                  <w:rFonts w:eastAsia="Times New Roman"/>
                  <w:b/>
                  <w:bCs/>
                  <w:kern w:val="0"/>
                  <w:lang w:bidi="ar-SA"/>
                  <w14:ligatures w14:val="none"/>
                </w:rPr>
                <w:delText>Maintenance Hierarchy</w:delText>
              </w:r>
            </w:del>
          </w:p>
          <w:p w14:paraId="5BD28470" w14:textId="77777777" w:rsidR="003648D9" w:rsidRDefault="003648D9" w:rsidP="00387A0B">
            <w:pPr>
              <w:spacing w:before="100" w:beforeAutospacing="1" w:after="100" w:afterAutospacing="1" w:line="240" w:lineRule="auto"/>
              <w:jc w:val="left"/>
              <w:rPr>
                <w:ins w:id="2895" w:author="arun kumar" w:date="2026-07-28T07:12:00Z" w16du:dateUtc="2026-07-27T23:12:00Z"/>
                <w:rFonts w:eastAsia="Times New Roman"/>
                <w:b/>
                <w:bCs/>
                <w:kern w:val="0"/>
                <w:lang w:bidi="ar-SA"/>
                <w14:ligatures w14:val="none"/>
              </w:rPr>
            </w:pPr>
          </w:p>
          <w:p w14:paraId="5CED70D9" w14:textId="77777777" w:rsidR="003648D9" w:rsidRPr="00AA0CEE" w:rsidRDefault="003648D9" w:rsidP="00387A0B">
            <w:pPr>
              <w:spacing w:before="100" w:beforeAutospacing="1" w:after="100" w:afterAutospacing="1" w:line="240" w:lineRule="auto"/>
              <w:jc w:val="left"/>
              <w:rPr>
                <w:ins w:id="2896" w:author="arun kumar" w:date="2026-07-28T07:12:00Z" w16du:dateUtc="2026-07-27T23:12:00Z"/>
                <w:rFonts w:eastAsia="Times New Roman"/>
                <w:kern w:val="0"/>
                <w:lang w:bidi="ar-SA"/>
                <w14:ligatures w14:val="none"/>
              </w:rPr>
            </w:pPr>
          </w:p>
          <w:p w14:paraId="393CFCE6" w14:textId="77777777" w:rsidR="003648D9" w:rsidRPr="003648D9" w:rsidRDefault="003648D9" w:rsidP="003648D9">
            <w:pPr>
              <w:pStyle w:val="BodyText"/>
              <w:rPr>
                <w:ins w:id="2897" w:author="arun kumar" w:date="2026-07-28T07:13:00Z" w16du:dateUtc="2026-07-27T23:13:00Z"/>
                <w:rFonts w:ascii="Times New Roman" w:hAnsi="Times New Roman" w:cs="Times New Roman"/>
                <w:kern w:val="2"/>
                <w:lang w:bidi="te-IN"/>
                <w14:ligatures w14:val="standardContextual"/>
                <w:rPrChange w:id="2898" w:author="arun kumar" w:date="2026-07-28T07:13:00Z" w16du:dateUtc="2026-07-27T23:13:00Z">
                  <w:rPr>
                    <w:ins w:id="2899" w:author="arun kumar" w:date="2026-07-28T07:13:00Z" w16du:dateUtc="2026-07-27T23:13:00Z"/>
                  </w:rPr>
                </w:rPrChange>
              </w:rPr>
            </w:pPr>
            <w:ins w:id="2900" w:author="arun kumar" w:date="2026-07-28T07:13:00Z" w16du:dateUtc="2026-07-27T23:13:00Z">
              <w:r w:rsidRPr="003648D9">
                <w:rPr>
                  <w:rFonts w:ascii="Times New Roman" w:hAnsi="Times New Roman" w:cs="Times New Roman"/>
                  <w:kern w:val="2"/>
                  <w:lang w:bidi="te-IN"/>
                  <w14:ligatures w14:val="standardContextual"/>
                  <w:rPrChange w:id="2901" w:author="arun kumar" w:date="2026-07-28T07:13:00Z" w16du:dateUtc="2026-07-27T23:13:00Z">
                    <w:rPr/>
                  </w:rPrChange>
                </w:rPr>
                <w:t xml:space="preserve">This constraint ensures that the total number of maintenance checks triggered at airport </w:t>
              </w:r>
            </w:ins>
            <m:oMath>
              <m:r>
                <w:ins w:id="2902" w:author="arun kumar" w:date="2026-07-28T07:13:00Z" w16du:dateUtc="2026-07-27T23:13:00Z">
                  <w:rPr>
                    <w:rFonts w:ascii="Cambria Math" w:hAnsi="Cambria Math" w:cs="Times New Roman"/>
                    <w:kern w:val="2"/>
                    <w:lang w:bidi="te-IN"/>
                    <w14:ligatures w14:val="standardContextual"/>
                    <w:rPrChange w:id="2903" w:author="arun kumar" w:date="2026-07-28T07:13:00Z" w16du:dateUtc="2026-07-27T23:13:00Z">
                      <w:rPr>
                        <w:rFonts w:ascii="Cambria Math" w:hAnsi="Cambria Math"/>
                      </w:rPr>
                    </w:rPrChange>
                  </w:rPr>
                  <m:t>k</m:t>
                </w:ins>
              </m:r>
            </m:oMath>
            <w:ins w:id="2904" w:author="arun kumar" w:date="2026-07-28T07:13:00Z" w16du:dateUtc="2026-07-27T23:13:00Z">
              <w:r w:rsidRPr="003648D9">
                <w:rPr>
                  <w:rFonts w:ascii="Times New Roman" w:hAnsi="Times New Roman" w:cs="Times New Roman"/>
                  <w:kern w:val="2"/>
                  <w:lang w:bidi="te-IN"/>
                  <w14:ligatures w14:val="standardContextual"/>
                  <w:rPrChange w:id="2905" w:author="arun kumar" w:date="2026-07-28T07:13:00Z" w16du:dateUtc="2026-07-27T23:13:00Z">
                    <w:rPr/>
                  </w:rPrChange>
                </w:rPr>
                <w:t xml:space="preserve">on day </w:t>
              </w:r>
            </w:ins>
            <m:oMath>
              <m:r>
                <w:ins w:id="2906" w:author="arun kumar" w:date="2026-07-28T07:13:00Z" w16du:dateUtc="2026-07-27T23:13:00Z">
                  <w:rPr>
                    <w:rFonts w:ascii="Cambria Math" w:hAnsi="Cambria Math" w:cs="Times New Roman"/>
                    <w:kern w:val="2"/>
                    <w:lang w:bidi="te-IN"/>
                    <w14:ligatures w14:val="standardContextual"/>
                    <w:rPrChange w:id="2907" w:author="arun kumar" w:date="2026-07-28T07:13:00Z" w16du:dateUtc="2026-07-27T23:13:00Z">
                      <w:rPr>
                        <w:rFonts w:ascii="Cambria Math" w:hAnsi="Cambria Math"/>
                      </w:rPr>
                    </w:rPrChange>
                  </w:rPr>
                  <m:t>d</m:t>
                </w:ins>
              </m:r>
            </m:oMath>
            <w:ins w:id="2908" w:author="arun kumar" w:date="2026-07-28T07:13:00Z" w16du:dateUtc="2026-07-27T23:13:00Z">
              <w:r w:rsidRPr="003648D9">
                <w:rPr>
                  <w:rFonts w:ascii="Times New Roman" w:hAnsi="Times New Roman" w:cs="Times New Roman"/>
                  <w:kern w:val="2"/>
                  <w:lang w:bidi="te-IN"/>
                  <w14:ligatures w14:val="standardContextual"/>
                  <w:rPrChange w:id="2909" w:author="arun kumar" w:date="2026-07-28T07:13:00Z" w16du:dateUtc="2026-07-27T23:13:00Z">
                    <w:rPr/>
                  </w:rPrChange>
                </w:rPr>
                <w:t xml:space="preserve">does not exceed the available maintenance capacity </w:t>
              </w:r>
            </w:ins>
            <m:oMath>
              <m:sSub>
                <m:sSubPr>
                  <m:ctrlPr>
                    <w:ins w:id="2910" w:author="arun kumar" w:date="2026-07-28T07:13:00Z" w16du:dateUtc="2026-07-27T23:13:00Z">
                      <w:rPr>
                        <w:rFonts w:ascii="Cambria Math" w:hAnsi="Cambria Math" w:cs="Times New Roman"/>
                        <w:kern w:val="2"/>
                        <w:lang w:bidi="te-IN"/>
                        <w14:ligatures w14:val="standardContextual"/>
                        <w:rPrChange w:id="2911" w:author="arun kumar" w:date="2026-07-28T07:13:00Z" w16du:dateUtc="2026-07-27T23:13:00Z">
                          <w:rPr>
                            <w:rFonts w:ascii="Cambria Math" w:hAnsi="Cambria Math"/>
                          </w:rPr>
                        </w:rPrChange>
                      </w:rPr>
                    </w:ins>
                  </m:ctrlPr>
                </m:sSubPr>
                <m:e>
                  <m:r>
                    <w:ins w:id="2912" w:author="arun kumar" w:date="2026-07-28T07:13:00Z" w16du:dateUtc="2026-07-27T23:13:00Z">
                      <w:rPr>
                        <w:rFonts w:ascii="Cambria Math" w:hAnsi="Cambria Math" w:cs="Times New Roman"/>
                        <w:kern w:val="2"/>
                        <w:lang w:bidi="te-IN"/>
                        <w14:ligatures w14:val="standardContextual"/>
                        <w:rPrChange w:id="2913" w:author="arun kumar" w:date="2026-07-28T07:13:00Z" w16du:dateUtc="2026-07-27T23:13:00Z">
                          <w:rPr>
                            <w:rFonts w:ascii="Cambria Math" w:hAnsi="Cambria Math"/>
                          </w:rPr>
                        </w:rPrChange>
                      </w:rPr>
                      <m:t>Q</m:t>
                    </w:ins>
                  </m:r>
                </m:e>
                <m:sub>
                  <m:r>
                    <w:ins w:id="2914" w:author="arun kumar" w:date="2026-07-28T07:13:00Z" w16du:dateUtc="2026-07-27T23:13:00Z">
                      <w:rPr>
                        <w:rFonts w:ascii="Cambria Math" w:hAnsi="Cambria Math" w:cs="Times New Roman"/>
                        <w:kern w:val="2"/>
                        <w:lang w:bidi="te-IN"/>
                        <w14:ligatures w14:val="standardContextual"/>
                        <w:rPrChange w:id="2915" w:author="arun kumar" w:date="2026-07-28T07:13:00Z" w16du:dateUtc="2026-07-27T23:13:00Z">
                          <w:rPr>
                            <w:rFonts w:ascii="Cambria Math" w:hAnsi="Cambria Math"/>
                          </w:rPr>
                        </w:rPrChange>
                      </w:rPr>
                      <m:t>k</m:t>
                    </w:ins>
                  </m:r>
                </m:sub>
              </m:sSub>
            </m:oMath>
            <w:ins w:id="2916" w:author="arun kumar" w:date="2026-07-28T07:13:00Z" w16du:dateUtc="2026-07-27T23:13:00Z">
              <w:r w:rsidRPr="003648D9">
                <w:rPr>
                  <w:rFonts w:ascii="Times New Roman" w:hAnsi="Times New Roman" w:cs="Times New Roman"/>
                  <w:kern w:val="2"/>
                  <w:lang w:bidi="te-IN"/>
                  <w14:ligatures w14:val="standardContextual"/>
                  <w:rPrChange w:id="2917" w:author="arun kumar" w:date="2026-07-28T07:13:00Z" w16du:dateUtc="2026-07-27T23:13:00Z">
                    <w:rPr/>
                  </w:rPrChange>
                </w:rPr>
                <w:t>.</w:t>
              </w:r>
            </w:ins>
          </w:p>
          <w:p w14:paraId="3BBCF25E" w14:textId="433B6633" w:rsidR="00AA0CEE" w:rsidRDefault="00AA0CEE" w:rsidP="00387A0B">
            <w:pPr>
              <w:spacing w:before="100" w:beforeAutospacing="1" w:after="100" w:afterAutospacing="1" w:line="240" w:lineRule="auto"/>
              <w:jc w:val="left"/>
              <w:rPr>
                <w:rFonts w:eastAsia="Times New Roman"/>
                <w:b/>
                <w:bCs/>
                <w:kern w:val="0"/>
                <w:lang w:bidi="ar-SA"/>
                <w14:ligatures w14:val="none"/>
              </w:rPr>
            </w:pPr>
            <w:del w:id="2918" w:author="arun kumar" w:date="2026-07-27T20:18:00Z" w16du:dateUtc="2026-07-27T12:18:00Z">
              <w:r w:rsidRPr="00AA0CEE" w:rsidDel="00A35F98">
                <w:rPr>
                  <w:rFonts w:eastAsia="Times New Roman"/>
                  <w:kern w:val="0"/>
                  <w:lang w:bidi="ar-SA"/>
                  <w14:ligatures w14:val="none"/>
                </w:rPr>
                <w:delText>Higher-level checks (e.g., C-checks, D-checks) reset the requirements for all lower-level checks (e.g., A-checks, B-checks).</w:delText>
              </w:r>
              <w:r w:rsidR="00AA6BBB" w:rsidDel="00A35F98">
                <w:rPr>
                  <w:rFonts w:eastAsia="Times New Roman"/>
                  <w:kern w:val="0"/>
                  <w:lang w:bidi="ar-SA"/>
                  <w14:ligatures w14:val="none"/>
                </w:rPr>
                <w:delText xml:space="preserve"> </w:delText>
              </w:r>
            </w:del>
          </w:p>
        </w:tc>
        <w:tc>
          <w:tcPr>
            <w:tcW w:w="6722" w:type="dxa"/>
            <w:tcPrChange w:id="2919" w:author="arun kumar" w:date="2026-07-28T22:03:00Z" w16du:dateUtc="2026-07-28T14:03:00Z">
              <w:tcPr>
                <w:tcW w:w="6570" w:type="dxa"/>
              </w:tcPr>
            </w:tcPrChange>
          </w:tcPr>
          <w:p w14:paraId="5F93B646" w14:textId="20B3F63E" w:rsidR="009809B9" w:rsidRPr="003648D9" w:rsidDel="003648D9" w:rsidRDefault="003648D9" w:rsidP="006B0B73">
            <w:pPr>
              <w:spacing w:before="100" w:beforeAutospacing="1" w:after="100" w:afterAutospacing="1" w:line="240" w:lineRule="auto"/>
              <w:jc w:val="left"/>
              <w:rPr>
                <w:del w:id="2920" w:author="arun kumar" w:date="2026-07-27T20:18:00Z" w16du:dateUtc="2026-07-27T12:18:00Z"/>
                <w:rFonts w:eastAsia="Times New Roman"/>
                <w:rPrChange w:id="2921" w:author="arun kumar" w:date="2026-07-28T07:12:00Z" w16du:dateUtc="2026-07-27T23:12:00Z">
                  <w:rPr>
                    <w:del w:id="2922" w:author="arun kumar" w:date="2026-07-27T20:18:00Z" w16du:dateUtc="2026-07-27T12:18:00Z"/>
                    <w:rFonts w:ascii="Cambria Math" w:hAnsi="Cambria Math"/>
                    <w:i/>
                  </w:rPr>
                </w:rPrChange>
              </w:rPr>
            </w:pPr>
            <m:oMath>
              <m:nary>
                <m:naryPr>
                  <m:chr m:val="∑"/>
                  <m:limLoc m:val="undOvr"/>
                  <m:grow m:val="1"/>
                  <m:supHide m:val="1"/>
                  <m:ctrlPr>
                    <w:ins w:id="2923" w:author="arun kumar" w:date="2026-07-28T07:11:00Z" w16du:dateUtc="2026-07-27T23:11:00Z">
                      <w:rPr>
                        <w:rFonts w:ascii="Cambria Math" w:hAnsi="Cambria Math"/>
                      </w:rPr>
                    </w:ins>
                  </m:ctrlPr>
                </m:naryPr>
                <m:sub>
                  <m:r>
                    <w:ins w:id="2924" w:author="arun kumar" w:date="2026-07-28T07:11:00Z" w16du:dateUtc="2026-07-27T23:11:00Z">
                      <w:rPr>
                        <w:rFonts w:ascii="Cambria Math" w:hAnsi="Cambria Math"/>
                      </w:rPr>
                      <m:t>c∈</m:t>
                    </w:ins>
                  </m:r>
                  <m:r>
                    <w:ins w:id="2925" w:author="arun kumar" w:date="2026-07-28T07:11:00Z" w16du:dateUtc="2026-07-27T23:11:00Z">
                      <m:rPr>
                        <m:scr m:val="script"/>
                      </m:rPr>
                      <w:rPr>
                        <w:rFonts w:ascii="Cambria Math" w:hAnsi="Cambria Math"/>
                      </w:rPr>
                      <m:t>C</m:t>
                    </w:ins>
                  </m:r>
                </m:sub>
                <m:sup/>
                <m:e>
                  <m:nary>
                    <m:naryPr>
                      <m:chr m:val="∑"/>
                      <m:limLoc m:val="undOvr"/>
                      <m:supHide m:val="1"/>
                      <m:ctrlPr>
                        <w:ins w:id="2926" w:author="arun kumar" w:date="2026-07-28T07:11:00Z" w16du:dateUtc="2026-07-27T23:11:00Z">
                          <w:rPr>
                            <w:rFonts w:ascii="Cambria Math" w:hAnsi="Cambria Math"/>
                          </w:rPr>
                        </w:ins>
                      </m:ctrlPr>
                    </m:naryPr>
                    <m:sub>
                      <m:r>
                        <w:ins w:id="2927" w:author="arun kumar" w:date="2026-07-28T07:11:00Z" w16du:dateUtc="2026-07-27T23:11:00Z">
                          <w:rPr>
                            <w:rFonts w:ascii="Cambria Math" w:hAnsi="Cambria Math"/>
                          </w:rPr>
                          <m:t>j∈</m:t>
                        </w:ins>
                      </m:r>
                      <m:r>
                        <w:ins w:id="2928" w:author="arun kumar" w:date="2026-07-28T07:11:00Z" w16du:dateUtc="2026-07-27T23:11:00Z">
                          <m:rPr>
                            <m:scr m:val="script"/>
                          </m:rPr>
                          <w:rPr>
                            <w:rFonts w:ascii="Cambria Math" w:hAnsi="Cambria Math"/>
                          </w:rPr>
                          <m:t>P</m:t>
                        </w:ins>
                      </m:r>
                    </m:sub>
                    <m:sup/>
                    <m:e>
                      <m:nary>
                        <m:naryPr>
                          <m:chr m:val="∑"/>
                          <m:limLoc m:val="undOvr"/>
                          <m:supHide m:val="1"/>
                          <m:ctrlPr>
                            <w:ins w:id="2929" w:author="arun kumar" w:date="2026-07-28T07:11:00Z" w16du:dateUtc="2026-07-27T23:11:00Z">
                              <w:rPr>
                                <w:rFonts w:ascii="Cambria Math" w:hAnsi="Cambria Math"/>
                              </w:rPr>
                            </w:ins>
                          </m:ctrlPr>
                        </m:naryPr>
                        <m:sub>
                          <m:r>
                            <w:ins w:id="2930" w:author="arun kumar" w:date="2026-07-28T07:11:00Z" w16du:dateUtc="2026-07-27T23:11:00Z">
                              <w:rPr>
                                <w:rFonts w:ascii="Cambria Math" w:hAnsi="Cambria Math"/>
                              </w:rPr>
                              <m:t>i∈</m:t>
                            </w:ins>
                          </m:r>
                          <m:sSubSup>
                            <m:sSubSupPr>
                              <m:ctrlPr>
                                <w:ins w:id="2931" w:author="arun kumar" w:date="2026-07-28T07:11:00Z" w16du:dateUtc="2026-07-27T23:11:00Z">
                                  <w:rPr>
                                    <w:rFonts w:ascii="Cambria Math" w:hAnsi="Cambria Math"/>
                                  </w:rPr>
                                </w:ins>
                              </m:ctrlPr>
                            </m:sSubSupPr>
                            <m:e>
                              <m:r>
                                <w:ins w:id="2932" w:author="arun kumar" w:date="2026-07-28T07:11:00Z" w16du:dateUtc="2026-07-27T23:11:00Z">
                                  <m:rPr>
                                    <m:scr m:val="script"/>
                                  </m:rPr>
                                  <w:rPr>
                                    <w:rFonts w:ascii="Cambria Math" w:hAnsi="Cambria Math"/>
                                  </w:rPr>
                                  <m:t>F</m:t>
                                </w:ins>
                              </m:r>
                            </m:e>
                            <m:sub>
                              <m:r>
                                <w:ins w:id="2933" w:author="arun kumar" w:date="2026-07-28T07:11:00Z" w16du:dateUtc="2026-07-27T23:11:00Z">
                                  <w:rPr>
                                    <w:rFonts w:ascii="Cambria Math" w:hAnsi="Cambria Math"/>
                                  </w:rPr>
                                  <m:t>kd</m:t>
                                </w:ins>
                              </m:r>
                            </m:sub>
                            <m:sup>
                              <m:r>
                                <w:ins w:id="2934" w:author="arun kumar" w:date="2026-07-28T07:11:00Z" w16du:dateUtc="2026-07-27T23:11:00Z">
                                  <w:rPr>
                                    <w:rFonts w:ascii="Cambria Math" w:hAnsi="Cambria Math"/>
                                  </w:rPr>
                                  <m:t>M</m:t>
                                </w:ins>
                              </m:r>
                            </m:sup>
                          </m:sSubSup>
                        </m:sub>
                        <m:sup/>
                        <m:e>
                          <m:sSub>
                            <m:sSubPr>
                              <m:ctrlPr>
                                <w:ins w:id="2935" w:author="arun kumar" w:date="2026-07-28T07:11:00Z" w16du:dateUtc="2026-07-27T23:11:00Z">
                                  <w:rPr>
                                    <w:rFonts w:ascii="Cambria Math" w:hAnsi="Cambria Math"/>
                                  </w:rPr>
                                </w:ins>
                              </m:ctrlPr>
                            </m:sSubPr>
                            <m:e>
                              <m:r>
                                <w:ins w:id="2936" w:author="arun kumar" w:date="2026-07-28T07:11:00Z" w16du:dateUtc="2026-07-27T23:11:00Z">
                                  <w:rPr>
                                    <w:rFonts w:ascii="Cambria Math" w:hAnsi="Cambria Math"/>
                                  </w:rPr>
                                  <m:t>z</m:t>
                                </w:ins>
                              </m:r>
                            </m:e>
                            <m:sub>
                              <m:r>
                                <w:ins w:id="2937" w:author="arun kumar" w:date="2026-07-28T07:11:00Z" w16du:dateUtc="2026-07-27T23:11:00Z">
                                  <w:rPr>
                                    <w:rFonts w:ascii="Cambria Math" w:hAnsi="Cambria Math"/>
                                  </w:rPr>
                                  <m:t>ijdc</m:t>
                                </w:ins>
                              </m:r>
                            </m:sub>
                          </m:sSub>
                        </m:e>
                      </m:nary>
                    </m:e>
                  </m:nary>
                </m:e>
              </m:nary>
              <m:r>
                <w:ins w:id="2938" w:author="arun kumar" w:date="2026-07-28T07:11:00Z" w16du:dateUtc="2026-07-27T23:11:00Z">
                  <w:rPr>
                    <w:rFonts w:ascii="Cambria Math" w:hAnsi="Cambria Math"/>
                  </w:rPr>
                  <m:t>≤</m:t>
                </w:ins>
              </m:r>
              <m:sSub>
                <m:sSubPr>
                  <m:ctrlPr>
                    <w:ins w:id="2939" w:author="arun kumar" w:date="2026-07-28T07:11:00Z" w16du:dateUtc="2026-07-27T23:11:00Z">
                      <w:rPr>
                        <w:rFonts w:ascii="Cambria Math" w:hAnsi="Cambria Math"/>
                      </w:rPr>
                    </w:ins>
                  </m:ctrlPr>
                </m:sSubPr>
                <m:e>
                  <m:r>
                    <w:ins w:id="2940" w:author="arun kumar" w:date="2026-07-28T07:11:00Z" w16du:dateUtc="2026-07-27T23:11:00Z">
                      <w:rPr>
                        <w:rFonts w:ascii="Cambria Math" w:hAnsi="Cambria Math"/>
                      </w:rPr>
                      <m:t>Q</m:t>
                    </w:ins>
                  </m:r>
                </m:e>
                <m:sub>
                  <m:r>
                    <w:ins w:id="2941" w:author="arun kumar" w:date="2026-07-28T07:11:00Z" w16du:dateUtc="2026-07-27T23:11:00Z">
                      <w:rPr>
                        <w:rFonts w:ascii="Cambria Math" w:hAnsi="Cambria Math"/>
                      </w:rPr>
                      <m:t>k</m:t>
                    </w:ins>
                  </m:r>
                </m:sub>
              </m:sSub>
              <m:r>
                <w:ins w:id="2942" w:author="arun kumar" w:date="2026-07-28T07:11:00Z" w16du:dateUtc="2026-07-27T23:11:00Z">
                  <w:rPr>
                    <w:rFonts w:ascii="Cambria Math" w:hAnsi="Cambria Math"/>
                  </w:rPr>
                  <m:t>, ∀k</m:t>
                </w:ins>
              </m:r>
              <m:r>
                <w:ins w:id="2943" w:author="arun kumar" w:date="2026-07-28T07:11:00Z" w16du:dateUtc="2026-07-27T23:11:00Z">
                  <m:rPr>
                    <m:scr m:val="script"/>
                  </m:rPr>
                  <w:rPr>
                    <w:rFonts w:ascii="Cambria Math" w:hAnsi="Cambria Math"/>
                  </w:rPr>
                  <m:t>∈M,</m:t>
                </w:ins>
              </m:r>
              <m:r>
                <w:ins w:id="2944" w:author="arun kumar" w:date="2026-07-28T07:11:00Z" w16du:dateUtc="2026-07-27T23:11:00Z">
                  <m:rPr>
                    <m:nor/>
                  </m:rPr>
                  <w:rPr>
                    <w:rFonts w:ascii="Arial" w:hAnsi="Arial" w:cs="Arial"/>
                  </w:rPr>
                  <m:t>  </m:t>
                </w:ins>
              </m:r>
              <m:r>
                <w:ins w:id="2945" w:author="arun kumar" w:date="2026-07-28T07:11:00Z" w16du:dateUtc="2026-07-27T23:11:00Z">
                  <w:rPr>
                    <w:rFonts w:ascii="Cambria Math" w:hAnsi="Cambria Math"/>
                  </w:rPr>
                  <m:t>∀d∈</m:t>
                </w:ins>
              </m:r>
              <m:r>
                <w:ins w:id="2946" w:author="arun kumar" w:date="2026-07-28T07:11:00Z" w16du:dateUtc="2026-07-27T23:11:00Z">
                  <m:rPr>
                    <m:scr m:val="script"/>
                  </m:rPr>
                  <w:rPr>
                    <w:rFonts w:ascii="Cambria Math" w:hAnsi="Cambria Math"/>
                  </w:rPr>
                  <m:t>D</m:t>
                </w:ins>
              </m:r>
              <m:sSubSup>
                <m:sSubSupPr>
                  <m:ctrlPr>
                    <w:del w:id="2947" w:author="arun kumar" w:date="2026-07-27T20:18:00Z" w16du:dateUtc="2026-07-27T12:18:00Z">
                      <w:rPr>
                        <w:rFonts w:ascii="Cambria Math" w:eastAsia="Times New Roman" w:hAnsi="Cambria Math"/>
                        <w:i/>
                        <w:kern w:val="0"/>
                        <w:lang w:bidi="ar-SA"/>
                        <w14:ligatures w14:val="none"/>
                      </w:rPr>
                    </w:del>
                  </m:ctrlPr>
                </m:sSubSupPr>
                <m:e>
                  <m:r>
                    <w:del w:id="2948" w:author="arun kumar" w:date="2026-07-27T20:18:00Z" w16du:dateUtc="2026-07-27T12:18:00Z">
                      <w:rPr>
                        <w:rFonts w:ascii="Cambria Math" w:eastAsia="Times New Roman" w:hAnsi="Cambria Math"/>
                        <w:kern w:val="0"/>
                        <w:lang w:bidi="ar-SA"/>
                        <w14:ligatures w14:val="none"/>
                      </w:rPr>
                      <m:t>y</m:t>
                    </w:del>
                  </m:r>
                </m:e>
                <m:sub>
                  <m:r>
                    <w:del w:id="2949" w:author="arun kumar" w:date="2026-07-27T20:18:00Z" w16du:dateUtc="2026-07-27T12:18:00Z">
                      <w:rPr>
                        <w:rFonts w:ascii="Cambria Math" w:eastAsia="Times New Roman" w:hAnsi="Cambria Math"/>
                        <w:kern w:val="0"/>
                        <w:lang w:bidi="ar-SA"/>
                        <w14:ligatures w14:val="none"/>
                      </w:rPr>
                      <m:t>im</m:t>
                    </w:del>
                  </m:r>
                </m:sub>
                <m:sup>
                  <m:r>
                    <w:del w:id="2950" w:author="arun kumar" w:date="2026-07-27T20:18:00Z" w16du:dateUtc="2026-07-27T12:18:00Z">
                      <w:rPr>
                        <w:rFonts w:ascii="Cambria Math" w:eastAsia="Times New Roman" w:hAnsi="Cambria Math"/>
                        <w:kern w:val="0"/>
                        <w:lang w:bidi="ar-SA"/>
                        <w14:ligatures w14:val="none"/>
                      </w:rPr>
                      <m:t>A</m:t>
                    </w:del>
                  </m:r>
                </m:sup>
              </m:sSubSup>
              <m:r>
                <w:del w:id="2951" w:author="arun kumar" w:date="2026-07-27T20:18:00Z" w16du:dateUtc="2026-07-27T12:18:00Z">
                  <w:rPr>
                    <w:rFonts w:ascii="Cambria Math" w:eastAsia="Times New Roman" w:hAnsi="Cambria Math"/>
                    <w:kern w:val="0"/>
                    <w:lang w:bidi="ar-SA"/>
                    <w14:ligatures w14:val="none"/>
                  </w:rPr>
                  <m:t xml:space="preserve">+ </m:t>
                </w:del>
              </m:r>
              <m:sSubSup>
                <m:sSubSupPr>
                  <m:ctrlPr>
                    <w:del w:id="2952" w:author="arun kumar" w:date="2026-07-27T20:18:00Z" w16du:dateUtc="2026-07-27T12:18:00Z">
                      <w:rPr>
                        <w:rFonts w:ascii="Cambria Math" w:eastAsia="Times New Roman" w:hAnsi="Cambria Math"/>
                        <w:i/>
                        <w:kern w:val="0"/>
                        <w:lang w:bidi="ar-SA"/>
                        <w14:ligatures w14:val="none"/>
                      </w:rPr>
                    </w:del>
                  </m:ctrlPr>
                </m:sSubSupPr>
                <m:e>
                  <m:r>
                    <w:del w:id="2953" w:author="arun kumar" w:date="2026-07-27T20:18:00Z" w16du:dateUtc="2026-07-27T12:18:00Z">
                      <w:rPr>
                        <w:rFonts w:ascii="Cambria Math" w:eastAsia="Times New Roman" w:hAnsi="Cambria Math"/>
                        <w:kern w:val="0"/>
                        <w:lang w:bidi="ar-SA"/>
                        <w14:ligatures w14:val="none"/>
                      </w:rPr>
                      <m:t>y</m:t>
                    </w:del>
                  </m:r>
                </m:e>
                <m:sub>
                  <m:r>
                    <w:del w:id="2954" w:author="arun kumar" w:date="2026-07-27T20:18:00Z" w16du:dateUtc="2026-07-27T12:18:00Z">
                      <w:rPr>
                        <w:rFonts w:ascii="Cambria Math" w:eastAsia="Times New Roman" w:hAnsi="Cambria Math"/>
                        <w:kern w:val="0"/>
                        <w:lang w:bidi="ar-SA"/>
                        <w14:ligatures w14:val="none"/>
                      </w:rPr>
                      <m:t>im</m:t>
                    </w:del>
                  </m:r>
                </m:sub>
                <m:sup>
                  <m:r>
                    <w:del w:id="2955" w:author="arun kumar" w:date="2026-07-27T20:18:00Z" w16du:dateUtc="2026-07-27T12:18:00Z">
                      <w:rPr>
                        <w:rFonts w:ascii="Cambria Math" w:eastAsia="Times New Roman" w:hAnsi="Cambria Math"/>
                        <w:kern w:val="0"/>
                        <w:lang w:bidi="ar-SA"/>
                        <w14:ligatures w14:val="none"/>
                      </w:rPr>
                      <m:t>B</m:t>
                    </w:del>
                  </m:r>
                </m:sup>
              </m:sSubSup>
              <m:r>
                <w:del w:id="2956" w:author="arun kumar" w:date="2026-07-27T20:18:00Z" w16du:dateUtc="2026-07-27T12:18:00Z">
                  <w:rPr>
                    <w:rFonts w:ascii="Cambria Math" w:eastAsia="Times New Roman" w:hAnsi="Cambria Math"/>
                    <w:kern w:val="0"/>
                    <w:lang w:bidi="ar-SA"/>
                    <w14:ligatures w14:val="none"/>
                  </w:rPr>
                  <m:t>+</m:t>
                </w:del>
              </m:r>
              <m:sSubSup>
                <m:sSubSupPr>
                  <m:ctrlPr>
                    <w:del w:id="2957" w:author="arun kumar" w:date="2026-07-27T20:18:00Z" w16du:dateUtc="2026-07-27T12:18:00Z">
                      <w:rPr>
                        <w:rFonts w:ascii="Cambria Math" w:eastAsia="Times New Roman" w:hAnsi="Cambria Math"/>
                        <w:i/>
                        <w:kern w:val="0"/>
                        <w:lang w:bidi="ar-SA"/>
                        <w14:ligatures w14:val="none"/>
                      </w:rPr>
                    </w:del>
                  </m:ctrlPr>
                </m:sSubSupPr>
                <m:e>
                  <m:r>
                    <w:del w:id="2958" w:author="arun kumar" w:date="2026-07-27T20:18:00Z" w16du:dateUtc="2026-07-27T12:18:00Z">
                      <w:rPr>
                        <w:rFonts w:ascii="Cambria Math" w:eastAsia="Times New Roman" w:hAnsi="Cambria Math"/>
                        <w:kern w:val="0"/>
                        <w:lang w:bidi="ar-SA"/>
                        <w14:ligatures w14:val="none"/>
                      </w:rPr>
                      <m:t>y</m:t>
                    </w:del>
                  </m:r>
                </m:e>
                <m:sub>
                  <m:r>
                    <w:del w:id="2959" w:author="arun kumar" w:date="2026-07-27T20:18:00Z" w16du:dateUtc="2026-07-27T12:18:00Z">
                      <w:rPr>
                        <w:rFonts w:ascii="Cambria Math" w:eastAsia="Times New Roman" w:hAnsi="Cambria Math"/>
                        <w:kern w:val="0"/>
                        <w:lang w:bidi="ar-SA"/>
                        <w14:ligatures w14:val="none"/>
                      </w:rPr>
                      <m:t>im</m:t>
                    </w:del>
                  </m:r>
                </m:sub>
                <m:sup>
                  <m:r>
                    <w:del w:id="2960" w:author="arun kumar" w:date="2026-07-27T20:18:00Z" w16du:dateUtc="2026-07-27T12:18:00Z">
                      <w:rPr>
                        <w:rFonts w:ascii="Cambria Math" w:eastAsia="Times New Roman" w:hAnsi="Cambria Math"/>
                        <w:kern w:val="0"/>
                        <w:lang w:bidi="ar-SA"/>
                        <w14:ligatures w14:val="none"/>
                      </w:rPr>
                      <m:t>C</m:t>
                    </w:del>
                  </m:r>
                </m:sup>
              </m:sSubSup>
              <m:r>
                <w:del w:id="2961" w:author="arun kumar" w:date="2026-07-27T20:18:00Z" w16du:dateUtc="2026-07-27T12:18:00Z">
                  <w:rPr>
                    <w:rFonts w:ascii="Cambria Math" w:eastAsia="Times New Roman" w:hAnsi="Cambria Math"/>
                    <w:kern w:val="0"/>
                    <w:lang w:bidi="ar-SA"/>
                    <w14:ligatures w14:val="none"/>
                  </w:rPr>
                  <m:t>+</m:t>
                </w:del>
              </m:r>
              <m:sSubSup>
                <m:sSubSupPr>
                  <m:ctrlPr>
                    <w:del w:id="2962" w:author="arun kumar" w:date="2026-07-27T20:18:00Z" w16du:dateUtc="2026-07-27T12:18:00Z">
                      <w:rPr>
                        <w:rFonts w:ascii="Cambria Math" w:eastAsia="Times New Roman" w:hAnsi="Cambria Math"/>
                        <w:i/>
                        <w:kern w:val="0"/>
                        <w:lang w:bidi="ar-SA"/>
                        <w14:ligatures w14:val="none"/>
                      </w:rPr>
                    </w:del>
                  </m:ctrlPr>
                </m:sSubSupPr>
                <m:e>
                  <m:r>
                    <w:del w:id="2963" w:author="arun kumar" w:date="2026-07-27T20:18:00Z" w16du:dateUtc="2026-07-27T12:18:00Z">
                      <w:rPr>
                        <w:rFonts w:ascii="Cambria Math" w:eastAsia="Times New Roman" w:hAnsi="Cambria Math"/>
                        <w:kern w:val="0"/>
                        <w:lang w:bidi="ar-SA"/>
                        <w14:ligatures w14:val="none"/>
                      </w:rPr>
                      <m:t>y</m:t>
                    </w:del>
                  </m:r>
                </m:e>
                <m:sub>
                  <m:r>
                    <w:del w:id="2964" w:author="arun kumar" w:date="2026-07-27T20:18:00Z" w16du:dateUtc="2026-07-27T12:18:00Z">
                      <w:rPr>
                        <w:rFonts w:ascii="Cambria Math" w:eastAsia="Times New Roman" w:hAnsi="Cambria Math"/>
                        <w:kern w:val="0"/>
                        <w:lang w:bidi="ar-SA"/>
                        <w14:ligatures w14:val="none"/>
                      </w:rPr>
                      <m:t>im</m:t>
                    </w:del>
                  </m:r>
                </m:sub>
                <m:sup>
                  <m:r>
                    <w:del w:id="2965" w:author="arun kumar" w:date="2026-07-27T20:18:00Z" w16du:dateUtc="2026-07-27T12:18:00Z">
                      <w:rPr>
                        <w:rFonts w:ascii="Cambria Math" w:eastAsia="Times New Roman" w:hAnsi="Cambria Math"/>
                        <w:kern w:val="0"/>
                        <w:lang w:bidi="ar-SA"/>
                        <w14:ligatures w14:val="none"/>
                      </w:rPr>
                      <m:t>D</m:t>
                    </w:del>
                  </m:r>
                </m:sup>
              </m:sSubSup>
              <m:r>
                <w:del w:id="2966" w:author="arun kumar" w:date="2026-07-27T20:18:00Z" w16du:dateUtc="2026-07-27T12:18:00Z">
                  <w:rPr>
                    <w:rFonts w:ascii="Cambria Math" w:eastAsia="Times New Roman" w:hAnsi="Cambria Math"/>
                    <w:kern w:val="0"/>
                    <w:lang w:bidi="ar-SA"/>
                    <w14:ligatures w14:val="none"/>
                  </w:rPr>
                  <m:t>=1</m:t>
                </w:del>
              </m:r>
            </m:oMath>
            <w:del w:id="2967" w:author="arun kumar" w:date="2026-07-27T20:18:00Z" w16du:dateUtc="2026-07-27T12:18:00Z">
              <w:r w:rsidR="00AA6BBB" w:rsidDel="00A35F98">
                <w:rPr>
                  <w:rFonts w:eastAsia="Times New Roman"/>
                  <w:kern w:val="0"/>
                  <w:lang w:bidi="ar-SA"/>
                  <w14:ligatures w14:val="none"/>
                </w:rPr>
                <w:delText xml:space="preserve"> for all i = 1,2,3….N</w:delText>
              </w:r>
            </w:del>
          </w:p>
          <w:p w14:paraId="626E88F1" w14:textId="77777777" w:rsidR="003648D9" w:rsidRDefault="003648D9" w:rsidP="006B0B73">
            <w:pPr>
              <w:spacing w:before="100" w:beforeAutospacing="1" w:after="100" w:afterAutospacing="1" w:line="240" w:lineRule="auto"/>
              <w:jc w:val="left"/>
              <w:rPr>
                <w:ins w:id="2968" w:author="arun kumar" w:date="2026-07-28T07:12:00Z" w16du:dateUtc="2026-07-27T23:12:00Z"/>
                <w:rFonts w:eastAsia="Times New Roman"/>
                <w:kern w:val="0"/>
                <w:lang w:bidi="ar-SA"/>
                <w14:ligatures w14:val="none"/>
              </w:rPr>
            </w:pPr>
          </w:p>
          <w:p w14:paraId="1FC73DAF" w14:textId="77777777" w:rsidR="003648D9" w:rsidRDefault="003648D9" w:rsidP="006B0B73">
            <w:pPr>
              <w:spacing w:before="100" w:beforeAutospacing="1" w:after="100" w:afterAutospacing="1" w:line="240" w:lineRule="auto"/>
              <w:jc w:val="left"/>
              <w:rPr>
                <w:ins w:id="2969" w:author="arun kumar" w:date="2026-07-28T07:12:00Z" w16du:dateUtc="2026-07-27T23:12:00Z"/>
                <w:rFonts w:eastAsia="Times New Roman"/>
                <w:kern w:val="0"/>
                <w:lang w:bidi="ar-SA"/>
                <w14:ligatures w14:val="none"/>
              </w:rPr>
            </w:pPr>
            <w:ins w:id="2970" w:author="arun kumar" w:date="2026-07-28T07:12:00Z" w16du:dateUtc="2026-07-27T23:12:00Z">
              <w:r>
                <w:rPr>
                  <w:rFonts w:eastAsia="Times New Roman"/>
                  <w:kern w:val="0"/>
                  <w:lang w:bidi="ar-SA"/>
                  <w14:ligatures w14:val="none"/>
                </w:rPr>
                <w:t>Here,</w:t>
              </w:r>
            </w:ins>
          </w:p>
          <w:p w14:paraId="0016FCD8" w14:textId="539F4281" w:rsidR="003648D9" w:rsidRDefault="003648D9" w:rsidP="006B0B73">
            <w:pPr>
              <w:spacing w:before="100" w:beforeAutospacing="1" w:after="100" w:afterAutospacing="1" w:line="240" w:lineRule="auto"/>
              <w:jc w:val="left"/>
              <w:rPr>
                <w:ins w:id="2971" w:author="arun kumar" w:date="2026-07-28T07:12:00Z" w16du:dateUtc="2026-07-27T23:12:00Z"/>
                <w:rFonts w:eastAsia="Times New Roman"/>
                <w:kern w:val="0"/>
                <w:lang w:bidi="ar-SA"/>
                <w14:ligatures w14:val="none"/>
              </w:rPr>
            </w:pPr>
            <w:ins w:id="2972" w:author="arun kumar" w:date="2026-07-28T07:12:00Z" w16du:dateUtc="2026-07-27T23:12:00Z">
              <w:r>
                <w:rPr>
                  <w:rFonts w:eastAsia="Times New Roman"/>
                  <w:kern w:val="0"/>
                  <w:lang w:bidi="ar-SA"/>
                  <w14:ligatures w14:val="none"/>
                </w:rPr>
                <w:t xml:space="preserve"> </w:t>
              </w:r>
            </w:ins>
            <m:oMath>
              <m:sSubSup>
                <m:sSubSupPr>
                  <m:ctrlPr>
                    <w:ins w:id="2973" w:author="arun kumar" w:date="2026-07-28T07:12:00Z" w16du:dateUtc="2026-07-27T23:12:00Z">
                      <w:rPr>
                        <w:rFonts w:ascii="Cambria Math" w:hAnsi="Cambria Math"/>
                      </w:rPr>
                    </w:ins>
                  </m:ctrlPr>
                </m:sSubSupPr>
                <m:e>
                  <m:r>
                    <w:ins w:id="2974" w:author="arun kumar" w:date="2026-07-28T07:12:00Z" w16du:dateUtc="2026-07-27T23:12:00Z">
                      <m:rPr>
                        <m:scr m:val="script"/>
                      </m:rPr>
                      <w:rPr>
                        <w:rFonts w:ascii="Cambria Math" w:hAnsi="Cambria Math"/>
                      </w:rPr>
                      <m:t>F</m:t>
                    </w:ins>
                  </m:r>
                </m:e>
                <m:sub>
                  <m:r>
                    <w:ins w:id="2975" w:author="arun kumar" w:date="2026-07-28T07:12:00Z" w16du:dateUtc="2026-07-27T23:12:00Z">
                      <w:rPr>
                        <w:rFonts w:ascii="Cambria Math" w:hAnsi="Cambria Math"/>
                      </w:rPr>
                      <m:t>kd</m:t>
                    </w:ins>
                  </m:r>
                </m:sub>
                <m:sup>
                  <m:r>
                    <w:ins w:id="2976" w:author="arun kumar" w:date="2026-07-28T07:12:00Z" w16du:dateUtc="2026-07-27T23:12:00Z">
                      <w:rPr>
                        <w:rFonts w:ascii="Cambria Math" w:hAnsi="Cambria Math"/>
                      </w:rPr>
                      <m:t>M</m:t>
                    </w:ins>
                  </m:r>
                </m:sup>
              </m:sSubSup>
              <m:r>
                <w:ins w:id="2977" w:author="arun kumar" w:date="2026-07-28T07:12:00Z" w16du:dateUtc="2026-07-27T23:12:00Z">
                  <w:rPr>
                    <w:rFonts w:ascii="Cambria Math" w:hAnsi="Cambria Math"/>
                  </w:rPr>
                  <m:t>=</m:t>
                </w:ins>
              </m:r>
              <m:d>
                <m:dPr>
                  <m:begChr m:val="{"/>
                  <m:endChr m:val="}"/>
                  <m:ctrlPr>
                    <w:ins w:id="2978" w:author="arun kumar" w:date="2026-07-28T07:12:00Z" w16du:dateUtc="2026-07-27T23:12:00Z">
                      <w:rPr>
                        <w:rFonts w:ascii="Cambria Math" w:hAnsi="Cambria Math"/>
                      </w:rPr>
                    </w:ins>
                  </m:ctrlPr>
                </m:dPr>
                <m:e>
                  <m:r>
                    <w:ins w:id="2979" w:author="arun kumar" w:date="2026-07-28T07:12:00Z" w16du:dateUtc="2026-07-27T23:12:00Z">
                      <w:rPr>
                        <w:rFonts w:ascii="Cambria Math" w:hAnsi="Cambria Math"/>
                      </w:rPr>
                      <m:t>i∈</m:t>
                    </w:ins>
                  </m:r>
                  <m:sSup>
                    <m:sSupPr>
                      <m:ctrlPr>
                        <w:ins w:id="2980" w:author="arun kumar" w:date="2026-07-28T07:12:00Z" w16du:dateUtc="2026-07-27T23:12:00Z">
                          <w:rPr>
                            <w:rFonts w:ascii="Cambria Math" w:hAnsi="Cambria Math"/>
                          </w:rPr>
                        </w:ins>
                      </m:ctrlPr>
                    </m:sSupPr>
                    <m:e>
                      <m:r>
                        <w:ins w:id="2981" w:author="arun kumar" w:date="2026-07-28T07:12:00Z" w16du:dateUtc="2026-07-27T23:12:00Z">
                          <m:rPr>
                            <m:scr m:val="script"/>
                          </m:rPr>
                          <w:rPr>
                            <w:rFonts w:ascii="Cambria Math" w:hAnsi="Cambria Math"/>
                          </w:rPr>
                          <m:t>F</m:t>
                        </w:ins>
                      </m:r>
                    </m:e>
                    <m:sup>
                      <m:r>
                        <w:ins w:id="2982" w:author="arun kumar" w:date="2026-07-28T07:12:00Z" w16du:dateUtc="2026-07-27T23:12:00Z">
                          <w:rPr>
                            <w:rFonts w:ascii="Cambria Math" w:hAnsi="Cambria Math"/>
                          </w:rPr>
                          <m:t>M</m:t>
                        </w:ins>
                      </m:r>
                    </m:sup>
                  </m:sSup>
                  <m:r>
                    <w:ins w:id="2983" w:author="arun kumar" w:date="2026-07-28T07:12:00Z" w16du:dateUtc="2026-07-27T23:12:00Z">
                      <w:rPr>
                        <w:rFonts w:ascii="Cambria Math" w:hAnsi="Cambria Math"/>
                      </w:rPr>
                      <m:t>:</m:t>
                    </w:ins>
                  </m:r>
                  <m:r>
                    <w:ins w:id="2984" w:author="arun kumar" w:date="2026-07-28T07:12:00Z" w16du:dateUtc="2026-07-27T23:12:00Z">
                      <m:rPr>
                        <m:nor/>
                      </m:rPr>
                      <m:t>flight </m:t>
                    </w:ins>
                  </m:r>
                  <m:r>
                    <w:ins w:id="2985" w:author="arun kumar" w:date="2026-07-28T07:12:00Z" w16du:dateUtc="2026-07-27T23:12:00Z">
                      <w:rPr>
                        <w:rFonts w:ascii="Cambria Math" w:hAnsi="Cambria Math"/>
                      </w:rPr>
                      <m:t>i</m:t>
                    </w:ins>
                  </m:r>
                  <m:r>
                    <w:ins w:id="2986" w:author="arun kumar" w:date="2026-07-28T07:12:00Z" w16du:dateUtc="2026-07-27T23:12:00Z">
                      <m:rPr>
                        <m:nor/>
                      </m:rPr>
                      <m:t> arrives at maintenance airport </m:t>
                    </w:ins>
                  </m:r>
                  <m:r>
                    <w:ins w:id="2987" w:author="arun kumar" w:date="2026-07-28T07:12:00Z" w16du:dateUtc="2026-07-27T23:12:00Z">
                      <w:rPr>
                        <w:rFonts w:ascii="Cambria Math" w:hAnsi="Cambria Math"/>
                      </w:rPr>
                      <m:t>k</m:t>
                    </w:ins>
                  </m:r>
                  <m:r>
                    <w:ins w:id="2988" w:author="arun kumar" w:date="2026-07-28T07:12:00Z" w16du:dateUtc="2026-07-27T23:12:00Z">
                      <m:rPr>
                        <m:nor/>
                      </m:rPr>
                      <m:t> on day </m:t>
                    </w:ins>
                  </m:r>
                  <m:r>
                    <w:ins w:id="2989" w:author="arun kumar" w:date="2026-07-28T07:12:00Z" w16du:dateUtc="2026-07-27T23:12:00Z">
                      <w:rPr>
                        <w:rFonts w:ascii="Cambria Math" w:hAnsi="Cambria Math"/>
                      </w:rPr>
                      <m:t>d</m:t>
                    </w:ins>
                  </m:r>
                </m:e>
              </m:d>
            </m:oMath>
          </w:p>
          <w:p w14:paraId="28FBAAB2" w14:textId="4C14665F" w:rsidR="00AA6BBB" w:rsidDel="00A35F98" w:rsidRDefault="003648D9" w:rsidP="006B0B73">
            <w:pPr>
              <w:spacing w:before="100" w:beforeAutospacing="1" w:after="100" w:afterAutospacing="1" w:line="240" w:lineRule="auto"/>
              <w:jc w:val="left"/>
              <w:rPr>
                <w:del w:id="2990" w:author="arun kumar" w:date="2026-07-27T20:18:00Z" w16du:dateUtc="2026-07-27T12:18:00Z"/>
                <w:rFonts w:eastAsia="Times New Roman"/>
                <w:kern w:val="0"/>
                <w:lang w:bidi="ar-SA"/>
                <w14:ligatures w14:val="none"/>
              </w:rPr>
            </w:pPr>
            <w:ins w:id="2991" w:author="arun kumar" w:date="2026-07-28T07:13:00Z" w16du:dateUtc="2026-07-27T23:13:00Z">
              <w:r w:rsidRPr="00623A3D">
                <w:t xml:space="preserve">and </w:t>
              </w:r>
            </w:ins>
            <m:oMath>
              <m:sSub>
                <m:sSubPr>
                  <m:ctrlPr>
                    <w:ins w:id="2992" w:author="arun kumar" w:date="2026-07-28T07:13:00Z" w16du:dateUtc="2026-07-27T23:13:00Z">
                      <w:rPr>
                        <w:rFonts w:ascii="Cambria Math" w:hAnsi="Cambria Math"/>
                      </w:rPr>
                    </w:ins>
                  </m:ctrlPr>
                </m:sSubPr>
                <m:e>
                  <m:r>
                    <w:ins w:id="2993" w:author="arun kumar" w:date="2026-07-28T07:13:00Z" w16du:dateUtc="2026-07-27T23:13:00Z">
                      <w:rPr>
                        <w:rFonts w:ascii="Cambria Math" w:hAnsi="Cambria Math"/>
                      </w:rPr>
                      <m:t>Q</m:t>
                    </w:ins>
                  </m:r>
                </m:e>
                <m:sub>
                  <m:r>
                    <w:ins w:id="2994" w:author="arun kumar" w:date="2026-07-28T07:13:00Z" w16du:dateUtc="2026-07-27T23:13:00Z">
                      <w:rPr>
                        <w:rFonts w:ascii="Cambria Math" w:hAnsi="Cambria Math"/>
                      </w:rPr>
                      <m:t>k</m:t>
                    </w:ins>
                  </m:r>
                </m:sub>
              </m:sSub>
            </m:oMath>
            <w:ins w:id="2995" w:author="arun kumar" w:date="2026-07-28T07:13:00Z" w16du:dateUtc="2026-07-27T23:13:00Z">
              <w:r w:rsidRPr="00623A3D">
                <w:t xml:space="preserve">denotes the maximum number of maintenance activities that can be initiated at maintenance airport </w:t>
              </w:r>
            </w:ins>
            <m:oMath>
              <m:r>
                <w:ins w:id="2996" w:author="arun kumar" w:date="2026-07-28T07:13:00Z" w16du:dateUtc="2026-07-27T23:13:00Z">
                  <w:rPr>
                    <w:rFonts w:ascii="Cambria Math" w:hAnsi="Cambria Math"/>
                  </w:rPr>
                  <m:t>k</m:t>
                </w:ins>
              </m:r>
            </m:oMath>
            <w:ins w:id="2997" w:author="arun kumar" w:date="2026-07-28T07:13:00Z" w16du:dateUtc="2026-07-27T23:13:00Z">
              <w:r w:rsidRPr="00623A3D">
                <w:t>on a given day</w:t>
              </w:r>
              <w:r w:rsidRPr="00AA6BBB" w:rsidDel="00A35F98">
                <w:rPr>
                  <w:rFonts w:eastAsia="Times New Roman"/>
                  <w:kern w:val="0"/>
                  <w:lang w:bidi="ar-SA"/>
                  <w14:ligatures w14:val="none"/>
                </w:rPr>
                <w:t xml:space="preserve"> </w:t>
              </w:r>
            </w:ins>
            <w:del w:id="2998" w:author="arun kumar" w:date="2026-07-27T20:18:00Z" w16du:dateUtc="2026-07-27T12:18:00Z">
              <w:r w:rsidR="00AA6BBB" w:rsidRPr="00AA6BBB" w:rsidDel="00A35F98">
                <w:rPr>
                  <w:rFonts w:eastAsia="Times New Roman"/>
                  <w:kern w:val="0"/>
                  <w:lang w:bidi="ar-SA"/>
                  <w14:ligatures w14:val="none"/>
                </w:rPr>
                <w:delText>This constraint ensures that only one maintenance check is performed at a time and that higher-level checks take precedence over lower-level checks</w:delText>
              </w:r>
            </w:del>
          </w:p>
          <w:p w14:paraId="5AAAD6B0" w14:textId="7A771488" w:rsidR="00AC14B8" w:rsidRPr="003A6DDF" w:rsidRDefault="00AC14B8" w:rsidP="006B0B73">
            <w:pPr>
              <w:spacing w:before="100" w:beforeAutospacing="1" w:after="100" w:afterAutospacing="1" w:line="240" w:lineRule="auto"/>
              <w:jc w:val="left"/>
              <w:rPr>
                <w:rFonts w:eastAsia="Times New Roman"/>
                <w:kern w:val="0"/>
                <w:lang w:bidi="ar-SA"/>
                <w14:ligatures w14:val="none"/>
              </w:rPr>
            </w:pPr>
          </w:p>
        </w:tc>
      </w:tr>
      <w:tr w:rsidR="00387A0B" w14:paraId="77271112" w14:textId="77777777" w:rsidTr="00636A4A">
        <w:trPr>
          <w:trHeight w:val="263"/>
          <w:trPrChange w:id="2999" w:author="arun kumar" w:date="2026-07-28T22:03:00Z" w16du:dateUtc="2026-07-28T14:03:00Z">
            <w:trPr>
              <w:trHeight w:val="263"/>
            </w:trPr>
          </w:trPrChange>
        </w:trPr>
        <w:tc>
          <w:tcPr>
            <w:tcW w:w="3268" w:type="dxa"/>
            <w:tcPrChange w:id="3000" w:author="arun kumar" w:date="2026-07-28T22:03:00Z" w16du:dateUtc="2026-07-28T14:03:00Z">
              <w:tcPr>
                <w:tcW w:w="3420" w:type="dxa"/>
                <w:gridSpan w:val="2"/>
              </w:tcPr>
            </w:tcPrChange>
          </w:tcPr>
          <w:p w14:paraId="43BDB245" w14:textId="504021DC" w:rsidR="000A1350" w:rsidDel="00A35F98" w:rsidRDefault="00C94260" w:rsidP="00387A0B">
            <w:pPr>
              <w:spacing w:before="100" w:beforeAutospacing="1" w:after="100" w:afterAutospacing="1" w:line="240" w:lineRule="auto"/>
              <w:jc w:val="left"/>
              <w:rPr>
                <w:del w:id="3001" w:author="arun kumar" w:date="2026-07-27T20:18:00Z" w16du:dateUtc="2026-07-27T12:18:00Z"/>
                <w:rFonts w:eastAsia="Times New Roman"/>
                <w:b/>
                <w:bCs/>
                <w:kern w:val="0"/>
                <w:lang w:bidi="ar-SA"/>
                <w14:ligatures w14:val="none"/>
              </w:rPr>
            </w:pPr>
            <w:ins w:id="3002" w:author="arun kumar" w:date="2026-07-27T20:30:00Z" w16du:dateUtc="2026-07-27T12:30:00Z">
              <w:r>
                <w:t>Maintenance hierarchy</w:t>
              </w:r>
              <w:r w:rsidDel="00A35F98">
                <w:rPr>
                  <w:rFonts w:eastAsia="Times New Roman"/>
                  <w:b/>
                  <w:bCs/>
                  <w:kern w:val="0"/>
                  <w:lang w:bidi="ar-SA"/>
                  <w14:ligatures w14:val="none"/>
                </w:rPr>
                <w:t xml:space="preserve"> </w:t>
              </w:r>
            </w:ins>
            <w:del w:id="3003" w:author="arun kumar" w:date="2026-07-27T20:18:00Z" w16du:dateUtc="2026-07-27T12:18:00Z">
              <w:r w:rsidR="00387A0B" w:rsidDel="00A35F98">
                <w:rPr>
                  <w:rFonts w:eastAsia="Times New Roman"/>
                  <w:b/>
                  <w:bCs/>
                  <w:kern w:val="0"/>
                  <w:lang w:bidi="ar-SA"/>
                  <w14:ligatures w14:val="none"/>
                </w:rPr>
                <w:delText>Flight Hours accumulation</w:delText>
              </w:r>
            </w:del>
          </w:p>
          <w:p w14:paraId="70576686" w14:textId="1E7B050B" w:rsidR="00387A0B" w:rsidRPr="00C84A11" w:rsidDel="00A35F98" w:rsidRDefault="000A1350" w:rsidP="00387A0B">
            <w:pPr>
              <w:spacing w:before="100" w:beforeAutospacing="1" w:after="100" w:afterAutospacing="1" w:line="240" w:lineRule="auto"/>
              <w:jc w:val="left"/>
              <w:rPr>
                <w:del w:id="3004" w:author="arun kumar" w:date="2026-07-27T20:18:00Z" w16du:dateUtc="2026-07-27T12:18:00Z"/>
                <w:rFonts w:eastAsia="Times New Roman"/>
                <w:kern w:val="0"/>
                <w:lang w:bidi="ar-SA"/>
                <w14:ligatures w14:val="none"/>
              </w:rPr>
            </w:pPr>
            <w:del w:id="3005" w:author="arun kumar" w:date="2026-07-27T20:18:00Z" w16du:dateUtc="2026-07-27T12:18:00Z">
              <w:r w:rsidRPr="00C84A11" w:rsidDel="00A35F98">
                <w:rPr>
                  <w:rFonts w:eastAsia="Times New Roman"/>
                  <w:kern w:val="0"/>
                  <w:lang w:bidi="ar-SA"/>
                  <w14:ligatures w14:val="none"/>
                </w:rPr>
                <w:delText xml:space="preserve">If the reset flag </w:delText>
              </w:r>
            </w:del>
            <m:oMath>
              <m:sSubSup>
                <m:sSubSupPr>
                  <m:ctrlPr>
                    <w:del w:id="3006" w:author="arun kumar" w:date="2026-07-27T20:18:00Z" w16du:dateUtc="2026-07-27T12:18:00Z">
                      <w:rPr>
                        <w:rFonts w:ascii="Cambria Math" w:eastAsia="Times New Roman" w:hAnsi="Cambria Math"/>
                        <w:i/>
                        <w:kern w:val="0"/>
                        <w:lang w:bidi="ar-SA"/>
                        <w14:ligatures w14:val="none"/>
                      </w:rPr>
                    </w:del>
                  </m:ctrlPr>
                </m:sSubSupPr>
                <m:e>
                  <m:r>
                    <w:del w:id="3007" w:author="arun kumar" w:date="2026-07-27T20:18:00Z" w16du:dateUtc="2026-07-27T12:18:00Z">
                      <w:rPr>
                        <w:rFonts w:ascii="Cambria Math" w:eastAsia="Times New Roman" w:hAnsi="Cambria Math"/>
                        <w:kern w:val="0"/>
                        <w:lang w:bidi="ar-SA"/>
                        <w14:ligatures w14:val="none"/>
                      </w:rPr>
                      <m:t>such as: y</m:t>
                    </w:del>
                  </m:r>
                </m:e>
                <m:sub>
                  <m:r>
                    <w:del w:id="3008" w:author="arun kumar" w:date="2026-07-27T20:18:00Z" w16du:dateUtc="2026-07-27T12:18:00Z">
                      <w:rPr>
                        <w:rFonts w:ascii="Cambria Math" w:eastAsia="Times New Roman" w:hAnsi="Cambria Math"/>
                        <w:kern w:val="0"/>
                        <w:lang w:bidi="ar-SA"/>
                        <w14:ligatures w14:val="none"/>
                      </w:rPr>
                      <m:t>im</m:t>
                    </w:del>
                  </m:r>
                </m:sub>
                <m:sup>
                  <m:r>
                    <w:del w:id="3009" w:author="arun kumar" w:date="2026-07-27T20:18:00Z" w16du:dateUtc="2026-07-27T12:18:00Z">
                      <w:rPr>
                        <w:rFonts w:ascii="Cambria Math" w:eastAsia="Times New Roman" w:hAnsi="Cambria Math"/>
                        <w:kern w:val="0"/>
                        <w:lang w:bidi="ar-SA"/>
                        <w14:ligatures w14:val="none"/>
                      </w:rPr>
                      <m:t>A</m:t>
                    </w:del>
                  </m:r>
                </m:sup>
              </m:sSubSup>
            </m:oMath>
            <w:del w:id="3010" w:author="arun kumar" w:date="2026-07-27T20:18:00Z" w16du:dateUtc="2026-07-27T12:18:00Z">
              <w:r w:rsidRPr="00C84A11" w:rsidDel="00A35F98">
                <w:rPr>
                  <w:rFonts w:eastAsia="Times New Roman"/>
                  <w:kern w:val="0"/>
                  <w:lang w:bidi="ar-SA"/>
                  <w14:ligatures w14:val="none"/>
                </w:rPr>
                <w:delText xml:space="preserve">​ is 1 (maintenance is performed), the cumulative flight hours </w:delText>
              </w:r>
              <w:r w:rsidR="00CD6EE0" w:rsidRPr="00C84A11" w:rsidDel="00A35F98">
                <w:rPr>
                  <w:rFonts w:eastAsia="Times New Roman"/>
                  <w:kern w:val="0"/>
                  <w:lang w:bidi="ar-SA"/>
                  <w14:ligatures w14:val="none"/>
                </w:rPr>
                <w:delText xml:space="preserve"> </w:delText>
              </w:r>
              <w:r w:rsidR="00CD6EE0" w:rsidRPr="00C84A11" w:rsidDel="00A35F98">
                <w:rPr>
                  <w:rFonts w:eastAsia="Times New Roman"/>
                  <w:i/>
                  <w:iCs/>
                  <w:kern w:val="0"/>
                  <w:lang w:bidi="ar-SA"/>
                  <w14:ligatures w14:val="none"/>
                </w:rPr>
                <w:delText xml:space="preserve">such as </w:delText>
              </w:r>
            </w:del>
            <m:oMath>
              <m:sSup>
                <m:sSupPr>
                  <m:ctrlPr>
                    <w:del w:id="3011" w:author="arun kumar" w:date="2026-07-27T20:18:00Z" w16du:dateUtc="2026-07-27T12:18:00Z">
                      <w:rPr>
                        <w:rFonts w:ascii="Cambria Math" w:eastAsia="Times New Roman" w:hAnsi="Cambria Math"/>
                        <w:i/>
                        <w:kern w:val="0"/>
                        <w:lang w:bidi="ar-SA"/>
                        <w14:ligatures w14:val="none"/>
                      </w:rPr>
                    </w:del>
                  </m:ctrlPr>
                </m:sSupPr>
                <m:e>
                  <m:sSub>
                    <m:sSubPr>
                      <m:ctrlPr>
                        <w:del w:id="3012" w:author="arun kumar" w:date="2026-07-27T20:18:00Z" w16du:dateUtc="2026-07-27T12:18:00Z">
                          <w:rPr>
                            <w:rFonts w:ascii="Cambria Math" w:eastAsia="Times New Roman" w:hAnsi="Cambria Math"/>
                            <w:kern w:val="0"/>
                            <w:lang w:bidi="ar-SA"/>
                            <w14:ligatures w14:val="none"/>
                          </w:rPr>
                        </w:del>
                      </m:ctrlPr>
                    </m:sSubPr>
                    <m:e>
                      <m:r>
                        <w:del w:id="3013" w:author="arun kumar" w:date="2026-07-27T20:18:00Z" w16du:dateUtc="2026-07-27T12:18:00Z">
                          <w:rPr>
                            <w:rFonts w:ascii="Cambria Math" w:eastAsia="Times New Roman" w:hAnsi="Cambria Math"/>
                            <w:kern w:val="0"/>
                            <w:lang w:bidi="ar-SA"/>
                            <w14:ligatures w14:val="none"/>
                          </w:rPr>
                          <m:t>h</m:t>
                        </w:del>
                      </m:r>
                    </m:e>
                    <m:sub>
                      <m:r>
                        <w:del w:id="3014" w:author="arun kumar" w:date="2026-07-27T20:18:00Z" w16du:dateUtc="2026-07-27T12:18:00Z">
                          <w:rPr>
                            <w:rFonts w:ascii="Cambria Math" w:eastAsia="Times New Roman" w:hAnsi="Cambria Math"/>
                            <w:kern w:val="0"/>
                            <w:lang w:bidi="ar-SA"/>
                            <w14:ligatures w14:val="none"/>
                          </w:rPr>
                          <m:t>ij</m:t>
                        </w:del>
                      </m:r>
                    </m:sub>
                  </m:sSub>
                </m:e>
                <m:sup>
                  <m:r>
                    <w:del w:id="3015" w:author="arun kumar" w:date="2026-07-27T20:18:00Z" w16du:dateUtc="2026-07-27T12:18:00Z">
                      <w:rPr>
                        <w:rFonts w:ascii="Cambria Math" w:eastAsia="Times New Roman" w:hAnsi="Cambria Math"/>
                        <w:kern w:val="0"/>
                        <w:lang w:bidi="ar-SA"/>
                        <w14:ligatures w14:val="none"/>
                      </w:rPr>
                      <m:t>A</m:t>
                    </w:del>
                  </m:r>
                </m:sup>
              </m:sSup>
            </m:oMath>
            <w:del w:id="3016" w:author="arun kumar" w:date="2026-07-27T20:18:00Z" w16du:dateUtc="2026-07-27T12:18:00Z">
              <w:r w:rsidRPr="00C84A11" w:rsidDel="00A35F98">
                <w:rPr>
                  <w:rFonts w:eastAsia="Times New Roman"/>
                  <w:kern w:val="0"/>
                  <w:lang w:bidi="ar-SA"/>
                  <w14:ligatures w14:val="none"/>
                </w:rPr>
                <w:delText>​ are reset to the flight hours for the current flight j. If no maintenance is performed, the cumulative hours continue to accumulate.</w:delText>
              </w:r>
              <w:r w:rsidR="00387A0B" w:rsidRPr="00C84A11" w:rsidDel="00A35F98">
                <w:rPr>
                  <w:rFonts w:eastAsia="Times New Roman"/>
                  <w:kern w:val="0"/>
                  <w:lang w:bidi="ar-SA"/>
                  <w14:ligatures w14:val="none"/>
                </w:rPr>
                <w:delText xml:space="preserve"> </w:delText>
              </w:r>
            </w:del>
          </w:p>
          <w:p w14:paraId="5FFE83CD" w14:textId="77777777" w:rsidR="00387A0B" w:rsidRPr="00D15615" w:rsidRDefault="00387A0B" w:rsidP="00387A0B">
            <w:pPr>
              <w:spacing w:before="100" w:beforeAutospacing="1" w:after="100" w:afterAutospacing="1" w:line="240" w:lineRule="auto"/>
              <w:jc w:val="left"/>
              <w:rPr>
                <w:rFonts w:eastAsia="Times New Roman"/>
                <w:b/>
                <w:bCs/>
                <w:kern w:val="0"/>
                <w:lang w:bidi="ar-SA"/>
                <w14:ligatures w14:val="none"/>
              </w:rPr>
            </w:pPr>
          </w:p>
        </w:tc>
        <w:tc>
          <w:tcPr>
            <w:tcW w:w="6722" w:type="dxa"/>
            <w:tcPrChange w:id="3017" w:author="arun kumar" w:date="2026-07-28T22:03:00Z" w16du:dateUtc="2026-07-28T14:03:00Z">
              <w:tcPr>
                <w:tcW w:w="6570" w:type="dxa"/>
              </w:tcPr>
            </w:tcPrChange>
          </w:tcPr>
          <w:p w14:paraId="4C750BEF" w14:textId="08A537DE" w:rsidR="006B0B73" w:rsidRPr="00500961" w:rsidDel="00500961" w:rsidRDefault="00500961" w:rsidP="00387A0B">
            <w:pPr>
              <w:spacing w:before="100" w:beforeAutospacing="1" w:after="100" w:afterAutospacing="1" w:line="240" w:lineRule="auto"/>
              <w:jc w:val="left"/>
              <w:rPr>
                <w:del w:id="3018" w:author="arun kumar" w:date="2026-07-27T20:18:00Z" w16du:dateUtc="2026-07-27T12:18:00Z"/>
                <w:rFonts w:eastAsia="Times New Roman"/>
                <w:rPrChange w:id="3019" w:author="arun kumar" w:date="2026-07-28T07:16:00Z" w16du:dateUtc="2026-07-27T23:16:00Z">
                  <w:rPr>
                    <w:del w:id="3020" w:author="arun kumar" w:date="2026-07-27T20:18:00Z" w16du:dateUtc="2026-07-27T12:18:00Z"/>
                    <w:rFonts w:ascii="Cambria Math" w:hAnsi="Cambria Math"/>
                    <w:i/>
                  </w:rPr>
                </w:rPrChange>
              </w:rPr>
            </w:pPr>
            <m:oMath>
              <m:sSub>
                <m:sSubPr>
                  <m:ctrlPr>
                    <w:ins w:id="3021" w:author="arun kumar" w:date="2026-07-28T07:16:00Z" w16du:dateUtc="2026-07-27T23:16:00Z">
                      <w:rPr>
                        <w:rFonts w:ascii="Cambria Math" w:hAnsi="Cambria Math"/>
                      </w:rPr>
                    </w:ins>
                  </m:ctrlPr>
                </m:sSubPr>
                <m:e>
                  <m:r>
                    <w:ins w:id="3022" w:author="arun kumar" w:date="2026-07-28T07:16:00Z" w16du:dateUtc="2026-07-27T23:16:00Z">
                      <w:rPr>
                        <w:rFonts w:ascii="Cambria Math" w:hAnsi="Cambria Math"/>
                      </w:rPr>
                      <m:t>v</m:t>
                    </w:ins>
                  </m:r>
                </m:e>
                <m:sub>
                  <m:r>
                    <w:ins w:id="3023" w:author="arun kumar" w:date="2026-07-28T07:16:00Z" w16du:dateUtc="2026-07-27T23:16:00Z">
                      <w:rPr>
                        <w:rFonts w:ascii="Cambria Math" w:hAnsi="Cambria Math"/>
                      </w:rPr>
                      <m:t>jdc</m:t>
                    </w:ins>
                  </m:r>
                </m:sub>
              </m:sSub>
              <m:r>
                <w:ins w:id="3024" w:author="arun kumar" w:date="2026-07-28T07:16:00Z" w16du:dateUtc="2026-07-27T23:16:00Z">
                  <w:rPr>
                    <w:rFonts w:ascii="Cambria Math" w:hAnsi="Cambria Math"/>
                  </w:rPr>
                  <m:t>=</m:t>
                </w:ins>
              </m:r>
              <m:nary>
                <m:naryPr>
                  <m:chr m:val="∑"/>
                  <m:limLoc m:val="undOvr"/>
                  <m:grow m:val="1"/>
                  <m:supHide m:val="1"/>
                  <m:ctrlPr>
                    <w:ins w:id="3025" w:author="arun kumar" w:date="2026-07-28T07:16:00Z" w16du:dateUtc="2026-07-27T23:16:00Z">
                      <w:rPr>
                        <w:rFonts w:ascii="Cambria Math" w:hAnsi="Cambria Math"/>
                      </w:rPr>
                    </w:ins>
                  </m:ctrlPr>
                </m:naryPr>
                <m:sub>
                  <m:sSup>
                    <m:sSupPr>
                      <m:ctrlPr>
                        <w:ins w:id="3026" w:author="arun kumar" w:date="2026-07-28T07:16:00Z" w16du:dateUtc="2026-07-27T23:16:00Z">
                          <w:rPr>
                            <w:rFonts w:ascii="Cambria Math" w:hAnsi="Cambria Math"/>
                          </w:rPr>
                        </w:ins>
                      </m:ctrlPr>
                    </m:sSupPr>
                    <m:e>
                      <m:r>
                        <w:ins w:id="3027" w:author="arun kumar" w:date="2026-07-28T07:16:00Z" w16du:dateUtc="2026-07-27T23:16:00Z">
                          <w:rPr>
                            <w:rFonts w:ascii="Cambria Math" w:hAnsi="Cambria Math"/>
                          </w:rPr>
                          <m:t>c</m:t>
                        </w:ins>
                      </m:r>
                    </m:e>
                    <m:sup>
                      <m:r>
                        <w:ins w:id="3028" w:author="arun kumar" w:date="2026-07-28T07:16:00Z" w16du:dateUtc="2026-07-27T23:16:00Z">
                          <w:rPr>
                            <w:rFonts w:ascii="Cambria Math" w:hAnsi="Cambria Math"/>
                          </w:rPr>
                          <m:t>'</m:t>
                        </w:ins>
                      </m:r>
                    </m:sup>
                  </m:sSup>
                  <m:r>
                    <w:ins w:id="3029" w:author="arun kumar" w:date="2026-07-28T07:16:00Z" w16du:dateUtc="2026-07-27T23:16:00Z">
                      <m:rPr>
                        <m:scr m:val="script"/>
                      </m:rPr>
                      <w:rPr>
                        <w:rFonts w:ascii="Cambria Math" w:hAnsi="Cambria Math"/>
                      </w:rPr>
                      <m:t>∈C</m:t>
                    </w:ins>
                  </m:r>
                </m:sub>
                <m:sup/>
                <m:e>
                  <m:sSub>
                    <m:sSubPr>
                      <m:ctrlPr>
                        <w:ins w:id="3030" w:author="arun kumar" w:date="2026-07-28T07:16:00Z" w16du:dateUtc="2026-07-27T23:16:00Z">
                          <w:rPr>
                            <w:rFonts w:ascii="Cambria Math" w:hAnsi="Cambria Math"/>
                          </w:rPr>
                        </w:ins>
                      </m:ctrlPr>
                    </m:sSubPr>
                    <m:e>
                      <m:r>
                        <w:ins w:id="3031" w:author="arun kumar" w:date="2026-07-28T07:16:00Z" w16du:dateUtc="2026-07-27T23:16:00Z">
                          <w:rPr>
                            <w:rFonts w:ascii="Cambria Math" w:hAnsi="Cambria Math"/>
                          </w:rPr>
                          <m:t>η</m:t>
                        </w:ins>
                      </m:r>
                    </m:e>
                    <m:sub>
                      <m:r>
                        <w:ins w:id="3032" w:author="arun kumar" w:date="2026-07-28T07:16:00Z" w16du:dateUtc="2026-07-27T23:16:00Z">
                          <w:rPr>
                            <w:rFonts w:ascii="Cambria Math" w:hAnsi="Cambria Math"/>
                          </w:rPr>
                          <m:t>c</m:t>
                        </w:ins>
                      </m:r>
                      <m:sSup>
                        <m:sSupPr>
                          <m:ctrlPr>
                            <w:ins w:id="3033" w:author="arun kumar" w:date="2026-07-28T07:16:00Z" w16du:dateUtc="2026-07-27T23:16:00Z">
                              <w:rPr>
                                <w:rFonts w:ascii="Cambria Math" w:hAnsi="Cambria Math"/>
                              </w:rPr>
                            </w:ins>
                          </m:ctrlPr>
                        </m:sSupPr>
                        <m:e>
                          <m:r>
                            <w:ins w:id="3034" w:author="arun kumar" w:date="2026-07-28T07:16:00Z" w16du:dateUtc="2026-07-27T23:16:00Z">
                              <w:rPr>
                                <w:rFonts w:ascii="Cambria Math" w:hAnsi="Cambria Math"/>
                              </w:rPr>
                              <m:t>c</m:t>
                            </w:ins>
                          </m:r>
                        </m:e>
                        <m:sup>
                          <m:r>
                            <w:ins w:id="3035" w:author="arun kumar" w:date="2026-07-28T07:16:00Z" w16du:dateUtc="2026-07-27T23:16:00Z">
                              <w:rPr>
                                <w:rFonts w:ascii="Cambria Math" w:hAnsi="Cambria Math"/>
                              </w:rPr>
                              <m:t>'</m:t>
                            </w:ins>
                          </m:r>
                        </m:sup>
                      </m:sSup>
                    </m:sub>
                  </m:sSub>
                </m:e>
              </m:nary>
              <m:r>
                <w:ins w:id="3036" w:author="arun kumar" w:date="2026-07-28T07:16:00Z" w16du:dateUtc="2026-07-27T23:16:00Z">
                  <m:rPr>
                    <m:nor/>
                  </m:rPr>
                  <w:rPr>
                    <w:rFonts w:ascii="Arial" w:hAnsi="Arial" w:cs="Arial"/>
                  </w:rPr>
                  <m:t> </m:t>
                </w:ins>
              </m:r>
              <m:sSub>
                <m:sSubPr>
                  <m:ctrlPr>
                    <w:ins w:id="3037" w:author="arun kumar" w:date="2026-07-28T07:16:00Z" w16du:dateUtc="2026-07-27T23:16:00Z">
                      <w:rPr>
                        <w:rFonts w:ascii="Cambria Math" w:hAnsi="Cambria Math"/>
                      </w:rPr>
                    </w:ins>
                  </m:ctrlPr>
                </m:sSubPr>
                <m:e>
                  <m:r>
                    <w:ins w:id="3038" w:author="arun kumar" w:date="2026-07-28T07:16:00Z" w16du:dateUtc="2026-07-27T23:16:00Z">
                      <w:rPr>
                        <w:rFonts w:ascii="Cambria Math" w:hAnsi="Cambria Math"/>
                      </w:rPr>
                      <m:t>y</m:t>
                    </w:ins>
                  </m:r>
                </m:e>
                <m:sub>
                  <m:r>
                    <w:ins w:id="3039" w:author="arun kumar" w:date="2026-07-28T07:16:00Z" w16du:dateUtc="2026-07-27T23:16:00Z">
                      <w:rPr>
                        <w:rFonts w:ascii="Cambria Math" w:hAnsi="Cambria Math"/>
                      </w:rPr>
                      <m:t>jd</m:t>
                    </w:ins>
                  </m:r>
                  <m:sSup>
                    <m:sSupPr>
                      <m:ctrlPr>
                        <w:ins w:id="3040" w:author="arun kumar" w:date="2026-07-28T07:16:00Z" w16du:dateUtc="2026-07-27T23:16:00Z">
                          <w:rPr>
                            <w:rFonts w:ascii="Cambria Math" w:hAnsi="Cambria Math"/>
                          </w:rPr>
                        </w:ins>
                      </m:ctrlPr>
                    </m:sSupPr>
                    <m:e>
                      <m:r>
                        <w:ins w:id="3041" w:author="arun kumar" w:date="2026-07-28T07:16:00Z" w16du:dateUtc="2026-07-27T23:16:00Z">
                          <w:rPr>
                            <w:rFonts w:ascii="Cambria Math" w:hAnsi="Cambria Math"/>
                          </w:rPr>
                          <m:t>c</m:t>
                        </w:ins>
                      </m:r>
                    </m:e>
                    <m:sup>
                      <m:r>
                        <w:ins w:id="3042" w:author="arun kumar" w:date="2026-07-28T07:16:00Z" w16du:dateUtc="2026-07-27T23:16:00Z">
                          <w:rPr>
                            <w:rFonts w:ascii="Cambria Math" w:hAnsi="Cambria Math"/>
                          </w:rPr>
                          <m:t>'</m:t>
                        </w:ins>
                      </m:r>
                    </m:sup>
                  </m:sSup>
                </m:sub>
              </m:sSub>
              <m:r>
                <w:ins w:id="3043" w:author="arun kumar" w:date="2026-07-28T07:16:00Z" w16du:dateUtc="2026-07-27T23:16:00Z">
                  <w:rPr>
                    <w:rFonts w:ascii="Cambria Math" w:hAnsi="Cambria Math"/>
                  </w:rPr>
                  <m:t>, ∀j∈</m:t>
                </w:ins>
              </m:r>
              <m:r>
                <w:ins w:id="3044" w:author="arun kumar" w:date="2026-07-28T07:16:00Z" w16du:dateUtc="2026-07-27T23:16:00Z">
                  <m:rPr>
                    <m:scr m:val="script"/>
                  </m:rPr>
                  <w:rPr>
                    <w:rFonts w:ascii="Cambria Math" w:hAnsi="Cambria Math"/>
                  </w:rPr>
                  <m:t>P,</m:t>
                </w:ins>
              </m:r>
              <m:r>
                <w:ins w:id="3045" w:author="arun kumar" w:date="2026-07-28T07:16:00Z" w16du:dateUtc="2026-07-27T23:16:00Z">
                  <m:rPr>
                    <m:nor/>
                  </m:rPr>
                  <w:rPr>
                    <w:rFonts w:ascii="Arial" w:hAnsi="Arial" w:cs="Arial"/>
                  </w:rPr>
                  <m:t>  </m:t>
                </w:ins>
              </m:r>
              <m:r>
                <w:ins w:id="3046" w:author="arun kumar" w:date="2026-07-28T07:16:00Z" w16du:dateUtc="2026-07-27T23:16:00Z">
                  <w:rPr>
                    <w:rFonts w:ascii="Cambria Math" w:hAnsi="Cambria Math"/>
                  </w:rPr>
                  <m:t>∀d∈</m:t>
                </w:ins>
              </m:r>
              <m:r>
                <w:ins w:id="3047" w:author="arun kumar" w:date="2026-07-28T07:16:00Z" w16du:dateUtc="2026-07-27T23:16:00Z">
                  <m:rPr>
                    <m:scr m:val="script"/>
                  </m:rPr>
                  <w:rPr>
                    <w:rFonts w:ascii="Cambria Math" w:hAnsi="Cambria Math"/>
                  </w:rPr>
                  <m:t>D,</m:t>
                </w:ins>
              </m:r>
              <m:r>
                <w:ins w:id="3048" w:author="arun kumar" w:date="2026-07-28T07:16:00Z" w16du:dateUtc="2026-07-27T23:16:00Z">
                  <m:rPr>
                    <m:nor/>
                  </m:rPr>
                  <w:rPr>
                    <w:rFonts w:ascii="Arial" w:hAnsi="Arial" w:cs="Arial"/>
                  </w:rPr>
                  <m:t>  </m:t>
                </w:ins>
              </m:r>
              <m:r>
                <w:ins w:id="3049" w:author="arun kumar" w:date="2026-07-28T07:16:00Z" w16du:dateUtc="2026-07-27T23:16:00Z">
                  <w:rPr>
                    <w:rFonts w:ascii="Cambria Math" w:hAnsi="Cambria Math"/>
                  </w:rPr>
                  <m:t>∀c∈</m:t>
                </w:ins>
              </m:r>
              <m:r>
                <w:ins w:id="3050" w:author="arun kumar" w:date="2026-07-28T07:16:00Z" w16du:dateUtc="2026-07-27T23:16:00Z">
                  <m:rPr>
                    <m:scr m:val="script"/>
                  </m:rPr>
                  <w:rPr>
                    <w:rFonts w:ascii="Cambria Math" w:hAnsi="Cambria Math"/>
                  </w:rPr>
                  <m:t>C</m:t>
                </w:ins>
              </m:r>
              <m:sSup>
                <m:sSupPr>
                  <m:ctrlPr>
                    <w:del w:id="3051" w:author="arun kumar" w:date="2026-07-27T20:18:00Z" w16du:dateUtc="2026-07-27T12:18:00Z">
                      <w:rPr>
                        <w:rFonts w:ascii="Cambria Math" w:eastAsia="Times New Roman" w:hAnsi="Cambria Math"/>
                        <w:i/>
                        <w:kern w:val="0"/>
                        <w:lang w:bidi="ar-SA"/>
                        <w14:ligatures w14:val="none"/>
                      </w:rPr>
                    </w:del>
                  </m:ctrlPr>
                </m:sSupPr>
                <m:e>
                  <m:sSub>
                    <m:sSubPr>
                      <m:ctrlPr>
                        <w:del w:id="3052" w:author="arun kumar" w:date="2026-07-27T20:18:00Z" w16du:dateUtc="2026-07-27T12:18:00Z">
                          <w:rPr>
                            <w:rFonts w:ascii="Cambria Math" w:eastAsia="Times New Roman" w:hAnsi="Cambria Math"/>
                            <w:kern w:val="0"/>
                            <w:lang w:bidi="ar-SA"/>
                            <w14:ligatures w14:val="none"/>
                          </w:rPr>
                        </w:del>
                      </m:ctrlPr>
                    </m:sSubPr>
                    <m:e>
                      <m:r>
                        <w:del w:id="3053" w:author="arun kumar" w:date="2026-07-27T20:18:00Z" w16du:dateUtc="2026-07-27T12:18:00Z">
                          <w:rPr>
                            <w:rFonts w:ascii="Cambria Math" w:eastAsia="Times New Roman" w:hAnsi="Cambria Math"/>
                            <w:kern w:val="0"/>
                            <w:lang w:bidi="ar-SA"/>
                            <w14:ligatures w14:val="none"/>
                          </w:rPr>
                          <m:t>h</m:t>
                        </w:del>
                      </m:r>
                    </m:e>
                    <m:sub>
                      <m:r>
                        <w:del w:id="3054" w:author="arun kumar" w:date="2026-07-27T20:18:00Z" w16du:dateUtc="2026-07-27T12:18:00Z">
                          <w:rPr>
                            <w:rFonts w:ascii="Cambria Math" w:eastAsia="Times New Roman" w:hAnsi="Cambria Math"/>
                            <w:kern w:val="0"/>
                            <w:lang w:bidi="ar-SA"/>
                            <w14:ligatures w14:val="none"/>
                          </w:rPr>
                          <m:t>ij</m:t>
                        </w:del>
                      </m:r>
                    </m:sub>
                  </m:sSub>
                </m:e>
                <m:sup>
                  <m:r>
                    <w:del w:id="3055" w:author="arun kumar" w:date="2026-07-27T20:18:00Z" w16du:dateUtc="2026-07-27T12:18:00Z">
                      <w:rPr>
                        <w:rFonts w:ascii="Cambria Math" w:eastAsia="Times New Roman" w:hAnsi="Cambria Math"/>
                        <w:kern w:val="0"/>
                        <w:lang w:bidi="ar-SA"/>
                        <w14:ligatures w14:val="none"/>
                      </w:rPr>
                      <m:t>A</m:t>
                    </w:del>
                  </m:r>
                </m:sup>
              </m:sSup>
              <m:r>
                <w:del w:id="3056" w:author="arun kumar" w:date="2026-07-27T20:18:00Z" w16du:dateUtc="2026-07-27T12:18:00Z">
                  <w:rPr>
                    <w:rFonts w:ascii="Cambria Math" w:eastAsia="Times New Roman" w:hAnsi="Cambria Math"/>
                    <w:kern w:val="0"/>
                    <w:lang w:bidi="ar-SA"/>
                    <w14:ligatures w14:val="none"/>
                  </w:rPr>
                  <m:t xml:space="preserve">= </m:t>
                </w:del>
              </m:r>
              <m:sSup>
                <m:sSupPr>
                  <m:ctrlPr>
                    <w:del w:id="3057" w:author="arun kumar" w:date="2026-07-27T20:18:00Z" w16du:dateUtc="2026-07-27T12:18:00Z">
                      <w:rPr>
                        <w:rFonts w:ascii="Cambria Math" w:eastAsia="Times New Roman" w:hAnsi="Cambria Math"/>
                        <w:i/>
                        <w:kern w:val="0"/>
                        <w:lang w:bidi="ar-SA"/>
                        <w14:ligatures w14:val="none"/>
                      </w:rPr>
                    </w:del>
                  </m:ctrlPr>
                </m:sSupPr>
                <m:e>
                  <m:sSub>
                    <m:sSubPr>
                      <m:ctrlPr>
                        <w:del w:id="3058" w:author="arun kumar" w:date="2026-07-27T20:18:00Z" w16du:dateUtc="2026-07-27T12:18:00Z">
                          <w:rPr>
                            <w:rFonts w:ascii="Cambria Math" w:eastAsia="Times New Roman" w:hAnsi="Cambria Math"/>
                            <w:i/>
                            <w:kern w:val="0"/>
                            <w:lang w:bidi="ar-SA"/>
                            <w14:ligatures w14:val="none"/>
                          </w:rPr>
                        </w:del>
                      </m:ctrlPr>
                    </m:sSubPr>
                    <m:e>
                      <m:r>
                        <w:del w:id="3059" w:author="arun kumar" w:date="2026-07-27T20:18:00Z" w16du:dateUtc="2026-07-27T12:18:00Z">
                          <w:rPr>
                            <w:rFonts w:ascii="Cambria Math" w:eastAsia="Times New Roman" w:hAnsi="Cambria Math"/>
                            <w:kern w:val="0"/>
                            <w:lang w:bidi="ar-SA"/>
                            <w14:ligatures w14:val="none"/>
                          </w:rPr>
                          <m:t>h</m:t>
                        </w:del>
                      </m:r>
                    </m:e>
                    <m:sub>
                      <m:r>
                        <w:del w:id="3060" w:author="arun kumar" w:date="2026-07-27T20:18:00Z" w16du:dateUtc="2026-07-27T12:18:00Z">
                          <w:rPr>
                            <w:rFonts w:ascii="Cambria Math" w:eastAsia="Times New Roman" w:hAnsi="Cambria Math"/>
                            <w:kern w:val="0"/>
                            <w:lang w:bidi="ar-SA"/>
                            <w14:ligatures w14:val="none"/>
                          </w:rPr>
                          <m:t>ij-1</m:t>
                        </w:del>
                      </m:r>
                    </m:sub>
                  </m:sSub>
                </m:e>
                <m:sup>
                  <m:r>
                    <w:del w:id="3061" w:author="arun kumar" w:date="2026-07-27T20:18:00Z" w16du:dateUtc="2026-07-27T12:18:00Z">
                      <w:rPr>
                        <w:rFonts w:ascii="Cambria Math" w:eastAsia="Times New Roman" w:hAnsi="Cambria Math"/>
                        <w:kern w:val="0"/>
                        <w:lang w:bidi="ar-SA"/>
                        <w14:ligatures w14:val="none"/>
                      </w:rPr>
                      <m:t>A</m:t>
                    </w:del>
                  </m:r>
                </m:sup>
              </m:sSup>
              <m:r>
                <w:del w:id="3062" w:author="arun kumar" w:date="2026-07-27T20:18:00Z" w16du:dateUtc="2026-07-27T12:18:00Z">
                  <w:rPr>
                    <w:rFonts w:ascii="Cambria Math" w:eastAsia="Times New Roman" w:hAnsi="Cambria Math"/>
                    <w:kern w:val="0"/>
                    <w:lang w:bidi="ar-SA"/>
                    <w14:ligatures w14:val="none"/>
                  </w:rPr>
                  <m:t xml:space="preserve"> . </m:t>
                </w:del>
              </m:r>
              <m:d>
                <m:dPr>
                  <m:ctrlPr>
                    <w:del w:id="3063" w:author="arun kumar" w:date="2026-07-27T20:18:00Z" w16du:dateUtc="2026-07-27T12:18:00Z">
                      <w:rPr>
                        <w:rFonts w:ascii="Cambria Math" w:eastAsia="Times New Roman" w:hAnsi="Cambria Math"/>
                        <w:i/>
                        <w:kern w:val="0"/>
                        <w:lang w:bidi="ar-SA"/>
                        <w14:ligatures w14:val="none"/>
                      </w:rPr>
                    </w:del>
                  </m:ctrlPr>
                </m:dPr>
                <m:e>
                  <m:r>
                    <w:del w:id="3064" w:author="arun kumar" w:date="2026-07-27T20:18:00Z" w16du:dateUtc="2026-07-27T12:18:00Z">
                      <w:rPr>
                        <w:rFonts w:ascii="Cambria Math" w:eastAsia="Times New Roman" w:hAnsi="Cambria Math"/>
                        <w:kern w:val="0"/>
                        <w:lang w:bidi="ar-SA"/>
                        <w14:ligatures w14:val="none"/>
                      </w:rPr>
                      <m:t>1-</m:t>
                    </w:del>
                  </m:r>
                  <m:sSubSup>
                    <m:sSubSupPr>
                      <m:ctrlPr>
                        <w:del w:id="3065" w:author="arun kumar" w:date="2026-07-27T20:18:00Z" w16du:dateUtc="2026-07-27T12:18:00Z">
                          <w:rPr>
                            <w:rFonts w:ascii="Cambria Math" w:eastAsia="Times New Roman" w:hAnsi="Cambria Math"/>
                            <w:i/>
                            <w:kern w:val="0"/>
                            <w:lang w:bidi="ar-SA"/>
                            <w14:ligatures w14:val="none"/>
                          </w:rPr>
                        </w:del>
                      </m:ctrlPr>
                    </m:sSubSupPr>
                    <m:e>
                      <m:r>
                        <w:del w:id="3066" w:author="arun kumar" w:date="2026-07-27T20:18:00Z" w16du:dateUtc="2026-07-27T12:18:00Z">
                          <w:rPr>
                            <w:rFonts w:ascii="Cambria Math" w:eastAsia="Times New Roman" w:hAnsi="Cambria Math"/>
                            <w:kern w:val="0"/>
                            <w:lang w:bidi="ar-SA"/>
                            <w14:ligatures w14:val="none"/>
                          </w:rPr>
                          <m:t>y</m:t>
                        </w:del>
                      </m:r>
                    </m:e>
                    <m:sub>
                      <m:r>
                        <w:del w:id="3067" w:author="arun kumar" w:date="2026-07-27T20:18:00Z" w16du:dateUtc="2026-07-27T12:18:00Z">
                          <w:rPr>
                            <w:rFonts w:ascii="Cambria Math" w:eastAsia="Times New Roman" w:hAnsi="Cambria Math"/>
                            <w:kern w:val="0"/>
                            <w:lang w:bidi="ar-SA"/>
                            <w14:ligatures w14:val="none"/>
                          </w:rPr>
                          <m:t>im</m:t>
                        </w:del>
                      </m:r>
                    </m:sub>
                    <m:sup>
                      <m:r>
                        <w:del w:id="3068" w:author="arun kumar" w:date="2026-07-27T20:18:00Z" w16du:dateUtc="2026-07-27T12:18:00Z">
                          <w:rPr>
                            <w:rFonts w:ascii="Cambria Math" w:eastAsia="Times New Roman" w:hAnsi="Cambria Math"/>
                            <w:kern w:val="0"/>
                            <w:lang w:bidi="ar-SA"/>
                            <w14:ligatures w14:val="none"/>
                          </w:rPr>
                          <m:t>A</m:t>
                        </w:del>
                      </m:r>
                    </m:sup>
                  </m:sSubSup>
                </m:e>
              </m:d>
            </m:oMath>
            <w:del w:id="3069" w:author="arun kumar" w:date="2026-07-27T20:18:00Z" w16du:dateUtc="2026-07-27T12:18:00Z">
              <w:r w:rsidR="006B0B73" w:rsidDel="00A35F98">
                <w:rPr>
                  <w:rFonts w:ascii="Cambria Math" w:eastAsia="Times New Roman" w:hAnsi="Cambria Math"/>
                  <w:i/>
                  <w:kern w:val="0"/>
                  <w:lang w:bidi="ar-SA"/>
                  <w14:ligatures w14:val="none"/>
                </w:rPr>
                <w:delText xml:space="preserve"> + </w:delText>
              </w:r>
            </w:del>
            <m:oMath>
              <m:sSub>
                <m:sSubPr>
                  <m:ctrlPr>
                    <w:del w:id="3070" w:author="arun kumar" w:date="2026-07-27T20:18:00Z" w16du:dateUtc="2026-07-27T12:18:00Z">
                      <w:rPr>
                        <w:rFonts w:ascii="Cambria Math" w:eastAsia="Times New Roman" w:hAnsi="Cambria Math"/>
                        <w:i/>
                        <w:kern w:val="0"/>
                        <w:lang w:bidi="ar-SA"/>
                        <w14:ligatures w14:val="none"/>
                      </w:rPr>
                    </w:del>
                  </m:ctrlPr>
                </m:sSubPr>
                <m:e>
                  <m:r>
                    <w:del w:id="3071" w:author="arun kumar" w:date="2026-07-27T20:18:00Z" w16du:dateUtc="2026-07-27T12:18:00Z">
                      <w:rPr>
                        <w:rFonts w:ascii="Cambria Math" w:eastAsia="Times New Roman" w:hAnsi="Cambria Math"/>
                        <w:kern w:val="0"/>
                        <w:lang w:bidi="ar-SA"/>
                        <w14:ligatures w14:val="none"/>
                      </w:rPr>
                      <m:t>FlightHours</m:t>
                    </w:del>
                  </m:r>
                </m:e>
                <m:sub>
                  <m:r>
                    <w:del w:id="3072" w:author="arun kumar" w:date="2026-07-27T20:18:00Z" w16du:dateUtc="2026-07-27T12:18:00Z">
                      <w:rPr>
                        <w:rFonts w:ascii="Cambria Math" w:eastAsia="Times New Roman" w:hAnsi="Cambria Math"/>
                        <w:kern w:val="0"/>
                        <w:lang w:bidi="ar-SA"/>
                        <w14:ligatures w14:val="none"/>
                      </w:rPr>
                      <m:t>ij</m:t>
                    </w:del>
                  </m:r>
                </m:sub>
              </m:sSub>
              <m:r>
                <w:del w:id="3073" w:author="arun kumar" w:date="2026-07-27T20:18:00Z" w16du:dateUtc="2026-07-27T12:18:00Z">
                  <w:rPr>
                    <w:rFonts w:ascii="Cambria Math" w:eastAsia="Times New Roman" w:hAnsi="Cambria Math"/>
                    <w:kern w:val="0"/>
                    <w:lang w:bidi="ar-SA"/>
                    <w14:ligatures w14:val="none"/>
                  </w:rPr>
                  <m:t xml:space="preserve"> . </m:t>
                </w:del>
              </m:r>
            </m:oMath>
            <w:del w:id="3074" w:author="arun kumar" w:date="2026-07-27T20:18:00Z" w16du:dateUtc="2026-07-27T12:18:00Z">
              <w:r w:rsidR="006B0B73" w:rsidDel="00A35F98">
                <w:rPr>
                  <w:rFonts w:ascii="Cambria Math" w:eastAsia="Times New Roman" w:hAnsi="Cambria Math"/>
                  <w:i/>
                  <w:kern w:val="0"/>
                  <w:lang w:bidi="ar-SA"/>
                  <w14:ligatures w14:val="none"/>
                </w:rPr>
                <w:delText xml:space="preserve"> </w:delText>
              </w:r>
            </w:del>
            <m:oMath>
              <m:sSub>
                <m:sSubPr>
                  <m:ctrlPr>
                    <w:del w:id="3075" w:author="arun kumar" w:date="2026-07-27T20:18:00Z" w16du:dateUtc="2026-07-27T12:18:00Z">
                      <w:rPr>
                        <w:rFonts w:ascii="Cambria Math" w:eastAsia="Times New Roman" w:hAnsi="Cambria Math"/>
                        <w:i/>
                        <w:kern w:val="0"/>
                        <w:lang w:bidi="ar-SA"/>
                        <w14:ligatures w14:val="none"/>
                      </w:rPr>
                    </w:del>
                  </m:ctrlPr>
                </m:sSubPr>
                <m:e>
                  <m:r>
                    <w:del w:id="3076" w:author="arun kumar" w:date="2026-07-27T20:18:00Z" w16du:dateUtc="2026-07-27T12:18:00Z">
                      <w:rPr>
                        <w:rFonts w:ascii="Cambria Math" w:eastAsia="Times New Roman" w:hAnsi="Cambria Math"/>
                        <w:kern w:val="0"/>
                        <w:lang w:bidi="ar-SA"/>
                        <w14:ligatures w14:val="none"/>
                      </w:rPr>
                      <m:t>x</m:t>
                    </w:del>
                  </m:r>
                </m:e>
                <m:sub>
                  <m:r>
                    <w:del w:id="3077" w:author="arun kumar" w:date="2026-07-27T20:18:00Z" w16du:dateUtc="2026-07-27T12:18:00Z">
                      <w:rPr>
                        <w:rFonts w:ascii="Cambria Math" w:eastAsia="Times New Roman" w:hAnsi="Cambria Math"/>
                        <w:kern w:val="0"/>
                        <w:lang w:bidi="ar-SA"/>
                        <w14:ligatures w14:val="none"/>
                      </w:rPr>
                      <m:t>ij</m:t>
                    </w:del>
                  </m:r>
                </m:sub>
              </m:sSub>
            </m:oMath>
            <w:del w:id="3078" w:author="arun kumar" w:date="2026-07-27T20:18:00Z" w16du:dateUtc="2026-07-27T12:18:00Z">
              <w:r w:rsidR="006B0B73" w:rsidDel="00A35F98">
                <w:rPr>
                  <w:rFonts w:ascii="Cambria Math" w:eastAsia="Times New Roman" w:hAnsi="Cambria Math"/>
                  <w:i/>
                  <w:kern w:val="0"/>
                  <w:lang w:bidi="ar-SA"/>
                  <w14:ligatures w14:val="none"/>
                </w:rPr>
                <w:delText xml:space="preserve">  for all i = 1,2,3….N</w:delText>
              </w:r>
            </w:del>
          </w:p>
          <w:p w14:paraId="33D7EE32" w14:textId="77777777" w:rsidR="00500961" w:rsidRDefault="00500961" w:rsidP="006B0B73">
            <w:pPr>
              <w:spacing w:before="100" w:beforeAutospacing="1" w:after="100" w:afterAutospacing="1" w:line="240" w:lineRule="auto"/>
              <w:jc w:val="left"/>
              <w:rPr>
                <w:ins w:id="3079" w:author="arun kumar" w:date="2026-07-28T07:16:00Z" w16du:dateUtc="2026-07-27T23:16:00Z"/>
                <w:rFonts w:ascii="Cambria Math" w:eastAsia="Times New Roman" w:hAnsi="Cambria Math"/>
                <w:i/>
                <w:kern w:val="0"/>
                <w:lang w:bidi="ar-SA"/>
                <w14:ligatures w14:val="none"/>
              </w:rPr>
            </w:pPr>
          </w:p>
          <w:p w14:paraId="559BFEAD" w14:textId="77777777" w:rsidR="00CA53EC" w:rsidRPr="00623A3D" w:rsidRDefault="00CA53EC" w:rsidP="00CA53EC">
            <w:pPr>
              <w:spacing w:after="200"/>
              <w:rPr>
                <w:ins w:id="3080" w:author="arun kumar" w:date="2026-07-28T07:18:00Z" w16du:dateUtc="2026-07-27T23:18:00Z"/>
              </w:rPr>
            </w:pPr>
            <w:ins w:id="3081" w:author="arun kumar" w:date="2026-07-28T07:18:00Z" w16du:dateUtc="2026-07-27T23:18:00Z">
              <w:r w:rsidRPr="00623A3D">
                <w:t>where</w:t>
              </w:r>
            </w:ins>
          </w:p>
          <w:p w14:paraId="2579484A" w14:textId="5C86244A" w:rsidR="00500961" w:rsidRDefault="00CA53EC" w:rsidP="00CA53EC">
            <w:pPr>
              <w:spacing w:before="100" w:beforeAutospacing="1" w:after="100" w:afterAutospacing="1" w:line="240" w:lineRule="auto"/>
              <w:jc w:val="left"/>
              <w:rPr>
                <w:ins w:id="3082" w:author="arun kumar" w:date="2026-07-28T07:16:00Z" w16du:dateUtc="2026-07-27T23:16:00Z"/>
                <w:rFonts w:ascii="Cambria Math" w:eastAsia="Times New Roman" w:hAnsi="Cambria Math"/>
                <w:i/>
                <w:kern w:val="0"/>
                <w:lang w:bidi="ar-SA"/>
                <w14:ligatures w14:val="none"/>
              </w:rPr>
            </w:pPr>
            <m:oMathPara>
              <m:oMath>
                <m:sSub>
                  <m:sSubPr>
                    <m:ctrlPr>
                      <w:ins w:id="3083" w:author="arun kumar" w:date="2026-07-28T07:18:00Z" w16du:dateUtc="2026-07-27T23:18:00Z">
                        <w:rPr>
                          <w:rFonts w:ascii="Cambria Math" w:hAnsi="Cambria Math"/>
                        </w:rPr>
                      </w:ins>
                    </m:ctrlPr>
                  </m:sSubPr>
                  <m:e>
                    <m:r>
                      <w:ins w:id="3084" w:author="arun kumar" w:date="2026-07-28T07:18:00Z" w16du:dateUtc="2026-07-27T23:18:00Z">
                        <w:rPr>
                          <w:rFonts w:ascii="Cambria Math" w:hAnsi="Cambria Math"/>
                        </w:rPr>
                        <m:t>η</m:t>
                      </w:ins>
                    </m:r>
                  </m:e>
                  <m:sub>
                    <m:r>
                      <w:ins w:id="3085" w:author="arun kumar" w:date="2026-07-28T07:18:00Z" w16du:dateUtc="2026-07-27T23:18:00Z">
                        <w:rPr>
                          <w:rFonts w:ascii="Cambria Math" w:hAnsi="Cambria Math"/>
                        </w:rPr>
                        <m:t>c</m:t>
                      </w:ins>
                    </m:r>
                    <m:sSup>
                      <m:sSupPr>
                        <m:ctrlPr>
                          <w:ins w:id="3086" w:author="arun kumar" w:date="2026-07-28T07:18:00Z" w16du:dateUtc="2026-07-27T23:18:00Z">
                            <w:rPr>
                              <w:rFonts w:ascii="Cambria Math" w:hAnsi="Cambria Math"/>
                            </w:rPr>
                          </w:ins>
                        </m:ctrlPr>
                      </m:sSupPr>
                      <m:e>
                        <m:r>
                          <w:ins w:id="3087" w:author="arun kumar" w:date="2026-07-28T07:18:00Z" w16du:dateUtc="2026-07-27T23:18:00Z">
                            <w:rPr>
                              <w:rFonts w:ascii="Cambria Math" w:hAnsi="Cambria Math"/>
                            </w:rPr>
                            <m:t>c</m:t>
                          </w:ins>
                        </m:r>
                      </m:e>
                      <m:sup>
                        <m:r>
                          <w:ins w:id="3088" w:author="arun kumar" w:date="2026-07-28T07:18:00Z" w16du:dateUtc="2026-07-27T23:18:00Z">
                            <w:rPr>
                              <w:rFonts w:ascii="Cambria Math" w:hAnsi="Cambria Math"/>
                            </w:rPr>
                            <m:t>'</m:t>
                          </w:ins>
                        </m:r>
                      </m:sup>
                    </m:sSup>
                  </m:sub>
                </m:sSub>
                <m:r>
                  <w:ins w:id="3089" w:author="arun kumar" w:date="2026-07-28T07:18:00Z" w16du:dateUtc="2026-07-27T23:18:00Z">
                    <w:rPr>
                      <w:rFonts w:ascii="Cambria Math" w:hAnsi="Cambria Math"/>
                    </w:rPr>
                    <m:t>=</m:t>
                  </w:ins>
                </m:r>
                <m:d>
                  <m:dPr>
                    <m:begChr m:val="{"/>
                    <m:endChr m:val=""/>
                    <m:ctrlPr>
                      <w:ins w:id="3090" w:author="arun kumar" w:date="2026-07-28T07:18:00Z" w16du:dateUtc="2026-07-27T23:18:00Z">
                        <w:rPr>
                          <w:rFonts w:ascii="Cambria Math" w:hAnsi="Cambria Math"/>
                        </w:rPr>
                      </w:ins>
                    </m:ctrlPr>
                  </m:dPr>
                  <m:e>
                    <m:m>
                      <m:mPr>
                        <m:plcHide m:val="1"/>
                        <m:mcs>
                          <m:mc>
                            <m:mcPr>
                              <m:count m:val="2"/>
                              <m:mcJc m:val="center"/>
                            </m:mcPr>
                          </m:mc>
                        </m:mcs>
                        <m:ctrlPr>
                          <w:ins w:id="3091" w:author="arun kumar" w:date="2026-07-28T07:18:00Z" w16du:dateUtc="2026-07-27T23:18:00Z">
                            <w:rPr>
                              <w:rFonts w:ascii="Cambria Math" w:hAnsi="Cambria Math"/>
                            </w:rPr>
                          </w:ins>
                        </m:ctrlPr>
                      </m:mPr>
                      <m:mr>
                        <m:e>
                          <m:r>
                            <w:ins w:id="3092" w:author="arun kumar" w:date="2026-07-28T07:18:00Z" w16du:dateUtc="2026-07-27T23:18:00Z">
                              <w:rPr>
                                <w:rFonts w:ascii="Cambria Math" w:hAnsi="Cambria Math"/>
                              </w:rPr>
                              <m:t>1,</m:t>
                            </w:ins>
                          </m:r>
                        </m:e>
                        <m:e>
                          <m:r>
                            <w:ins w:id="3093" w:author="arun kumar" w:date="2026-07-28T07:18:00Z" w16du:dateUtc="2026-07-27T23:18:00Z">
                              <m:rPr>
                                <m:nor/>
                              </m:rPr>
                              <m:t>if maintenance check </m:t>
                            </w:ins>
                          </m:r>
                          <m:sSup>
                            <m:sSupPr>
                              <m:ctrlPr>
                                <w:ins w:id="3094" w:author="arun kumar" w:date="2026-07-28T07:18:00Z" w16du:dateUtc="2026-07-27T23:18:00Z">
                                  <w:rPr>
                                    <w:rFonts w:ascii="Cambria Math" w:hAnsi="Cambria Math"/>
                                  </w:rPr>
                                </w:ins>
                              </m:ctrlPr>
                            </m:sSupPr>
                            <m:e>
                              <m:r>
                                <w:ins w:id="3095" w:author="arun kumar" w:date="2026-07-28T07:18:00Z" w16du:dateUtc="2026-07-27T23:18:00Z">
                                  <w:rPr>
                                    <w:rFonts w:ascii="Cambria Math" w:hAnsi="Cambria Math"/>
                                  </w:rPr>
                                  <m:t>c</m:t>
                                </w:ins>
                              </m:r>
                            </m:e>
                            <m:sup>
                              <m:r>
                                <w:ins w:id="3096" w:author="arun kumar" w:date="2026-07-28T07:18:00Z" w16du:dateUtc="2026-07-27T23:18:00Z">
                                  <w:rPr>
                                    <w:rFonts w:ascii="Cambria Math" w:hAnsi="Cambria Math"/>
                                  </w:rPr>
                                  <m:t>'</m:t>
                                </w:ins>
                              </m:r>
                            </m:sup>
                          </m:sSup>
                          <m:r>
                            <w:ins w:id="3097" w:author="arun kumar" w:date="2026-07-28T07:18:00Z" w16du:dateUtc="2026-07-27T23:18:00Z">
                              <m:rPr>
                                <m:nor/>
                              </m:rPr>
                              <m:t>satisfies the requirement of check </m:t>
                            </w:ins>
                          </m:r>
                          <m:r>
                            <w:ins w:id="3098" w:author="arun kumar" w:date="2026-07-28T07:18:00Z" w16du:dateUtc="2026-07-27T23:18:00Z">
                              <w:rPr>
                                <w:rFonts w:ascii="Cambria Math" w:hAnsi="Cambria Math"/>
                              </w:rPr>
                              <m:t>c,</m:t>
                            </w:ins>
                          </m:r>
                        </m:e>
                      </m:mr>
                      <m:mr>
                        <m:e>
                          <m:r>
                            <w:ins w:id="3099" w:author="arun kumar" w:date="2026-07-28T07:18:00Z" w16du:dateUtc="2026-07-27T23:18:00Z">
                              <w:rPr>
                                <w:rFonts w:ascii="Cambria Math" w:hAnsi="Cambria Math"/>
                              </w:rPr>
                              <m:t>0,</m:t>
                            </w:ins>
                          </m:r>
                        </m:e>
                        <m:e>
                          <m:r>
                            <w:ins w:id="3100" w:author="arun kumar" w:date="2026-07-28T07:18:00Z" w16du:dateUtc="2026-07-27T23:18:00Z">
                              <m:rPr>
                                <m:nor/>
                              </m:rPr>
                              <m:t>otherwise</m:t>
                            </w:ins>
                          </m:r>
                          <m:r>
                            <w:ins w:id="3101" w:author="arun kumar" w:date="2026-07-28T07:18:00Z" w16du:dateUtc="2026-07-27T23:18:00Z">
                              <w:rPr>
                                <w:rFonts w:ascii="Cambria Math" w:hAnsi="Cambria Math"/>
                              </w:rPr>
                              <m:t>.</m:t>
                            </w:ins>
                          </m:r>
                        </m:e>
                      </m:mr>
                    </m:m>
                  </m:e>
                </m:d>
              </m:oMath>
            </m:oMathPara>
          </w:p>
          <w:p w14:paraId="766A2BA9" w14:textId="42438C4F" w:rsidR="00CA2DF8" w:rsidDel="00A35F98" w:rsidRDefault="00000000" w:rsidP="00CA2DF8">
            <w:pPr>
              <w:spacing w:before="100" w:beforeAutospacing="1" w:after="100" w:afterAutospacing="1" w:line="240" w:lineRule="auto"/>
              <w:jc w:val="left"/>
              <w:rPr>
                <w:del w:id="3102" w:author="arun kumar" w:date="2026-07-27T20:18:00Z" w16du:dateUtc="2026-07-27T12:18:00Z"/>
                <w:rFonts w:ascii="Cambria Math" w:eastAsia="Times New Roman" w:hAnsi="Cambria Math"/>
                <w:i/>
                <w:kern w:val="0"/>
                <w:lang w:bidi="ar-SA"/>
                <w14:ligatures w14:val="none"/>
              </w:rPr>
            </w:pPr>
            <m:oMath>
              <m:sSup>
                <m:sSupPr>
                  <m:ctrlPr>
                    <w:del w:id="3103" w:author="arun kumar" w:date="2026-07-27T20:18:00Z" w16du:dateUtc="2026-07-27T12:18:00Z">
                      <w:rPr>
                        <w:rFonts w:ascii="Cambria Math" w:eastAsia="Times New Roman" w:hAnsi="Cambria Math"/>
                        <w:i/>
                        <w:kern w:val="0"/>
                        <w:lang w:bidi="ar-SA"/>
                        <w14:ligatures w14:val="none"/>
                      </w:rPr>
                    </w:del>
                  </m:ctrlPr>
                </m:sSupPr>
                <m:e>
                  <m:sSub>
                    <m:sSubPr>
                      <m:ctrlPr>
                        <w:del w:id="3104" w:author="arun kumar" w:date="2026-07-27T20:18:00Z" w16du:dateUtc="2026-07-27T12:18:00Z">
                          <w:rPr>
                            <w:rFonts w:ascii="Cambria Math" w:eastAsia="Times New Roman" w:hAnsi="Cambria Math"/>
                            <w:kern w:val="0"/>
                            <w:lang w:bidi="ar-SA"/>
                            <w14:ligatures w14:val="none"/>
                          </w:rPr>
                        </w:del>
                      </m:ctrlPr>
                    </m:sSubPr>
                    <m:e>
                      <m:r>
                        <w:del w:id="3105" w:author="arun kumar" w:date="2026-07-27T20:18:00Z" w16du:dateUtc="2026-07-27T12:18:00Z">
                          <w:rPr>
                            <w:rFonts w:ascii="Cambria Math" w:eastAsia="Times New Roman" w:hAnsi="Cambria Math"/>
                            <w:kern w:val="0"/>
                            <w:lang w:bidi="ar-SA"/>
                            <w14:ligatures w14:val="none"/>
                          </w:rPr>
                          <m:t>h</m:t>
                        </w:del>
                      </m:r>
                    </m:e>
                    <m:sub>
                      <m:r>
                        <w:del w:id="3106" w:author="arun kumar" w:date="2026-07-27T20:18:00Z" w16du:dateUtc="2026-07-27T12:18:00Z">
                          <w:rPr>
                            <w:rFonts w:ascii="Cambria Math" w:eastAsia="Times New Roman" w:hAnsi="Cambria Math"/>
                            <w:kern w:val="0"/>
                            <w:lang w:bidi="ar-SA"/>
                            <w14:ligatures w14:val="none"/>
                          </w:rPr>
                          <m:t>ij</m:t>
                        </w:del>
                      </m:r>
                    </m:sub>
                  </m:sSub>
                </m:e>
                <m:sup>
                  <m:r>
                    <w:del w:id="3107" w:author="arun kumar" w:date="2026-07-27T20:18:00Z" w16du:dateUtc="2026-07-27T12:18:00Z">
                      <w:rPr>
                        <w:rFonts w:ascii="Cambria Math" w:eastAsia="Times New Roman" w:hAnsi="Cambria Math"/>
                        <w:kern w:val="0"/>
                        <w:lang w:bidi="ar-SA"/>
                        <w14:ligatures w14:val="none"/>
                      </w:rPr>
                      <m:t>B</m:t>
                    </w:del>
                  </m:r>
                </m:sup>
              </m:sSup>
              <m:r>
                <w:del w:id="3108" w:author="arun kumar" w:date="2026-07-27T20:18:00Z" w16du:dateUtc="2026-07-27T12:18:00Z">
                  <w:rPr>
                    <w:rFonts w:ascii="Cambria Math" w:eastAsia="Times New Roman" w:hAnsi="Cambria Math"/>
                    <w:kern w:val="0"/>
                    <w:lang w:bidi="ar-SA"/>
                    <w14:ligatures w14:val="none"/>
                  </w:rPr>
                  <m:t xml:space="preserve">= </m:t>
                </w:del>
              </m:r>
              <m:sSup>
                <m:sSupPr>
                  <m:ctrlPr>
                    <w:del w:id="3109" w:author="arun kumar" w:date="2026-07-27T20:18:00Z" w16du:dateUtc="2026-07-27T12:18:00Z">
                      <w:rPr>
                        <w:rFonts w:ascii="Cambria Math" w:eastAsia="Times New Roman" w:hAnsi="Cambria Math"/>
                        <w:i/>
                        <w:kern w:val="0"/>
                        <w:lang w:bidi="ar-SA"/>
                        <w14:ligatures w14:val="none"/>
                      </w:rPr>
                    </w:del>
                  </m:ctrlPr>
                </m:sSupPr>
                <m:e>
                  <m:sSub>
                    <m:sSubPr>
                      <m:ctrlPr>
                        <w:del w:id="3110" w:author="arun kumar" w:date="2026-07-27T20:18:00Z" w16du:dateUtc="2026-07-27T12:18:00Z">
                          <w:rPr>
                            <w:rFonts w:ascii="Cambria Math" w:eastAsia="Times New Roman" w:hAnsi="Cambria Math"/>
                            <w:i/>
                            <w:kern w:val="0"/>
                            <w:lang w:bidi="ar-SA"/>
                            <w14:ligatures w14:val="none"/>
                          </w:rPr>
                        </w:del>
                      </m:ctrlPr>
                    </m:sSubPr>
                    <m:e>
                      <m:r>
                        <w:del w:id="3111" w:author="arun kumar" w:date="2026-07-27T20:18:00Z" w16du:dateUtc="2026-07-27T12:18:00Z">
                          <w:rPr>
                            <w:rFonts w:ascii="Cambria Math" w:eastAsia="Times New Roman" w:hAnsi="Cambria Math"/>
                            <w:kern w:val="0"/>
                            <w:lang w:bidi="ar-SA"/>
                            <w14:ligatures w14:val="none"/>
                          </w:rPr>
                          <m:t>h</m:t>
                        </w:del>
                      </m:r>
                    </m:e>
                    <m:sub>
                      <m:r>
                        <w:del w:id="3112" w:author="arun kumar" w:date="2026-07-27T20:18:00Z" w16du:dateUtc="2026-07-27T12:18:00Z">
                          <w:rPr>
                            <w:rFonts w:ascii="Cambria Math" w:eastAsia="Times New Roman" w:hAnsi="Cambria Math"/>
                            <w:kern w:val="0"/>
                            <w:lang w:bidi="ar-SA"/>
                            <w14:ligatures w14:val="none"/>
                          </w:rPr>
                          <m:t>ij-1</m:t>
                        </w:del>
                      </m:r>
                    </m:sub>
                  </m:sSub>
                </m:e>
                <m:sup>
                  <m:r>
                    <w:del w:id="3113" w:author="arun kumar" w:date="2026-07-27T20:18:00Z" w16du:dateUtc="2026-07-27T12:18:00Z">
                      <w:rPr>
                        <w:rFonts w:ascii="Cambria Math" w:eastAsia="Times New Roman" w:hAnsi="Cambria Math"/>
                        <w:kern w:val="0"/>
                        <w:lang w:bidi="ar-SA"/>
                        <w14:ligatures w14:val="none"/>
                      </w:rPr>
                      <m:t>B</m:t>
                    </w:del>
                  </m:r>
                </m:sup>
              </m:sSup>
              <m:r>
                <w:del w:id="3114" w:author="arun kumar" w:date="2026-07-27T20:18:00Z" w16du:dateUtc="2026-07-27T12:18:00Z">
                  <w:rPr>
                    <w:rFonts w:ascii="Cambria Math" w:eastAsia="Times New Roman" w:hAnsi="Cambria Math"/>
                    <w:kern w:val="0"/>
                    <w:lang w:bidi="ar-SA"/>
                    <w14:ligatures w14:val="none"/>
                  </w:rPr>
                  <m:t xml:space="preserve"> . </m:t>
                </w:del>
              </m:r>
              <m:d>
                <m:dPr>
                  <m:ctrlPr>
                    <w:del w:id="3115" w:author="arun kumar" w:date="2026-07-27T20:18:00Z" w16du:dateUtc="2026-07-27T12:18:00Z">
                      <w:rPr>
                        <w:rFonts w:ascii="Cambria Math" w:eastAsia="Times New Roman" w:hAnsi="Cambria Math"/>
                        <w:i/>
                        <w:kern w:val="0"/>
                        <w:lang w:bidi="ar-SA"/>
                        <w14:ligatures w14:val="none"/>
                      </w:rPr>
                    </w:del>
                  </m:ctrlPr>
                </m:dPr>
                <m:e>
                  <m:r>
                    <w:del w:id="3116" w:author="arun kumar" w:date="2026-07-27T20:18:00Z" w16du:dateUtc="2026-07-27T12:18:00Z">
                      <w:rPr>
                        <w:rFonts w:ascii="Cambria Math" w:eastAsia="Times New Roman" w:hAnsi="Cambria Math"/>
                        <w:kern w:val="0"/>
                        <w:lang w:bidi="ar-SA"/>
                        <w14:ligatures w14:val="none"/>
                      </w:rPr>
                      <m:t>1-</m:t>
                    </w:del>
                  </m:r>
                  <m:sSubSup>
                    <m:sSubSupPr>
                      <m:ctrlPr>
                        <w:del w:id="3117" w:author="arun kumar" w:date="2026-07-27T20:18:00Z" w16du:dateUtc="2026-07-27T12:18:00Z">
                          <w:rPr>
                            <w:rFonts w:ascii="Cambria Math" w:eastAsia="Times New Roman" w:hAnsi="Cambria Math"/>
                            <w:i/>
                            <w:kern w:val="0"/>
                            <w:lang w:bidi="ar-SA"/>
                            <w14:ligatures w14:val="none"/>
                          </w:rPr>
                        </w:del>
                      </m:ctrlPr>
                    </m:sSubSupPr>
                    <m:e>
                      <m:r>
                        <w:del w:id="3118" w:author="arun kumar" w:date="2026-07-27T20:18:00Z" w16du:dateUtc="2026-07-27T12:18:00Z">
                          <w:rPr>
                            <w:rFonts w:ascii="Cambria Math" w:eastAsia="Times New Roman" w:hAnsi="Cambria Math"/>
                            <w:kern w:val="0"/>
                            <w:lang w:bidi="ar-SA"/>
                            <w14:ligatures w14:val="none"/>
                          </w:rPr>
                          <m:t>y</m:t>
                        </w:del>
                      </m:r>
                    </m:e>
                    <m:sub>
                      <m:r>
                        <w:del w:id="3119" w:author="arun kumar" w:date="2026-07-27T20:18:00Z" w16du:dateUtc="2026-07-27T12:18:00Z">
                          <w:rPr>
                            <w:rFonts w:ascii="Cambria Math" w:eastAsia="Times New Roman" w:hAnsi="Cambria Math"/>
                            <w:kern w:val="0"/>
                            <w:lang w:bidi="ar-SA"/>
                            <w14:ligatures w14:val="none"/>
                          </w:rPr>
                          <m:t>im</m:t>
                        </w:del>
                      </m:r>
                    </m:sub>
                    <m:sup>
                      <m:r>
                        <w:del w:id="3120" w:author="arun kumar" w:date="2026-07-27T20:18:00Z" w16du:dateUtc="2026-07-27T12:18:00Z">
                          <w:rPr>
                            <w:rFonts w:ascii="Cambria Math" w:eastAsia="Times New Roman" w:hAnsi="Cambria Math"/>
                            <w:kern w:val="0"/>
                            <w:lang w:bidi="ar-SA"/>
                            <w14:ligatures w14:val="none"/>
                          </w:rPr>
                          <m:t>B</m:t>
                        </w:del>
                      </m:r>
                    </m:sup>
                  </m:sSubSup>
                </m:e>
              </m:d>
            </m:oMath>
            <w:del w:id="3121" w:author="arun kumar" w:date="2026-07-27T20:18:00Z" w16du:dateUtc="2026-07-27T12:18:00Z">
              <w:r w:rsidR="00CA2DF8" w:rsidDel="00A35F98">
                <w:rPr>
                  <w:rFonts w:ascii="Cambria Math" w:eastAsia="Times New Roman" w:hAnsi="Cambria Math"/>
                  <w:i/>
                  <w:kern w:val="0"/>
                  <w:lang w:bidi="ar-SA"/>
                  <w14:ligatures w14:val="none"/>
                </w:rPr>
                <w:delText xml:space="preserve"> + </w:delText>
              </w:r>
            </w:del>
            <m:oMath>
              <m:sSub>
                <m:sSubPr>
                  <m:ctrlPr>
                    <w:del w:id="3122" w:author="arun kumar" w:date="2026-07-27T20:18:00Z" w16du:dateUtc="2026-07-27T12:18:00Z">
                      <w:rPr>
                        <w:rFonts w:ascii="Cambria Math" w:eastAsia="Times New Roman" w:hAnsi="Cambria Math"/>
                        <w:i/>
                        <w:kern w:val="0"/>
                        <w:lang w:bidi="ar-SA"/>
                        <w14:ligatures w14:val="none"/>
                      </w:rPr>
                    </w:del>
                  </m:ctrlPr>
                </m:sSubPr>
                <m:e>
                  <m:r>
                    <w:del w:id="3123" w:author="arun kumar" w:date="2026-07-27T20:18:00Z" w16du:dateUtc="2026-07-27T12:18:00Z">
                      <w:rPr>
                        <w:rFonts w:ascii="Cambria Math" w:eastAsia="Times New Roman" w:hAnsi="Cambria Math"/>
                        <w:kern w:val="0"/>
                        <w:lang w:bidi="ar-SA"/>
                        <w14:ligatures w14:val="none"/>
                      </w:rPr>
                      <m:t>FlightHours</m:t>
                    </w:del>
                  </m:r>
                </m:e>
                <m:sub>
                  <m:r>
                    <w:del w:id="3124" w:author="arun kumar" w:date="2026-07-27T20:18:00Z" w16du:dateUtc="2026-07-27T12:18:00Z">
                      <w:rPr>
                        <w:rFonts w:ascii="Cambria Math" w:eastAsia="Times New Roman" w:hAnsi="Cambria Math"/>
                        <w:kern w:val="0"/>
                        <w:lang w:bidi="ar-SA"/>
                        <w14:ligatures w14:val="none"/>
                      </w:rPr>
                      <m:t>ij</m:t>
                    </w:del>
                  </m:r>
                </m:sub>
              </m:sSub>
              <m:r>
                <w:del w:id="3125" w:author="arun kumar" w:date="2026-07-27T20:18:00Z" w16du:dateUtc="2026-07-27T12:18:00Z">
                  <w:rPr>
                    <w:rFonts w:ascii="Cambria Math" w:eastAsia="Times New Roman" w:hAnsi="Cambria Math"/>
                    <w:kern w:val="0"/>
                    <w:lang w:bidi="ar-SA"/>
                    <w14:ligatures w14:val="none"/>
                  </w:rPr>
                  <m:t xml:space="preserve"> . </m:t>
                </w:del>
              </m:r>
            </m:oMath>
            <w:del w:id="3126" w:author="arun kumar" w:date="2026-07-27T20:18:00Z" w16du:dateUtc="2026-07-27T12:18:00Z">
              <w:r w:rsidR="00CA2DF8" w:rsidDel="00A35F98">
                <w:rPr>
                  <w:rFonts w:ascii="Cambria Math" w:eastAsia="Times New Roman" w:hAnsi="Cambria Math"/>
                  <w:i/>
                  <w:kern w:val="0"/>
                  <w:lang w:bidi="ar-SA"/>
                  <w14:ligatures w14:val="none"/>
                </w:rPr>
                <w:delText xml:space="preserve"> </w:delText>
              </w:r>
            </w:del>
            <m:oMath>
              <m:sSub>
                <m:sSubPr>
                  <m:ctrlPr>
                    <w:del w:id="3127" w:author="arun kumar" w:date="2026-07-27T20:18:00Z" w16du:dateUtc="2026-07-27T12:18:00Z">
                      <w:rPr>
                        <w:rFonts w:ascii="Cambria Math" w:eastAsia="Times New Roman" w:hAnsi="Cambria Math"/>
                        <w:i/>
                        <w:kern w:val="0"/>
                        <w:lang w:bidi="ar-SA"/>
                        <w14:ligatures w14:val="none"/>
                      </w:rPr>
                    </w:del>
                  </m:ctrlPr>
                </m:sSubPr>
                <m:e>
                  <m:r>
                    <w:del w:id="3128" w:author="arun kumar" w:date="2026-07-27T20:18:00Z" w16du:dateUtc="2026-07-27T12:18:00Z">
                      <w:rPr>
                        <w:rFonts w:ascii="Cambria Math" w:eastAsia="Times New Roman" w:hAnsi="Cambria Math"/>
                        <w:kern w:val="0"/>
                        <w:lang w:bidi="ar-SA"/>
                        <w14:ligatures w14:val="none"/>
                      </w:rPr>
                      <m:t>x</m:t>
                    </w:del>
                  </m:r>
                </m:e>
                <m:sub>
                  <m:r>
                    <w:del w:id="3129" w:author="arun kumar" w:date="2026-07-27T20:18:00Z" w16du:dateUtc="2026-07-27T12:18:00Z">
                      <w:rPr>
                        <w:rFonts w:ascii="Cambria Math" w:eastAsia="Times New Roman" w:hAnsi="Cambria Math"/>
                        <w:kern w:val="0"/>
                        <w:lang w:bidi="ar-SA"/>
                        <w14:ligatures w14:val="none"/>
                      </w:rPr>
                      <m:t>ij</m:t>
                    </w:del>
                  </m:r>
                </m:sub>
              </m:sSub>
            </m:oMath>
            <w:del w:id="3130" w:author="arun kumar" w:date="2026-07-27T20:18:00Z" w16du:dateUtc="2026-07-27T12:18:00Z">
              <w:r w:rsidR="00CA2DF8" w:rsidDel="00A35F98">
                <w:rPr>
                  <w:rFonts w:ascii="Cambria Math" w:eastAsia="Times New Roman" w:hAnsi="Cambria Math"/>
                  <w:i/>
                  <w:kern w:val="0"/>
                  <w:lang w:bidi="ar-SA"/>
                  <w14:ligatures w14:val="none"/>
                </w:rPr>
                <w:delText xml:space="preserve">  for all i = 1,2,3….N</w:delText>
              </w:r>
            </w:del>
          </w:p>
          <w:p w14:paraId="327A7EC1" w14:textId="0C6089A4" w:rsidR="00CA2DF8" w:rsidDel="00A35F98" w:rsidRDefault="00000000" w:rsidP="00CA2DF8">
            <w:pPr>
              <w:spacing w:before="100" w:beforeAutospacing="1" w:after="100" w:afterAutospacing="1" w:line="240" w:lineRule="auto"/>
              <w:jc w:val="left"/>
              <w:rPr>
                <w:del w:id="3131" w:author="arun kumar" w:date="2026-07-27T20:18:00Z" w16du:dateUtc="2026-07-27T12:18:00Z"/>
                <w:rFonts w:ascii="Cambria Math" w:eastAsia="Times New Roman" w:hAnsi="Cambria Math"/>
                <w:i/>
                <w:kern w:val="0"/>
                <w:lang w:bidi="ar-SA"/>
                <w14:ligatures w14:val="none"/>
              </w:rPr>
            </w:pPr>
            <m:oMath>
              <m:sSup>
                <m:sSupPr>
                  <m:ctrlPr>
                    <w:del w:id="3132" w:author="arun kumar" w:date="2026-07-27T20:18:00Z" w16du:dateUtc="2026-07-27T12:18:00Z">
                      <w:rPr>
                        <w:rFonts w:ascii="Cambria Math" w:eastAsia="Times New Roman" w:hAnsi="Cambria Math"/>
                        <w:i/>
                        <w:kern w:val="0"/>
                        <w:lang w:bidi="ar-SA"/>
                        <w14:ligatures w14:val="none"/>
                      </w:rPr>
                    </w:del>
                  </m:ctrlPr>
                </m:sSupPr>
                <m:e>
                  <m:sSub>
                    <m:sSubPr>
                      <m:ctrlPr>
                        <w:del w:id="3133" w:author="arun kumar" w:date="2026-07-27T20:18:00Z" w16du:dateUtc="2026-07-27T12:18:00Z">
                          <w:rPr>
                            <w:rFonts w:ascii="Cambria Math" w:eastAsia="Times New Roman" w:hAnsi="Cambria Math"/>
                            <w:kern w:val="0"/>
                            <w:lang w:bidi="ar-SA"/>
                            <w14:ligatures w14:val="none"/>
                          </w:rPr>
                        </w:del>
                      </m:ctrlPr>
                    </m:sSubPr>
                    <m:e>
                      <m:r>
                        <w:del w:id="3134" w:author="arun kumar" w:date="2026-07-27T20:18:00Z" w16du:dateUtc="2026-07-27T12:18:00Z">
                          <w:rPr>
                            <w:rFonts w:ascii="Cambria Math" w:eastAsia="Times New Roman" w:hAnsi="Cambria Math"/>
                            <w:kern w:val="0"/>
                            <w:lang w:bidi="ar-SA"/>
                            <w14:ligatures w14:val="none"/>
                          </w:rPr>
                          <m:t>h</m:t>
                        </w:del>
                      </m:r>
                    </m:e>
                    <m:sub>
                      <m:r>
                        <w:del w:id="3135" w:author="arun kumar" w:date="2026-07-27T20:18:00Z" w16du:dateUtc="2026-07-27T12:18:00Z">
                          <w:rPr>
                            <w:rFonts w:ascii="Cambria Math" w:eastAsia="Times New Roman" w:hAnsi="Cambria Math"/>
                            <w:kern w:val="0"/>
                            <w:lang w:bidi="ar-SA"/>
                            <w14:ligatures w14:val="none"/>
                          </w:rPr>
                          <m:t>ij</m:t>
                        </w:del>
                      </m:r>
                    </m:sub>
                  </m:sSub>
                </m:e>
                <m:sup>
                  <m:r>
                    <w:del w:id="3136" w:author="arun kumar" w:date="2026-07-27T20:18:00Z" w16du:dateUtc="2026-07-27T12:18:00Z">
                      <w:rPr>
                        <w:rFonts w:ascii="Cambria Math" w:eastAsia="Times New Roman" w:hAnsi="Cambria Math"/>
                        <w:kern w:val="0"/>
                        <w:lang w:bidi="ar-SA"/>
                        <w14:ligatures w14:val="none"/>
                      </w:rPr>
                      <m:t>C</m:t>
                    </w:del>
                  </m:r>
                </m:sup>
              </m:sSup>
              <m:r>
                <w:del w:id="3137" w:author="arun kumar" w:date="2026-07-27T20:18:00Z" w16du:dateUtc="2026-07-27T12:18:00Z">
                  <w:rPr>
                    <w:rFonts w:ascii="Cambria Math" w:eastAsia="Times New Roman" w:hAnsi="Cambria Math"/>
                    <w:kern w:val="0"/>
                    <w:lang w:bidi="ar-SA"/>
                    <w14:ligatures w14:val="none"/>
                  </w:rPr>
                  <m:t xml:space="preserve">= </m:t>
                </w:del>
              </m:r>
              <m:sSup>
                <m:sSupPr>
                  <m:ctrlPr>
                    <w:del w:id="3138" w:author="arun kumar" w:date="2026-07-27T20:18:00Z" w16du:dateUtc="2026-07-27T12:18:00Z">
                      <w:rPr>
                        <w:rFonts w:ascii="Cambria Math" w:eastAsia="Times New Roman" w:hAnsi="Cambria Math"/>
                        <w:i/>
                        <w:kern w:val="0"/>
                        <w:lang w:bidi="ar-SA"/>
                        <w14:ligatures w14:val="none"/>
                      </w:rPr>
                    </w:del>
                  </m:ctrlPr>
                </m:sSupPr>
                <m:e>
                  <m:sSub>
                    <m:sSubPr>
                      <m:ctrlPr>
                        <w:del w:id="3139" w:author="arun kumar" w:date="2026-07-27T20:18:00Z" w16du:dateUtc="2026-07-27T12:18:00Z">
                          <w:rPr>
                            <w:rFonts w:ascii="Cambria Math" w:eastAsia="Times New Roman" w:hAnsi="Cambria Math"/>
                            <w:i/>
                            <w:kern w:val="0"/>
                            <w:lang w:bidi="ar-SA"/>
                            <w14:ligatures w14:val="none"/>
                          </w:rPr>
                        </w:del>
                      </m:ctrlPr>
                    </m:sSubPr>
                    <m:e>
                      <m:r>
                        <w:del w:id="3140" w:author="arun kumar" w:date="2026-07-27T20:18:00Z" w16du:dateUtc="2026-07-27T12:18:00Z">
                          <w:rPr>
                            <w:rFonts w:ascii="Cambria Math" w:eastAsia="Times New Roman" w:hAnsi="Cambria Math"/>
                            <w:kern w:val="0"/>
                            <w:lang w:bidi="ar-SA"/>
                            <w14:ligatures w14:val="none"/>
                          </w:rPr>
                          <m:t>h</m:t>
                        </w:del>
                      </m:r>
                    </m:e>
                    <m:sub>
                      <m:r>
                        <w:del w:id="3141" w:author="arun kumar" w:date="2026-07-27T20:18:00Z" w16du:dateUtc="2026-07-27T12:18:00Z">
                          <w:rPr>
                            <w:rFonts w:ascii="Cambria Math" w:eastAsia="Times New Roman" w:hAnsi="Cambria Math"/>
                            <w:kern w:val="0"/>
                            <w:lang w:bidi="ar-SA"/>
                            <w14:ligatures w14:val="none"/>
                          </w:rPr>
                          <m:t>ij-1</m:t>
                        </w:del>
                      </m:r>
                    </m:sub>
                  </m:sSub>
                </m:e>
                <m:sup>
                  <m:r>
                    <w:del w:id="3142" w:author="arun kumar" w:date="2026-07-27T20:18:00Z" w16du:dateUtc="2026-07-27T12:18:00Z">
                      <w:rPr>
                        <w:rFonts w:ascii="Cambria Math" w:eastAsia="Times New Roman" w:hAnsi="Cambria Math"/>
                        <w:kern w:val="0"/>
                        <w:lang w:bidi="ar-SA"/>
                        <w14:ligatures w14:val="none"/>
                      </w:rPr>
                      <m:t>C</m:t>
                    </w:del>
                  </m:r>
                </m:sup>
              </m:sSup>
              <m:r>
                <w:del w:id="3143" w:author="arun kumar" w:date="2026-07-27T20:18:00Z" w16du:dateUtc="2026-07-27T12:18:00Z">
                  <w:rPr>
                    <w:rFonts w:ascii="Cambria Math" w:eastAsia="Times New Roman" w:hAnsi="Cambria Math"/>
                    <w:kern w:val="0"/>
                    <w:lang w:bidi="ar-SA"/>
                    <w14:ligatures w14:val="none"/>
                  </w:rPr>
                  <m:t xml:space="preserve"> . </m:t>
                </w:del>
              </m:r>
              <m:d>
                <m:dPr>
                  <m:ctrlPr>
                    <w:del w:id="3144" w:author="arun kumar" w:date="2026-07-27T20:18:00Z" w16du:dateUtc="2026-07-27T12:18:00Z">
                      <w:rPr>
                        <w:rFonts w:ascii="Cambria Math" w:eastAsia="Times New Roman" w:hAnsi="Cambria Math"/>
                        <w:i/>
                        <w:kern w:val="0"/>
                        <w:lang w:bidi="ar-SA"/>
                        <w14:ligatures w14:val="none"/>
                      </w:rPr>
                    </w:del>
                  </m:ctrlPr>
                </m:dPr>
                <m:e>
                  <m:r>
                    <w:del w:id="3145" w:author="arun kumar" w:date="2026-07-27T20:18:00Z" w16du:dateUtc="2026-07-27T12:18:00Z">
                      <w:rPr>
                        <w:rFonts w:ascii="Cambria Math" w:eastAsia="Times New Roman" w:hAnsi="Cambria Math"/>
                        <w:kern w:val="0"/>
                        <w:lang w:bidi="ar-SA"/>
                        <w14:ligatures w14:val="none"/>
                      </w:rPr>
                      <m:t>1-</m:t>
                    </w:del>
                  </m:r>
                  <m:sSubSup>
                    <m:sSubSupPr>
                      <m:ctrlPr>
                        <w:del w:id="3146" w:author="arun kumar" w:date="2026-07-27T20:18:00Z" w16du:dateUtc="2026-07-27T12:18:00Z">
                          <w:rPr>
                            <w:rFonts w:ascii="Cambria Math" w:eastAsia="Times New Roman" w:hAnsi="Cambria Math"/>
                            <w:i/>
                            <w:kern w:val="0"/>
                            <w:lang w:bidi="ar-SA"/>
                            <w14:ligatures w14:val="none"/>
                          </w:rPr>
                        </w:del>
                      </m:ctrlPr>
                    </m:sSubSupPr>
                    <m:e>
                      <m:r>
                        <w:del w:id="3147" w:author="arun kumar" w:date="2026-07-27T20:18:00Z" w16du:dateUtc="2026-07-27T12:18:00Z">
                          <w:rPr>
                            <w:rFonts w:ascii="Cambria Math" w:eastAsia="Times New Roman" w:hAnsi="Cambria Math"/>
                            <w:kern w:val="0"/>
                            <w:lang w:bidi="ar-SA"/>
                            <w14:ligatures w14:val="none"/>
                          </w:rPr>
                          <m:t>y</m:t>
                        </w:del>
                      </m:r>
                    </m:e>
                    <m:sub>
                      <m:r>
                        <w:del w:id="3148" w:author="arun kumar" w:date="2026-07-27T20:18:00Z" w16du:dateUtc="2026-07-27T12:18:00Z">
                          <w:rPr>
                            <w:rFonts w:ascii="Cambria Math" w:eastAsia="Times New Roman" w:hAnsi="Cambria Math"/>
                            <w:kern w:val="0"/>
                            <w:lang w:bidi="ar-SA"/>
                            <w14:ligatures w14:val="none"/>
                          </w:rPr>
                          <m:t>im</m:t>
                        </w:del>
                      </m:r>
                    </m:sub>
                    <m:sup>
                      <m:r>
                        <w:del w:id="3149" w:author="arun kumar" w:date="2026-07-27T20:18:00Z" w16du:dateUtc="2026-07-27T12:18:00Z">
                          <w:rPr>
                            <w:rFonts w:ascii="Cambria Math" w:eastAsia="Times New Roman" w:hAnsi="Cambria Math"/>
                            <w:kern w:val="0"/>
                            <w:lang w:bidi="ar-SA"/>
                            <w14:ligatures w14:val="none"/>
                          </w:rPr>
                          <m:t>C</m:t>
                        </w:del>
                      </m:r>
                    </m:sup>
                  </m:sSubSup>
                </m:e>
              </m:d>
            </m:oMath>
            <w:del w:id="3150" w:author="arun kumar" w:date="2026-07-27T20:18:00Z" w16du:dateUtc="2026-07-27T12:18:00Z">
              <w:r w:rsidR="00CA2DF8" w:rsidDel="00A35F98">
                <w:rPr>
                  <w:rFonts w:ascii="Cambria Math" w:eastAsia="Times New Roman" w:hAnsi="Cambria Math"/>
                  <w:i/>
                  <w:kern w:val="0"/>
                  <w:lang w:bidi="ar-SA"/>
                  <w14:ligatures w14:val="none"/>
                </w:rPr>
                <w:delText xml:space="preserve"> + </w:delText>
              </w:r>
            </w:del>
            <m:oMath>
              <m:sSub>
                <m:sSubPr>
                  <m:ctrlPr>
                    <w:del w:id="3151" w:author="arun kumar" w:date="2026-07-27T20:18:00Z" w16du:dateUtc="2026-07-27T12:18:00Z">
                      <w:rPr>
                        <w:rFonts w:ascii="Cambria Math" w:eastAsia="Times New Roman" w:hAnsi="Cambria Math"/>
                        <w:i/>
                        <w:kern w:val="0"/>
                        <w:lang w:bidi="ar-SA"/>
                        <w14:ligatures w14:val="none"/>
                      </w:rPr>
                    </w:del>
                  </m:ctrlPr>
                </m:sSubPr>
                <m:e>
                  <m:r>
                    <w:del w:id="3152" w:author="arun kumar" w:date="2026-07-27T20:18:00Z" w16du:dateUtc="2026-07-27T12:18:00Z">
                      <w:rPr>
                        <w:rFonts w:ascii="Cambria Math" w:eastAsia="Times New Roman" w:hAnsi="Cambria Math"/>
                        <w:kern w:val="0"/>
                        <w:lang w:bidi="ar-SA"/>
                        <w14:ligatures w14:val="none"/>
                      </w:rPr>
                      <m:t>FlightHours</m:t>
                    </w:del>
                  </m:r>
                </m:e>
                <m:sub>
                  <m:r>
                    <w:del w:id="3153" w:author="arun kumar" w:date="2026-07-27T20:18:00Z" w16du:dateUtc="2026-07-27T12:18:00Z">
                      <w:rPr>
                        <w:rFonts w:ascii="Cambria Math" w:eastAsia="Times New Roman" w:hAnsi="Cambria Math"/>
                        <w:kern w:val="0"/>
                        <w:lang w:bidi="ar-SA"/>
                        <w14:ligatures w14:val="none"/>
                      </w:rPr>
                      <m:t>ij</m:t>
                    </w:del>
                  </m:r>
                </m:sub>
              </m:sSub>
              <m:r>
                <w:del w:id="3154" w:author="arun kumar" w:date="2026-07-27T20:18:00Z" w16du:dateUtc="2026-07-27T12:18:00Z">
                  <w:rPr>
                    <w:rFonts w:ascii="Cambria Math" w:eastAsia="Times New Roman" w:hAnsi="Cambria Math"/>
                    <w:kern w:val="0"/>
                    <w:lang w:bidi="ar-SA"/>
                    <w14:ligatures w14:val="none"/>
                  </w:rPr>
                  <m:t xml:space="preserve"> . </m:t>
                </w:del>
              </m:r>
            </m:oMath>
            <w:del w:id="3155" w:author="arun kumar" w:date="2026-07-27T20:18:00Z" w16du:dateUtc="2026-07-27T12:18:00Z">
              <w:r w:rsidR="00CA2DF8" w:rsidDel="00A35F98">
                <w:rPr>
                  <w:rFonts w:ascii="Cambria Math" w:eastAsia="Times New Roman" w:hAnsi="Cambria Math"/>
                  <w:i/>
                  <w:kern w:val="0"/>
                  <w:lang w:bidi="ar-SA"/>
                  <w14:ligatures w14:val="none"/>
                </w:rPr>
                <w:delText xml:space="preserve"> </w:delText>
              </w:r>
            </w:del>
            <m:oMath>
              <m:sSub>
                <m:sSubPr>
                  <m:ctrlPr>
                    <w:del w:id="3156" w:author="arun kumar" w:date="2026-07-27T20:18:00Z" w16du:dateUtc="2026-07-27T12:18:00Z">
                      <w:rPr>
                        <w:rFonts w:ascii="Cambria Math" w:eastAsia="Times New Roman" w:hAnsi="Cambria Math"/>
                        <w:i/>
                        <w:kern w:val="0"/>
                        <w:lang w:bidi="ar-SA"/>
                        <w14:ligatures w14:val="none"/>
                      </w:rPr>
                    </w:del>
                  </m:ctrlPr>
                </m:sSubPr>
                <m:e>
                  <m:r>
                    <w:del w:id="3157" w:author="arun kumar" w:date="2026-07-27T20:18:00Z" w16du:dateUtc="2026-07-27T12:18:00Z">
                      <w:rPr>
                        <w:rFonts w:ascii="Cambria Math" w:eastAsia="Times New Roman" w:hAnsi="Cambria Math"/>
                        <w:kern w:val="0"/>
                        <w:lang w:bidi="ar-SA"/>
                        <w14:ligatures w14:val="none"/>
                      </w:rPr>
                      <m:t>x</m:t>
                    </w:del>
                  </m:r>
                </m:e>
                <m:sub>
                  <m:r>
                    <w:del w:id="3158" w:author="arun kumar" w:date="2026-07-27T20:18:00Z" w16du:dateUtc="2026-07-27T12:18:00Z">
                      <w:rPr>
                        <w:rFonts w:ascii="Cambria Math" w:eastAsia="Times New Roman" w:hAnsi="Cambria Math"/>
                        <w:kern w:val="0"/>
                        <w:lang w:bidi="ar-SA"/>
                        <w14:ligatures w14:val="none"/>
                      </w:rPr>
                      <m:t>ij</m:t>
                    </w:del>
                  </m:r>
                </m:sub>
              </m:sSub>
            </m:oMath>
            <w:del w:id="3159" w:author="arun kumar" w:date="2026-07-27T20:18:00Z" w16du:dateUtc="2026-07-27T12:18:00Z">
              <w:r w:rsidR="00CA2DF8" w:rsidDel="00A35F98">
                <w:rPr>
                  <w:rFonts w:ascii="Cambria Math" w:eastAsia="Times New Roman" w:hAnsi="Cambria Math"/>
                  <w:i/>
                  <w:kern w:val="0"/>
                  <w:lang w:bidi="ar-SA"/>
                  <w14:ligatures w14:val="none"/>
                </w:rPr>
                <w:delText xml:space="preserve">  for all i = 1,2,3….N</w:delText>
              </w:r>
            </w:del>
          </w:p>
          <w:p w14:paraId="205D82D0" w14:textId="301AC7C9" w:rsidR="00CA2DF8" w:rsidDel="00A35F98" w:rsidRDefault="00000000" w:rsidP="00CA2DF8">
            <w:pPr>
              <w:spacing w:before="100" w:beforeAutospacing="1" w:after="100" w:afterAutospacing="1" w:line="240" w:lineRule="auto"/>
              <w:jc w:val="left"/>
              <w:rPr>
                <w:del w:id="3160" w:author="arun kumar" w:date="2026-07-27T20:18:00Z" w16du:dateUtc="2026-07-27T12:18:00Z"/>
                <w:rFonts w:ascii="Cambria Math" w:eastAsia="Times New Roman" w:hAnsi="Cambria Math"/>
                <w:i/>
                <w:kern w:val="0"/>
                <w:lang w:bidi="ar-SA"/>
                <w14:ligatures w14:val="none"/>
              </w:rPr>
            </w:pPr>
            <m:oMath>
              <m:sSup>
                <m:sSupPr>
                  <m:ctrlPr>
                    <w:del w:id="3161" w:author="arun kumar" w:date="2026-07-27T20:18:00Z" w16du:dateUtc="2026-07-27T12:18:00Z">
                      <w:rPr>
                        <w:rFonts w:ascii="Cambria Math" w:eastAsia="Times New Roman" w:hAnsi="Cambria Math"/>
                        <w:i/>
                        <w:kern w:val="0"/>
                        <w:lang w:bidi="ar-SA"/>
                        <w14:ligatures w14:val="none"/>
                      </w:rPr>
                    </w:del>
                  </m:ctrlPr>
                </m:sSupPr>
                <m:e>
                  <m:sSub>
                    <m:sSubPr>
                      <m:ctrlPr>
                        <w:del w:id="3162" w:author="arun kumar" w:date="2026-07-27T20:18:00Z" w16du:dateUtc="2026-07-27T12:18:00Z">
                          <w:rPr>
                            <w:rFonts w:ascii="Cambria Math" w:eastAsia="Times New Roman" w:hAnsi="Cambria Math"/>
                            <w:kern w:val="0"/>
                            <w:lang w:bidi="ar-SA"/>
                            <w14:ligatures w14:val="none"/>
                          </w:rPr>
                        </w:del>
                      </m:ctrlPr>
                    </m:sSubPr>
                    <m:e>
                      <m:r>
                        <w:del w:id="3163" w:author="arun kumar" w:date="2026-07-27T20:18:00Z" w16du:dateUtc="2026-07-27T12:18:00Z">
                          <w:rPr>
                            <w:rFonts w:ascii="Cambria Math" w:eastAsia="Times New Roman" w:hAnsi="Cambria Math"/>
                            <w:kern w:val="0"/>
                            <w:lang w:bidi="ar-SA"/>
                            <w14:ligatures w14:val="none"/>
                          </w:rPr>
                          <m:t>h</m:t>
                        </w:del>
                      </m:r>
                    </m:e>
                    <m:sub>
                      <m:r>
                        <w:del w:id="3164" w:author="arun kumar" w:date="2026-07-27T20:18:00Z" w16du:dateUtc="2026-07-27T12:18:00Z">
                          <w:rPr>
                            <w:rFonts w:ascii="Cambria Math" w:eastAsia="Times New Roman" w:hAnsi="Cambria Math"/>
                            <w:kern w:val="0"/>
                            <w:lang w:bidi="ar-SA"/>
                            <w14:ligatures w14:val="none"/>
                          </w:rPr>
                          <m:t>ij</m:t>
                        </w:del>
                      </m:r>
                    </m:sub>
                  </m:sSub>
                </m:e>
                <m:sup>
                  <m:r>
                    <w:del w:id="3165" w:author="arun kumar" w:date="2026-07-27T20:18:00Z" w16du:dateUtc="2026-07-27T12:18:00Z">
                      <w:rPr>
                        <w:rFonts w:ascii="Cambria Math" w:eastAsia="Times New Roman" w:hAnsi="Cambria Math"/>
                        <w:kern w:val="0"/>
                        <w:lang w:bidi="ar-SA"/>
                        <w14:ligatures w14:val="none"/>
                      </w:rPr>
                      <m:t>D</m:t>
                    </w:del>
                  </m:r>
                </m:sup>
              </m:sSup>
              <m:r>
                <w:del w:id="3166" w:author="arun kumar" w:date="2026-07-27T20:18:00Z" w16du:dateUtc="2026-07-27T12:18:00Z">
                  <w:rPr>
                    <w:rFonts w:ascii="Cambria Math" w:eastAsia="Times New Roman" w:hAnsi="Cambria Math"/>
                    <w:kern w:val="0"/>
                    <w:lang w:bidi="ar-SA"/>
                    <w14:ligatures w14:val="none"/>
                  </w:rPr>
                  <m:t xml:space="preserve">= </m:t>
                </w:del>
              </m:r>
              <m:sSup>
                <m:sSupPr>
                  <m:ctrlPr>
                    <w:del w:id="3167" w:author="arun kumar" w:date="2026-07-27T20:18:00Z" w16du:dateUtc="2026-07-27T12:18:00Z">
                      <w:rPr>
                        <w:rFonts w:ascii="Cambria Math" w:eastAsia="Times New Roman" w:hAnsi="Cambria Math"/>
                        <w:i/>
                        <w:kern w:val="0"/>
                        <w:lang w:bidi="ar-SA"/>
                        <w14:ligatures w14:val="none"/>
                      </w:rPr>
                    </w:del>
                  </m:ctrlPr>
                </m:sSupPr>
                <m:e>
                  <m:sSub>
                    <m:sSubPr>
                      <m:ctrlPr>
                        <w:del w:id="3168" w:author="arun kumar" w:date="2026-07-27T20:18:00Z" w16du:dateUtc="2026-07-27T12:18:00Z">
                          <w:rPr>
                            <w:rFonts w:ascii="Cambria Math" w:eastAsia="Times New Roman" w:hAnsi="Cambria Math"/>
                            <w:i/>
                            <w:kern w:val="0"/>
                            <w:lang w:bidi="ar-SA"/>
                            <w14:ligatures w14:val="none"/>
                          </w:rPr>
                        </w:del>
                      </m:ctrlPr>
                    </m:sSubPr>
                    <m:e>
                      <m:r>
                        <w:del w:id="3169" w:author="arun kumar" w:date="2026-07-27T20:18:00Z" w16du:dateUtc="2026-07-27T12:18:00Z">
                          <w:rPr>
                            <w:rFonts w:ascii="Cambria Math" w:eastAsia="Times New Roman" w:hAnsi="Cambria Math"/>
                            <w:kern w:val="0"/>
                            <w:lang w:bidi="ar-SA"/>
                            <w14:ligatures w14:val="none"/>
                          </w:rPr>
                          <m:t>h</m:t>
                        </w:del>
                      </m:r>
                    </m:e>
                    <m:sub>
                      <m:r>
                        <w:del w:id="3170" w:author="arun kumar" w:date="2026-07-27T20:18:00Z" w16du:dateUtc="2026-07-27T12:18:00Z">
                          <w:rPr>
                            <w:rFonts w:ascii="Cambria Math" w:eastAsia="Times New Roman" w:hAnsi="Cambria Math"/>
                            <w:kern w:val="0"/>
                            <w:lang w:bidi="ar-SA"/>
                            <w14:ligatures w14:val="none"/>
                          </w:rPr>
                          <m:t>ij-1</m:t>
                        </w:del>
                      </m:r>
                    </m:sub>
                  </m:sSub>
                </m:e>
                <m:sup>
                  <m:r>
                    <w:del w:id="3171" w:author="arun kumar" w:date="2026-07-27T20:18:00Z" w16du:dateUtc="2026-07-27T12:18:00Z">
                      <w:rPr>
                        <w:rFonts w:ascii="Cambria Math" w:eastAsia="Times New Roman" w:hAnsi="Cambria Math"/>
                        <w:kern w:val="0"/>
                        <w:lang w:bidi="ar-SA"/>
                        <w14:ligatures w14:val="none"/>
                      </w:rPr>
                      <m:t>D</m:t>
                    </w:del>
                  </m:r>
                </m:sup>
              </m:sSup>
              <m:r>
                <w:del w:id="3172" w:author="arun kumar" w:date="2026-07-27T20:18:00Z" w16du:dateUtc="2026-07-27T12:18:00Z">
                  <w:rPr>
                    <w:rFonts w:ascii="Cambria Math" w:eastAsia="Times New Roman" w:hAnsi="Cambria Math"/>
                    <w:kern w:val="0"/>
                    <w:lang w:bidi="ar-SA"/>
                    <w14:ligatures w14:val="none"/>
                  </w:rPr>
                  <m:t xml:space="preserve"> . </m:t>
                </w:del>
              </m:r>
              <m:d>
                <m:dPr>
                  <m:ctrlPr>
                    <w:del w:id="3173" w:author="arun kumar" w:date="2026-07-27T20:18:00Z" w16du:dateUtc="2026-07-27T12:18:00Z">
                      <w:rPr>
                        <w:rFonts w:ascii="Cambria Math" w:eastAsia="Times New Roman" w:hAnsi="Cambria Math"/>
                        <w:i/>
                        <w:kern w:val="0"/>
                        <w:lang w:bidi="ar-SA"/>
                        <w14:ligatures w14:val="none"/>
                      </w:rPr>
                    </w:del>
                  </m:ctrlPr>
                </m:dPr>
                <m:e>
                  <m:r>
                    <w:del w:id="3174" w:author="arun kumar" w:date="2026-07-27T20:18:00Z" w16du:dateUtc="2026-07-27T12:18:00Z">
                      <w:rPr>
                        <w:rFonts w:ascii="Cambria Math" w:eastAsia="Times New Roman" w:hAnsi="Cambria Math"/>
                        <w:kern w:val="0"/>
                        <w:lang w:bidi="ar-SA"/>
                        <w14:ligatures w14:val="none"/>
                      </w:rPr>
                      <m:t>1-</m:t>
                    </w:del>
                  </m:r>
                  <m:sSubSup>
                    <m:sSubSupPr>
                      <m:ctrlPr>
                        <w:del w:id="3175" w:author="arun kumar" w:date="2026-07-27T20:18:00Z" w16du:dateUtc="2026-07-27T12:18:00Z">
                          <w:rPr>
                            <w:rFonts w:ascii="Cambria Math" w:eastAsia="Times New Roman" w:hAnsi="Cambria Math"/>
                            <w:i/>
                            <w:kern w:val="0"/>
                            <w:lang w:bidi="ar-SA"/>
                            <w14:ligatures w14:val="none"/>
                          </w:rPr>
                        </w:del>
                      </m:ctrlPr>
                    </m:sSubSupPr>
                    <m:e>
                      <m:r>
                        <w:del w:id="3176" w:author="arun kumar" w:date="2026-07-27T20:18:00Z" w16du:dateUtc="2026-07-27T12:18:00Z">
                          <w:rPr>
                            <w:rFonts w:ascii="Cambria Math" w:eastAsia="Times New Roman" w:hAnsi="Cambria Math"/>
                            <w:kern w:val="0"/>
                            <w:lang w:bidi="ar-SA"/>
                            <w14:ligatures w14:val="none"/>
                          </w:rPr>
                          <m:t>y</m:t>
                        </w:del>
                      </m:r>
                    </m:e>
                    <m:sub>
                      <m:r>
                        <w:del w:id="3177" w:author="arun kumar" w:date="2026-07-27T20:18:00Z" w16du:dateUtc="2026-07-27T12:18:00Z">
                          <w:rPr>
                            <w:rFonts w:ascii="Cambria Math" w:eastAsia="Times New Roman" w:hAnsi="Cambria Math"/>
                            <w:kern w:val="0"/>
                            <w:lang w:bidi="ar-SA"/>
                            <w14:ligatures w14:val="none"/>
                          </w:rPr>
                          <m:t>im</m:t>
                        </w:del>
                      </m:r>
                    </m:sub>
                    <m:sup>
                      <m:r>
                        <w:del w:id="3178" w:author="arun kumar" w:date="2026-07-27T20:18:00Z" w16du:dateUtc="2026-07-27T12:18:00Z">
                          <w:rPr>
                            <w:rFonts w:ascii="Cambria Math" w:eastAsia="Times New Roman" w:hAnsi="Cambria Math"/>
                            <w:kern w:val="0"/>
                            <w:lang w:bidi="ar-SA"/>
                            <w14:ligatures w14:val="none"/>
                          </w:rPr>
                          <m:t>D</m:t>
                        </w:del>
                      </m:r>
                    </m:sup>
                  </m:sSubSup>
                </m:e>
              </m:d>
            </m:oMath>
            <w:del w:id="3179" w:author="arun kumar" w:date="2026-07-27T20:18:00Z" w16du:dateUtc="2026-07-27T12:18:00Z">
              <w:r w:rsidR="00CA2DF8" w:rsidDel="00A35F98">
                <w:rPr>
                  <w:rFonts w:ascii="Cambria Math" w:eastAsia="Times New Roman" w:hAnsi="Cambria Math"/>
                  <w:i/>
                  <w:kern w:val="0"/>
                  <w:lang w:bidi="ar-SA"/>
                  <w14:ligatures w14:val="none"/>
                </w:rPr>
                <w:delText xml:space="preserve"> + </w:delText>
              </w:r>
            </w:del>
            <m:oMath>
              <m:sSub>
                <m:sSubPr>
                  <m:ctrlPr>
                    <w:del w:id="3180" w:author="arun kumar" w:date="2026-07-27T20:18:00Z" w16du:dateUtc="2026-07-27T12:18:00Z">
                      <w:rPr>
                        <w:rFonts w:ascii="Cambria Math" w:eastAsia="Times New Roman" w:hAnsi="Cambria Math"/>
                        <w:i/>
                        <w:kern w:val="0"/>
                        <w:lang w:bidi="ar-SA"/>
                        <w14:ligatures w14:val="none"/>
                      </w:rPr>
                    </w:del>
                  </m:ctrlPr>
                </m:sSubPr>
                <m:e>
                  <m:r>
                    <w:del w:id="3181" w:author="arun kumar" w:date="2026-07-27T20:18:00Z" w16du:dateUtc="2026-07-27T12:18:00Z">
                      <w:rPr>
                        <w:rFonts w:ascii="Cambria Math" w:eastAsia="Times New Roman" w:hAnsi="Cambria Math"/>
                        <w:kern w:val="0"/>
                        <w:lang w:bidi="ar-SA"/>
                        <w14:ligatures w14:val="none"/>
                      </w:rPr>
                      <m:t>FlightHours</m:t>
                    </w:del>
                  </m:r>
                </m:e>
                <m:sub>
                  <m:r>
                    <w:del w:id="3182" w:author="arun kumar" w:date="2026-07-27T20:18:00Z" w16du:dateUtc="2026-07-27T12:18:00Z">
                      <w:rPr>
                        <w:rFonts w:ascii="Cambria Math" w:eastAsia="Times New Roman" w:hAnsi="Cambria Math"/>
                        <w:kern w:val="0"/>
                        <w:lang w:bidi="ar-SA"/>
                        <w14:ligatures w14:val="none"/>
                      </w:rPr>
                      <m:t>ij</m:t>
                    </w:del>
                  </m:r>
                </m:sub>
              </m:sSub>
              <m:r>
                <w:del w:id="3183" w:author="arun kumar" w:date="2026-07-27T20:18:00Z" w16du:dateUtc="2026-07-27T12:18:00Z">
                  <w:rPr>
                    <w:rFonts w:ascii="Cambria Math" w:eastAsia="Times New Roman" w:hAnsi="Cambria Math"/>
                    <w:kern w:val="0"/>
                    <w:lang w:bidi="ar-SA"/>
                    <w14:ligatures w14:val="none"/>
                  </w:rPr>
                  <m:t xml:space="preserve"> . </m:t>
                </w:del>
              </m:r>
            </m:oMath>
            <w:del w:id="3184" w:author="arun kumar" w:date="2026-07-27T20:18:00Z" w16du:dateUtc="2026-07-27T12:18:00Z">
              <w:r w:rsidR="00CA2DF8" w:rsidDel="00A35F98">
                <w:rPr>
                  <w:rFonts w:ascii="Cambria Math" w:eastAsia="Times New Roman" w:hAnsi="Cambria Math"/>
                  <w:i/>
                  <w:kern w:val="0"/>
                  <w:lang w:bidi="ar-SA"/>
                  <w14:ligatures w14:val="none"/>
                </w:rPr>
                <w:delText xml:space="preserve"> </w:delText>
              </w:r>
            </w:del>
            <m:oMath>
              <m:sSub>
                <m:sSubPr>
                  <m:ctrlPr>
                    <w:del w:id="3185" w:author="arun kumar" w:date="2026-07-27T20:18:00Z" w16du:dateUtc="2026-07-27T12:18:00Z">
                      <w:rPr>
                        <w:rFonts w:ascii="Cambria Math" w:eastAsia="Times New Roman" w:hAnsi="Cambria Math"/>
                        <w:i/>
                        <w:kern w:val="0"/>
                        <w:lang w:bidi="ar-SA"/>
                        <w14:ligatures w14:val="none"/>
                      </w:rPr>
                    </w:del>
                  </m:ctrlPr>
                </m:sSubPr>
                <m:e>
                  <m:r>
                    <w:del w:id="3186" w:author="arun kumar" w:date="2026-07-27T20:18:00Z" w16du:dateUtc="2026-07-27T12:18:00Z">
                      <w:rPr>
                        <w:rFonts w:ascii="Cambria Math" w:eastAsia="Times New Roman" w:hAnsi="Cambria Math"/>
                        <w:kern w:val="0"/>
                        <w:lang w:bidi="ar-SA"/>
                        <w14:ligatures w14:val="none"/>
                      </w:rPr>
                      <m:t>x</m:t>
                    </w:del>
                  </m:r>
                </m:e>
                <m:sub>
                  <m:r>
                    <w:del w:id="3187" w:author="arun kumar" w:date="2026-07-27T20:18:00Z" w16du:dateUtc="2026-07-27T12:18:00Z">
                      <w:rPr>
                        <w:rFonts w:ascii="Cambria Math" w:eastAsia="Times New Roman" w:hAnsi="Cambria Math"/>
                        <w:kern w:val="0"/>
                        <w:lang w:bidi="ar-SA"/>
                        <w14:ligatures w14:val="none"/>
                      </w:rPr>
                      <m:t>ij</m:t>
                    </w:del>
                  </m:r>
                </m:sub>
              </m:sSub>
            </m:oMath>
            <w:del w:id="3188" w:author="arun kumar" w:date="2026-07-27T20:18:00Z" w16du:dateUtc="2026-07-27T12:18:00Z">
              <w:r w:rsidR="00CA2DF8" w:rsidDel="00A35F98">
                <w:rPr>
                  <w:rFonts w:ascii="Cambria Math" w:eastAsia="Times New Roman" w:hAnsi="Cambria Math"/>
                  <w:i/>
                  <w:kern w:val="0"/>
                  <w:lang w:bidi="ar-SA"/>
                  <w14:ligatures w14:val="none"/>
                </w:rPr>
                <w:delText xml:space="preserve">  for all i = 1,2,3….N</w:delText>
              </w:r>
            </w:del>
          </w:p>
          <w:p w14:paraId="42133D65" w14:textId="19D599D0" w:rsidR="00387A0B" w:rsidRDefault="00387A0B" w:rsidP="00387A0B">
            <w:pPr>
              <w:spacing w:before="100" w:beforeAutospacing="1" w:after="100" w:afterAutospacing="1" w:line="240" w:lineRule="auto"/>
              <w:jc w:val="left"/>
              <w:rPr>
                <w:rFonts w:eastAsia="Times New Roman"/>
                <w:kern w:val="0"/>
                <w:lang w:bidi="ar-SA"/>
                <w14:ligatures w14:val="none"/>
              </w:rPr>
            </w:pPr>
          </w:p>
        </w:tc>
      </w:tr>
      <w:tr w:rsidR="00636A4A" w14:paraId="5DE6B5D0" w14:textId="77777777" w:rsidTr="00636A4A">
        <w:trPr>
          <w:trHeight w:val="263"/>
          <w:ins w:id="3189" w:author="arun kumar" w:date="2026-07-28T22:03:00Z" w16du:dateUtc="2026-07-28T14:03:00Z"/>
          <w:trPrChange w:id="3190" w:author="arun kumar" w:date="2026-07-28T22:03:00Z" w16du:dateUtc="2026-07-28T14:03:00Z">
            <w:trPr>
              <w:trHeight w:val="263"/>
            </w:trPr>
          </w:trPrChange>
        </w:trPr>
        <w:tc>
          <w:tcPr>
            <w:tcW w:w="3268" w:type="dxa"/>
            <w:tcPrChange w:id="3191" w:author="arun kumar" w:date="2026-07-28T22:03:00Z" w16du:dateUtc="2026-07-28T14:03:00Z">
              <w:tcPr>
                <w:tcW w:w="4140" w:type="dxa"/>
              </w:tcPr>
            </w:tcPrChange>
          </w:tcPr>
          <w:p w14:paraId="266A7AE1" w14:textId="77777777" w:rsidR="00636A4A" w:rsidRDefault="00636A4A" w:rsidP="00387A0B">
            <w:pPr>
              <w:spacing w:before="100" w:beforeAutospacing="1" w:after="100" w:afterAutospacing="1" w:line="240" w:lineRule="auto"/>
              <w:jc w:val="left"/>
              <w:rPr>
                <w:ins w:id="3192" w:author="arun kumar" w:date="2026-07-28T22:03:00Z" w16du:dateUtc="2026-07-28T14:03:00Z"/>
              </w:rPr>
            </w:pPr>
            <w:ins w:id="3193" w:author="arun kumar" w:date="2026-07-28T22:03:00Z" w16du:dateUtc="2026-07-28T14:03:00Z">
              <w:r>
                <w:t>One Maintenance per day</w:t>
              </w:r>
            </w:ins>
          </w:p>
          <w:p w14:paraId="7C229FEE" w14:textId="189AC4AE" w:rsidR="00636A4A" w:rsidRDefault="00636A4A" w:rsidP="00636A4A">
            <w:pPr>
              <w:spacing w:after="200"/>
              <w:rPr>
                <w:ins w:id="3194" w:author="arun kumar" w:date="2026-07-28T22:03:00Z" w16du:dateUtc="2026-07-28T14:03:00Z"/>
              </w:rPr>
              <w:pPrChange w:id="3195" w:author="arun kumar" w:date="2026-07-28T22:03:00Z" w16du:dateUtc="2026-07-28T14:03:00Z">
                <w:pPr>
                  <w:spacing w:before="100" w:beforeAutospacing="1" w:after="100" w:afterAutospacing="1" w:line="240" w:lineRule="auto"/>
                  <w:jc w:val="left"/>
                </w:pPr>
              </w:pPrChange>
            </w:pPr>
            <w:ins w:id="3196" w:author="arun kumar" w:date="2026-07-28T22:03:00Z" w16du:dateUtc="2026-07-28T14:03:00Z">
              <w:r w:rsidRPr="00623A3D">
                <w:t xml:space="preserve">This constraint ensures that each aircraft </w:t>
              </w:r>
            </w:ins>
            <m:oMath>
              <m:r>
                <w:ins w:id="3197" w:author="arun kumar" w:date="2026-07-28T22:03:00Z" w16du:dateUtc="2026-07-28T14:03:00Z">
                  <w:rPr>
                    <w:rFonts w:ascii="Cambria Math" w:hAnsi="Cambria Math"/>
                  </w:rPr>
                  <m:t>j</m:t>
                </w:ins>
              </m:r>
            </m:oMath>
            <w:ins w:id="3198" w:author="arun kumar" w:date="2026-07-28T22:03:00Z" w16du:dateUtc="2026-07-28T14:03:00Z">
              <w:r w:rsidRPr="00623A3D">
                <w:t xml:space="preserve">can initiate at most one maintenance check on any planning day </w:t>
              </w:r>
            </w:ins>
            <m:oMath>
              <m:r>
                <w:ins w:id="3199" w:author="arun kumar" w:date="2026-07-28T22:03:00Z" w16du:dateUtc="2026-07-28T14:03:00Z">
                  <w:rPr>
                    <w:rFonts w:ascii="Cambria Math" w:hAnsi="Cambria Math"/>
                  </w:rPr>
                  <m:t>d</m:t>
                </w:ins>
              </m:r>
            </m:oMath>
            <w:ins w:id="3200" w:author="arun kumar" w:date="2026-07-28T22:03:00Z" w16du:dateUtc="2026-07-28T14:03:00Z">
              <w:r w:rsidRPr="00623A3D">
                <w:t xml:space="preserve">. It prevents </w:t>
              </w:r>
              <w:r w:rsidRPr="00623A3D">
                <w:lastRenderedPageBreak/>
                <w:t>multiple maintenance types from being scheduled simultaneously for the same aircraft on the same day.</w:t>
              </w:r>
            </w:ins>
          </w:p>
        </w:tc>
        <w:tc>
          <w:tcPr>
            <w:tcW w:w="6722" w:type="dxa"/>
            <w:tcPrChange w:id="3201" w:author="arun kumar" w:date="2026-07-28T22:03:00Z" w16du:dateUtc="2026-07-28T14:03:00Z">
              <w:tcPr>
                <w:tcW w:w="5850" w:type="dxa"/>
                <w:gridSpan w:val="2"/>
              </w:tcPr>
            </w:tcPrChange>
          </w:tcPr>
          <w:p w14:paraId="575E7621" w14:textId="68A1C7B4" w:rsidR="00636A4A" w:rsidDel="00A35F98" w:rsidRDefault="00636A4A" w:rsidP="00387A0B">
            <w:pPr>
              <w:spacing w:before="100" w:beforeAutospacing="1" w:after="100" w:afterAutospacing="1" w:line="240" w:lineRule="auto"/>
              <w:jc w:val="left"/>
              <w:rPr>
                <w:ins w:id="3202" w:author="arun kumar" w:date="2026-07-28T22:03:00Z" w16du:dateUtc="2026-07-28T14:03:00Z"/>
                <w:rFonts w:eastAsia="Times New Roman"/>
                <w:kern w:val="0"/>
                <w:lang w:bidi="ar-SA"/>
                <w14:ligatures w14:val="none"/>
              </w:rPr>
            </w:pPr>
            <m:oMathPara>
              <m:oMath>
                <m:nary>
                  <m:naryPr>
                    <m:chr m:val="∑"/>
                    <m:limLoc m:val="undOvr"/>
                    <m:grow m:val="1"/>
                    <m:supHide m:val="1"/>
                    <m:ctrlPr>
                      <w:ins w:id="3203" w:author="arun kumar" w:date="2026-07-28T22:03:00Z" w16du:dateUtc="2026-07-28T14:03:00Z">
                        <w:rPr>
                          <w:rFonts w:ascii="Cambria Math" w:hAnsi="Cambria Math"/>
                        </w:rPr>
                      </w:ins>
                    </m:ctrlPr>
                  </m:naryPr>
                  <m:sub>
                    <m:r>
                      <w:ins w:id="3204" w:author="arun kumar" w:date="2026-07-28T22:03:00Z" w16du:dateUtc="2026-07-28T14:03:00Z">
                        <w:rPr>
                          <w:rFonts w:ascii="Cambria Math" w:hAnsi="Cambria Math"/>
                        </w:rPr>
                        <m:t>c∈</m:t>
                      </w:ins>
                    </m:r>
                    <m:r>
                      <w:ins w:id="3205" w:author="arun kumar" w:date="2026-07-28T22:03:00Z" w16du:dateUtc="2026-07-28T14:03:00Z">
                        <m:rPr>
                          <m:scr m:val="script"/>
                        </m:rPr>
                        <w:rPr>
                          <w:rFonts w:ascii="Cambria Math" w:hAnsi="Cambria Math"/>
                        </w:rPr>
                        <m:t>C</m:t>
                      </w:ins>
                    </m:r>
                  </m:sub>
                  <m:sup/>
                  <m:e>
                    <m:sSub>
                      <m:sSubPr>
                        <m:ctrlPr>
                          <w:ins w:id="3206" w:author="arun kumar" w:date="2026-07-28T22:03:00Z" w16du:dateUtc="2026-07-28T14:03:00Z">
                            <w:rPr>
                              <w:rFonts w:ascii="Cambria Math" w:hAnsi="Cambria Math"/>
                            </w:rPr>
                          </w:ins>
                        </m:ctrlPr>
                      </m:sSubPr>
                      <m:e>
                        <m:r>
                          <w:ins w:id="3207" w:author="arun kumar" w:date="2026-07-28T22:03:00Z" w16du:dateUtc="2026-07-28T14:03:00Z">
                            <w:rPr>
                              <w:rFonts w:ascii="Cambria Math" w:hAnsi="Cambria Math"/>
                            </w:rPr>
                            <m:t>y</m:t>
                          </w:ins>
                        </m:r>
                      </m:e>
                      <m:sub>
                        <m:r>
                          <w:ins w:id="3208" w:author="arun kumar" w:date="2026-07-28T22:03:00Z" w16du:dateUtc="2026-07-28T14:03:00Z">
                            <w:rPr>
                              <w:rFonts w:ascii="Cambria Math" w:hAnsi="Cambria Math"/>
                            </w:rPr>
                            <m:t>jdc</m:t>
                          </w:ins>
                        </m:r>
                      </m:sub>
                    </m:sSub>
                  </m:e>
                </m:nary>
                <m:r>
                  <w:ins w:id="3209" w:author="arun kumar" w:date="2026-07-28T22:03:00Z" w16du:dateUtc="2026-07-28T14:03:00Z">
                    <w:rPr>
                      <w:rFonts w:ascii="Cambria Math" w:hAnsi="Cambria Math"/>
                    </w:rPr>
                    <m:t>≤1, ∀j∈</m:t>
                  </w:ins>
                </m:r>
                <m:r>
                  <w:ins w:id="3210" w:author="arun kumar" w:date="2026-07-28T22:03:00Z" w16du:dateUtc="2026-07-28T14:03:00Z">
                    <m:rPr>
                      <m:scr m:val="script"/>
                    </m:rPr>
                    <w:rPr>
                      <w:rFonts w:ascii="Cambria Math" w:hAnsi="Cambria Math"/>
                    </w:rPr>
                    <m:t>P,</m:t>
                  </w:ins>
                </m:r>
                <m:r>
                  <w:ins w:id="3211" w:author="arun kumar" w:date="2026-07-28T22:03:00Z" w16du:dateUtc="2026-07-28T14:03:00Z">
                    <m:rPr>
                      <m:nor/>
                    </m:rPr>
                    <w:rPr>
                      <w:rFonts w:ascii="Arial" w:hAnsi="Arial" w:cs="Arial"/>
                    </w:rPr>
                    <m:t>  </m:t>
                  </w:ins>
                </m:r>
                <m:r>
                  <w:ins w:id="3212" w:author="arun kumar" w:date="2026-07-28T22:03:00Z" w16du:dateUtc="2026-07-28T14:03:00Z">
                    <w:rPr>
                      <w:rFonts w:ascii="Cambria Math" w:hAnsi="Cambria Math"/>
                    </w:rPr>
                    <m:t>∀d∈</m:t>
                  </w:ins>
                </m:r>
                <m:r>
                  <w:ins w:id="3213" w:author="arun kumar" w:date="2026-07-28T22:03:00Z" w16du:dateUtc="2026-07-28T14:03:00Z">
                    <m:rPr>
                      <m:scr m:val="script"/>
                    </m:rPr>
                    <w:rPr>
                      <w:rFonts w:ascii="Cambria Math" w:hAnsi="Cambria Math"/>
                    </w:rPr>
                    <m:t>D</m:t>
                  </w:ins>
                </m:r>
              </m:oMath>
            </m:oMathPara>
          </w:p>
        </w:tc>
      </w:tr>
      <w:tr w:rsidR="00E61A60" w14:paraId="53B01844" w14:textId="77777777" w:rsidTr="00636A4A">
        <w:trPr>
          <w:trHeight w:val="263"/>
          <w:trPrChange w:id="3214" w:author="arun kumar" w:date="2026-07-28T22:03:00Z" w16du:dateUtc="2026-07-28T14:03:00Z">
            <w:trPr>
              <w:trHeight w:val="263"/>
            </w:trPr>
          </w:trPrChange>
        </w:trPr>
        <w:tc>
          <w:tcPr>
            <w:tcW w:w="3268" w:type="dxa"/>
            <w:tcPrChange w:id="3215" w:author="arun kumar" w:date="2026-07-28T22:03:00Z" w16du:dateUtc="2026-07-28T14:03:00Z">
              <w:tcPr>
                <w:tcW w:w="3420" w:type="dxa"/>
                <w:gridSpan w:val="2"/>
              </w:tcPr>
            </w:tcPrChange>
          </w:tcPr>
          <w:p w14:paraId="5623B9BD" w14:textId="2563AED2" w:rsidR="00E61A60" w:rsidDel="00636A4A" w:rsidRDefault="00C94260" w:rsidP="00387A0B">
            <w:pPr>
              <w:spacing w:before="100" w:beforeAutospacing="1" w:after="100" w:afterAutospacing="1" w:line="240" w:lineRule="auto"/>
              <w:jc w:val="left"/>
              <w:rPr>
                <w:del w:id="3216" w:author="arun kumar" w:date="2026-07-27T20:18:00Z" w16du:dateUtc="2026-07-27T12:18:00Z"/>
                <w:rFonts w:eastAsia="Times New Roman"/>
                <w:b/>
                <w:bCs/>
                <w:kern w:val="0"/>
                <w:lang w:bidi="ar-SA"/>
                <w14:ligatures w14:val="none"/>
              </w:rPr>
            </w:pPr>
            <w:ins w:id="3217" w:author="arun kumar" w:date="2026-07-27T20:30:00Z" w16du:dateUtc="2026-07-27T12:30:00Z">
              <w:r>
                <w:t>Multi-day maintenance occupation</w:t>
              </w:r>
              <w:r w:rsidDel="00A35F98">
                <w:rPr>
                  <w:rFonts w:eastAsia="Times New Roman"/>
                  <w:b/>
                  <w:bCs/>
                  <w:kern w:val="0"/>
                  <w:lang w:bidi="ar-SA"/>
                  <w14:ligatures w14:val="none"/>
                </w:rPr>
                <w:t xml:space="preserve"> </w:t>
              </w:r>
            </w:ins>
            <w:del w:id="3218" w:author="arun kumar" w:date="2026-07-27T20:18:00Z" w16du:dateUtc="2026-07-27T12:18:00Z">
              <w:r w:rsidR="00E61A60" w:rsidDel="00A35F98">
                <w:rPr>
                  <w:rFonts w:eastAsia="Times New Roman"/>
                  <w:b/>
                  <w:bCs/>
                  <w:kern w:val="0"/>
                  <w:lang w:bidi="ar-SA"/>
                  <w14:ligatures w14:val="none"/>
                </w:rPr>
                <w:delText>Flight cycles accumulation</w:delText>
              </w:r>
            </w:del>
          </w:p>
          <w:p w14:paraId="64A0380C" w14:textId="77777777" w:rsidR="00636A4A" w:rsidRDefault="00636A4A" w:rsidP="00387A0B">
            <w:pPr>
              <w:spacing w:before="100" w:beforeAutospacing="1" w:after="100" w:afterAutospacing="1" w:line="240" w:lineRule="auto"/>
              <w:jc w:val="left"/>
              <w:rPr>
                <w:ins w:id="3219" w:author="arun kumar" w:date="2026-07-28T22:04:00Z" w16du:dateUtc="2026-07-28T14:04:00Z"/>
                <w:rFonts w:eastAsia="Times New Roman"/>
                <w:b/>
                <w:bCs/>
                <w:kern w:val="0"/>
                <w:lang w:bidi="ar-SA"/>
                <w14:ligatures w14:val="none"/>
              </w:rPr>
            </w:pPr>
          </w:p>
          <w:p w14:paraId="346D1FCE" w14:textId="087E9157" w:rsidR="00636A4A" w:rsidRDefault="00636A4A" w:rsidP="00387A0B">
            <w:pPr>
              <w:spacing w:before="100" w:beforeAutospacing="1" w:after="100" w:afterAutospacing="1" w:line="240" w:lineRule="auto"/>
              <w:jc w:val="left"/>
              <w:rPr>
                <w:ins w:id="3220" w:author="arun kumar" w:date="2026-07-28T22:04:00Z" w16du:dateUtc="2026-07-28T14:04:00Z"/>
                <w:rFonts w:eastAsia="Times New Roman"/>
                <w:b/>
                <w:bCs/>
                <w:kern w:val="0"/>
                <w:lang w:bidi="ar-SA"/>
                <w14:ligatures w14:val="none"/>
              </w:rPr>
            </w:pPr>
            <w:ins w:id="3221" w:author="arun kumar" w:date="2026-07-28T22:04:00Z" w16du:dateUtc="2026-07-28T14:04:00Z">
              <w:r>
                <w:t>If check (c) starts on day (d), maintenance occupancy must continue for (K_c) consecutive days</w:t>
              </w:r>
            </w:ins>
          </w:p>
          <w:p w14:paraId="064F275A" w14:textId="5684563F" w:rsidR="00E61A60" w:rsidRPr="000B7E4F" w:rsidRDefault="000B7E4F" w:rsidP="00387A0B">
            <w:pPr>
              <w:spacing w:before="100" w:beforeAutospacing="1" w:after="100" w:afterAutospacing="1" w:line="240" w:lineRule="auto"/>
              <w:jc w:val="left"/>
              <w:rPr>
                <w:rFonts w:eastAsia="Times New Roman"/>
                <w:kern w:val="0"/>
                <w:lang w:bidi="ar-SA"/>
                <w14:ligatures w14:val="none"/>
              </w:rPr>
            </w:pPr>
            <w:del w:id="3222" w:author="arun kumar" w:date="2026-07-27T20:18:00Z" w16du:dateUtc="2026-07-27T12:18:00Z">
              <w:r w:rsidRPr="000B7E4F" w:rsidDel="00A35F98">
                <w:rPr>
                  <w:rFonts w:eastAsia="Times New Roman"/>
                  <w:kern w:val="0"/>
                  <w:lang w:bidi="ar-SA"/>
                  <w14:ligatures w14:val="none"/>
                </w:rPr>
                <w:delText>The cumulative flight cycles increase with each assigned flight unless reset by a maintenance check.</w:delText>
              </w:r>
            </w:del>
          </w:p>
        </w:tc>
        <w:tc>
          <w:tcPr>
            <w:tcW w:w="6722" w:type="dxa"/>
            <w:tcPrChange w:id="3223" w:author="arun kumar" w:date="2026-07-28T22:03:00Z" w16du:dateUtc="2026-07-28T14:03:00Z">
              <w:tcPr>
                <w:tcW w:w="6570" w:type="dxa"/>
              </w:tcPr>
            </w:tcPrChange>
          </w:tcPr>
          <w:p w14:paraId="3ABB6813" w14:textId="79E4DBB7" w:rsidR="00BB3631" w:rsidRPr="00636A4A" w:rsidDel="00636A4A" w:rsidRDefault="00636A4A" w:rsidP="00387A0B">
            <w:pPr>
              <w:spacing w:before="100" w:beforeAutospacing="1" w:after="100" w:afterAutospacing="1" w:line="240" w:lineRule="auto"/>
              <w:jc w:val="left"/>
              <w:rPr>
                <w:del w:id="3224" w:author="arun kumar" w:date="2026-07-27T20:18:00Z" w16du:dateUtc="2026-07-27T12:18:00Z"/>
                <w:rFonts w:eastAsia="Times New Roman"/>
                <w:rPrChange w:id="3225" w:author="arun kumar" w:date="2026-07-28T22:04:00Z" w16du:dateUtc="2026-07-28T14:04:00Z">
                  <w:rPr>
                    <w:del w:id="3226" w:author="arun kumar" w:date="2026-07-27T20:18:00Z" w16du:dateUtc="2026-07-27T12:18:00Z"/>
                    <w:rFonts w:ascii="Cambria Math" w:hAnsi="Cambria Math"/>
                    <w:i/>
                  </w:rPr>
                </w:rPrChange>
              </w:rPr>
            </w:pPr>
            <m:oMath>
              <m:sSub>
                <m:sSubPr>
                  <m:ctrlPr>
                    <w:ins w:id="3227" w:author="arun kumar" w:date="2026-07-28T22:04:00Z" w16du:dateUtc="2026-07-28T14:04:00Z">
                      <w:rPr>
                        <w:rFonts w:ascii="Cambria Math" w:hAnsi="Cambria Math"/>
                      </w:rPr>
                    </w:ins>
                  </m:ctrlPr>
                </m:sSubPr>
                <m:e>
                  <m:r>
                    <w:ins w:id="3228" w:author="arun kumar" w:date="2026-07-28T22:04:00Z" w16du:dateUtc="2026-07-28T14:04:00Z">
                      <w:rPr>
                        <w:rFonts w:ascii="Cambria Math" w:hAnsi="Cambria Math"/>
                      </w:rPr>
                      <m:t>s</m:t>
                    </w:ins>
                  </m:r>
                </m:e>
                <m:sub>
                  <m:r>
                    <w:ins w:id="3229" w:author="arun kumar" w:date="2026-07-28T22:04:00Z" w16du:dateUtc="2026-07-28T14:04:00Z">
                      <w:rPr>
                        <w:rFonts w:ascii="Cambria Math" w:hAnsi="Cambria Math"/>
                      </w:rPr>
                      <m:t>jkdc</m:t>
                    </w:ins>
                  </m:r>
                </m:sub>
              </m:sSub>
              <m:r>
                <w:ins w:id="3230" w:author="arun kumar" w:date="2026-07-28T22:04:00Z" w16du:dateUtc="2026-07-28T14:04:00Z">
                  <w:rPr>
                    <w:rFonts w:ascii="Cambria Math" w:hAnsi="Cambria Math"/>
                  </w:rPr>
                  <m:t>=</m:t>
                </w:ins>
              </m:r>
              <m:nary>
                <m:naryPr>
                  <m:chr m:val="∑"/>
                  <m:limLoc m:val="undOvr"/>
                  <m:grow m:val="1"/>
                  <m:supHide m:val="1"/>
                  <m:ctrlPr>
                    <w:ins w:id="3231" w:author="arun kumar" w:date="2026-07-28T22:04:00Z" w16du:dateUtc="2026-07-28T14:04:00Z">
                      <w:rPr>
                        <w:rFonts w:ascii="Cambria Math" w:hAnsi="Cambria Math"/>
                      </w:rPr>
                    </w:ins>
                  </m:ctrlPr>
                </m:naryPr>
                <m:sub>
                  <m:r>
                    <w:ins w:id="3232" w:author="arun kumar" w:date="2026-07-28T22:04:00Z" w16du:dateUtc="2026-07-28T14:04:00Z">
                      <w:rPr>
                        <w:rFonts w:ascii="Cambria Math" w:hAnsi="Cambria Math"/>
                      </w:rPr>
                      <m:t>i∈</m:t>
                    </w:ins>
                  </m:r>
                  <m:sSubSup>
                    <m:sSubSupPr>
                      <m:ctrlPr>
                        <w:ins w:id="3233" w:author="arun kumar" w:date="2026-07-28T22:04:00Z" w16du:dateUtc="2026-07-28T14:04:00Z">
                          <w:rPr>
                            <w:rFonts w:ascii="Cambria Math" w:hAnsi="Cambria Math"/>
                          </w:rPr>
                        </w:ins>
                      </m:ctrlPr>
                    </m:sSubSupPr>
                    <m:e>
                      <m:r>
                        <w:ins w:id="3234" w:author="arun kumar" w:date="2026-07-28T22:04:00Z" w16du:dateUtc="2026-07-28T14:04:00Z">
                          <m:rPr>
                            <m:scr m:val="script"/>
                          </m:rPr>
                          <w:rPr>
                            <w:rFonts w:ascii="Cambria Math" w:hAnsi="Cambria Math"/>
                          </w:rPr>
                          <m:t>F</m:t>
                        </w:ins>
                      </m:r>
                    </m:e>
                    <m:sub>
                      <m:r>
                        <w:ins w:id="3235" w:author="arun kumar" w:date="2026-07-28T22:04:00Z" w16du:dateUtc="2026-07-28T14:04:00Z">
                          <w:rPr>
                            <w:rFonts w:ascii="Cambria Math" w:hAnsi="Cambria Math"/>
                          </w:rPr>
                          <m:t>kd</m:t>
                        </w:ins>
                      </m:r>
                    </m:sub>
                    <m:sup>
                      <m:r>
                        <w:ins w:id="3236" w:author="arun kumar" w:date="2026-07-28T22:04:00Z" w16du:dateUtc="2026-07-28T14:04:00Z">
                          <w:rPr>
                            <w:rFonts w:ascii="Cambria Math" w:hAnsi="Cambria Math"/>
                          </w:rPr>
                          <m:t>M</m:t>
                        </w:ins>
                      </m:r>
                    </m:sup>
                  </m:sSubSup>
                </m:sub>
                <m:sup/>
                <m:e>
                  <m:sSub>
                    <m:sSubPr>
                      <m:ctrlPr>
                        <w:ins w:id="3237" w:author="arun kumar" w:date="2026-07-28T22:04:00Z" w16du:dateUtc="2026-07-28T14:04:00Z">
                          <w:rPr>
                            <w:rFonts w:ascii="Cambria Math" w:hAnsi="Cambria Math"/>
                          </w:rPr>
                        </w:ins>
                      </m:ctrlPr>
                    </m:sSubPr>
                    <m:e>
                      <m:r>
                        <w:ins w:id="3238" w:author="arun kumar" w:date="2026-07-28T22:04:00Z" w16du:dateUtc="2026-07-28T14:04:00Z">
                          <w:rPr>
                            <w:rFonts w:ascii="Cambria Math" w:hAnsi="Cambria Math"/>
                          </w:rPr>
                          <m:t>z</m:t>
                        </w:ins>
                      </m:r>
                    </m:e>
                    <m:sub>
                      <m:r>
                        <w:ins w:id="3239" w:author="arun kumar" w:date="2026-07-28T22:04:00Z" w16du:dateUtc="2026-07-28T14:04:00Z">
                          <w:rPr>
                            <w:rFonts w:ascii="Cambria Math" w:hAnsi="Cambria Math"/>
                          </w:rPr>
                          <m:t>ijdc</m:t>
                        </w:ins>
                      </m:r>
                    </m:sub>
                  </m:sSub>
                </m:e>
              </m:nary>
              <m:r>
                <w:ins w:id="3240" w:author="arun kumar" w:date="2026-07-28T22:04:00Z" w16du:dateUtc="2026-07-28T14:04:00Z">
                  <w:rPr>
                    <w:rFonts w:ascii="Cambria Math" w:hAnsi="Cambria Math"/>
                  </w:rPr>
                  <m:t>, ∀j∈</m:t>
                </w:ins>
              </m:r>
              <m:r>
                <w:ins w:id="3241" w:author="arun kumar" w:date="2026-07-28T22:04:00Z" w16du:dateUtc="2026-07-28T14:04:00Z">
                  <m:rPr>
                    <m:scr m:val="script"/>
                  </m:rPr>
                  <w:rPr>
                    <w:rFonts w:ascii="Cambria Math" w:hAnsi="Cambria Math"/>
                  </w:rPr>
                  <m:t>P,</m:t>
                </w:ins>
              </m:r>
              <m:r>
                <w:ins w:id="3242" w:author="arun kumar" w:date="2026-07-28T22:04:00Z" w16du:dateUtc="2026-07-28T14:04:00Z">
                  <m:rPr>
                    <m:nor/>
                  </m:rPr>
                  <w:rPr>
                    <w:rFonts w:ascii="Arial" w:hAnsi="Arial" w:cs="Arial"/>
                  </w:rPr>
                  <m:t>  </m:t>
                </w:ins>
              </m:r>
              <m:r>
                <w:ins w:id="3243" w:author="arun kumar" w:date="2026-07-28T22:04:00Z" w16du:dateUtc="2026-07-28T14:04:00Z">
                  <w:rPr>
                    <w:rFonts w:ascii="Cambria Math" w:hAnsi="Cambria Math"/>
                  </w:rPr>
                  <m:t>∀k</m:t>
                </w:ins>
              </m:r>
              <m:r>
                <w:ins w:id="3244" w:author="arun kumar" w:date="2026-07-28T22:04:00Z" w16du:dateUtc="2026-07-28T14:04:00Z">
                  <m:rPr>
                    <m:scr m:val="script"/>
                  </m:rPr>
                  <w:rPr>
                    <w:rFonts w:ascii="Cambria Math" w:hAnsi="Cambria Math"/>
                  </w:rPr>
                  <m:t>∈M,</m:t>
                </w:ins>
              </m:r>
              <m:r>
                <w:ins w:id="3245" w:author="arun kumar" w:date="2026-07-28T22:04:00Z" w16du:dateUtc="2026-07-28T14:04:00Z">
                  <m:rPr>
                    <m:nor/>
                  </m:rPr>
                  <w:rPr>
                    <w:rFonts w:ascii="Arial" w:hAnsi="Arial" w:cs="Arial"/>
                  </w:rPr>
                  <m:t>  </m:t>
                </w:ins>
              </m:r>
              <m:r>
                <w:ins w:id="3246" w:author="arun kumar" w:date="2026-07-28T22:04:00Z" w16du:dateUtc="2026-07-28T14:04:00Z">
                  <w:rPr>
                    <w:rFonts w:ascii="Cambria Math" w:hAnsi="Cambria Math"/>
                  </w:rPr>
                  <m:t>∀d∈</m:t>
                </w:ins>
              </m:r>
              <m:r>
                <w:ins w:id="3247" w:author="arun kumar" w:date="2026-07-28T22:04:00Z" w16du:dateUtc="2026-07-28T14:04:00Z">
                  <m:rPr>
                    <m:scr m:val="script"/>
                  </m:rPr>
                  <w:rPr>
                    <w:rFonts w:ascii="Cambria Math" w:hAnsi="Cambria Math"/>
                  </w:rPr>
                  <m:t>D,</m:t>
                </w:ins>
              </m:r>
              <m:r>
                <w:ins w:id="3248" w:author="arun kumar" w:date="2026-07-28T22:04:00Z" w16du:dateUtc="2026-07-28T14:04:00Z">
                  <m:rPr>
                    <m:nor/>
                  </m:rPr>
                  <w:rPr>
                    <w:rFonts w:ascii="Arial" w:hAnsi="Arial" w:cs="Arial"/>
                  </w:rPr>
                  <m:t>  </m:t>
                </w:ins>
              </m:r>
              <m:r>
                <w:ins w:id="3249" w:author="arun kumar" w:date="2026-07-28T22:04:00Z" w16du:dateUtc="2026-07-28T14:04:00Z">
                  <w:rPr>
                    <w:rFonts w:ascii="Cambria Math" w:hAnsi="Cambria Math"/>
                  </w:rPr>
                  <m:t>∀c∈</m:t>
                </w:ins>
              </m:r>
              <m:r>
                <w:ins w:id="3250" w:author="arun kumar" w:date="2026-07-28T22:04:00Z" w16du:dateUtc="2026-07-28T14:04:00Z">
                  <m:rPr>
                    <m:scr m:val="script"/>
                  </m:rPr>
                  <w:rPr>
                    <w:rFonts w:ascii="Cambria Math" w:hAnsi="Cambria Math"/>
                  </w:rPr>
                  <m:t>C.</m:t>
                </w:ins>
              </m:r>
              <m:sSup>
                <m:sSupPr>
                  <m:ctrlPr>
                    <w:del w:id="3251" w:author="arun kumar" w:date="2026-07-27T20:18:00Z" w16du:dateUtc="2026-07-27T12:18:00Z">
                      <w:rPr>
                        <w:rFonts w:ascii="Cambria Math" w:eastAsia="Times New Roman" w:hAnsi="Cambria Math"/>
                        <w:i/>
                        <w:kern w:val="0"/>
                        <w:lang w:bidi="ar-SA"/>
                        <w14:ligatures w14:val="none"/>
                      </w:rPr>
                    </w:del>
                  </m:ctrlPr>
                </m:sSupPr>
                <m:e>
                  <m:sSub>
                    <m:sSubPr>
                      <m:ctrlPr>
                        <w:del w:id="3252" w:author="arun kumar" w:date="2026-07-27T20:18:00Z" w16du:dateUtc="2026-07-27T12:18:00Z">
                          <w:rPr>
                            <w:rFonts w:ascii="Cambria Math" w:eastAsia="Times New Roman" w:hAnsi="Cambria Math"/>
                            <w:kern w:val="0"/>
                            <w:lang w:bidi="ar-SA"/>
                            <w14:ligatures w14:val="none"/>
                          </w:rPr>
                        </w:del>
                      </m:ctrlPr>
                    </m:sSubPr>
                    <m:e>
                      <m:r>
                        <w:del w:id="3253" w:author="arun kumar" w:date="2026-07-27T20:18:00Z" w16du:dateUtc="2026-07-27T12:18:00Z">
                          <w:rPr>
                            <w:rFonts w:ascii="Cambria Math" w:eastAsia="Times New Roman" w:hAnsi="Cambria Math"/>
                            <w:kern w:val="0"/>
                            <w:lang w:bidi="ar-SA"/>
                            <w14:ligatures w14:val="none"/>
                          </w:rPr>
                          <m:t>c</m:t>
                        </w:del>
                      </m:r>
                    </m:e>
                    <m:sub>
                      <m:r>
                        <w:del w:id="3254" w:author="arun kumar" w:date="2026-07-27T20:18:00Z" w16du:dateUtc="2026-07-27T12:18:00Z">
                          <w:rPr>
                            <w:rFonts w:ascii="Cambria Math" w:eastAsia="Times New Roman" w:hAnsi="Cambria Math"/>
                            <w:kern w:val="0"/>
                            <w:lang w:bidi="ar-SA"/>
                            <w14:ligatures w14:val="none"/>
                          </w:rPr>
                          <m:t>ij</m:t>
                        </w:del>
                      </m:r>
                    </m:sub>
                  </m:sSub>
                </m:e>
                <m:sup>
                  <m:r>
                    <w:del w:id="3255" w:author="arun kumar" w:date="2026-07-27T20:18:00Z" w16du:dateUtc="2026-07-27T12:18:00Z">
                      <w:rPr>
                        <w:rFonts w:ascii="Cambria Math" w:eastAsia="Times New Roman" w:hAnsi="Cambria Math"/>
                        <w:kern w:val="0"/>
                        <w:lang w:bidi="ar-SA"/>
                        <w14:ligatures w14:val="none"/>
                      </w:rPr>
                      <m:t>A</m:t>
                    </w:del>
                  </m:r>
                </m:sup>
              </m:sSup>
              <m:r>
                <w:del w:id="3256" w:author="arun kumar" w:date="2026-07-27T20:18:00Z" w16du:dateUtc="2026-07-27T12:18:00Z">
                  <w:rPr>
                    <w:rFonts w:ascii="Cambria Math" w:eastAsia="Times New Roman" w:hAnsi="Cambria Math"/>
                    <w:kern w:val="0"/>
                    <w:lang w:bidi="ar-SA"/>
                    <w14:ligatures w14:val="none"/>
                  </w:rPr>
                  <m:t xml:space="preserve">= </m:t>
                </w:del>
              </m:r>
              <m:sSup>
                <m:sSupPr>
                  <m:ctrlPr>
                    <w:del w:id="3257" w:author="arun kumar" w:date="2026-07-27T20:18:00Z" w16du:dateUtc="2026-07-27T12:18:00Z">
                      <w:rPr>
                        <w:rFonts w:ascii="Cambria Math" w:eastAsia="Times New Roman" w:hAnsi="Cambria Math"/>
                        <w:i/>
                        <w:kern w:val="0"/>
                        <w:lang w:bidi="ar-SA"/>
                        <w14:ligatures w14:val="none"/>
                      </w:rPr>
                    </w:del>
                  </m:ctrlPr>
                </m:sSupPr>
                <m:e>
                  <m:sSub>
                    <m:sSubPr>
                      <m:ctrlPr>
                        <w:del w:id="3258" w:author="arun kumar" w:date="2026-07-27T20:18:00Z" w16du:dateUtc="2026-07-27T12:18:00Z">
                          <w:rPr>
                            <w:rFonts w:ascii="Cambria Math" w:eastAsia="Times New Roman" w:hAnsi="Cambria Math"/>
                            <w:i/>
                            <w:kern w:val="0"/>
                            <w:lang w:bidi="ar-SA"/>
                            <w14:ligatures w14:val="none"/>
                          </w:rPr>
                        </w:del>
                      </m:ctrlPr>
                    </m:sSubPr>
                    <m:e>
                      <m:r>
                        <w:del w:id="3259" w:author="arun kumar" w:date="2026-07-27T20:18:00Z" w16du:dateUtc="2026-07-27T12:18:00Z">
                          <w:rPr>
                            <w:rFonts w:ascii="Cambria Math" w:eastAsia="Times New Roman" w:hAnsi="Cambria Math"/>
                            <w:kern w:val="0"/>
                            <w:lang w:bidi="ar-SA"/>
                            <w14:ligatures w14:val="none"/>
                          </w:rPr>
                          <m:t>c</m:t>
                        </w:del>
                      </m:r>
                    </m:e>
                    <m:sub>
                      <m:r>
                        <w:del w:id="3260" w:author="arun kumar" w:date="2026-07-27T20:18:00Z" w16du:dateUtc="2026-07-27T12:18:00Z">
                          <w:rPr>
                            <w:rFonts w:ascii="Cambria Math" w:eastAsia="Times New Roman" w:hAnsi="Cambria Math"/>
                            <w:kern w:val="0"/>
                            <w:lang w:bidi="ar-SA"/>
                            <w14:ligatures w14:val="none"/>
                          </w:rPr>
                          <m:t>ij-1</m:t>
                        </w:del>
                      </m:r>
                    </m:sub>
                  </m:sSub>
                </m:e>
                <m:sup>
                  <m:r>
                    <w:del w:id="3261" w:author="arun kumar" w:date="2026-07-27T20:18:00Z" w16du:dateUtc="2026-07-27T12:18:00Z">
                      <w:rPr>
                        <w:rFonts w:ascii="Cambria Math" w:eastAsia="Times New Roman" w:hAnsi="Cambria Math"/>
                        <w:kern w:val="0"/>
                        <w:lang w:bidi="ar-SA"/>
                        <w14:ligatures w14:val="none"/>
                      </w:rPr>
                      <m:t>A</m:t>
                    </w:del>
                  </m:r>
                </m:sup>
              </m:sSup>
              <m:r>
                <w:del w:id="3262" w:author="arun kumar" w:date="2026-07-27T20:18:00Z" w16du:dateUtc="2026-07-27T12:18:00Z">
                  <w:rPr>
                    <w:rFonts w:ascii="Cambria Math" w:eastAsia="Times New Roman" w:hAnsi="Cambria Math"/>
                    <w:kern w:val="0"/>
                    <w:lang w:bidi="ar-SA"/>
                    <w14:ligatures w14:val="none"/>
                  </w:rPr>
                  <m:t xml:space="preserve"> . </m:t>
                </w:del>
              </m:r>
              <m:d>
                <m:dPr>
                  <m:ctrlPr>
                    <w:del w:id="3263" w:author="arun kumar" w:date="2026-07-27T20:18:00Z" w16du:dateUtc="2026-07-27T12:18:00Z">
                      <w:rPr>
                        <w:rFonts w:ascii="Cambria Math" w:eastAsia="Times New Roman" w:hAnsi="Cambria Math"/>
                        <w:i/>
                        <w:kern w:val="0"/>
                        <w:lang w:bidi="ar-SA"/>
                        <w14:ligatures w14:val="none"/>
                      </w:rPr>
                    </w:del>
                  </m:ctrlPr>
                </m:dPr>
                <m:e>
                  <m:r>
                    <w:del w:id="3264" w:author="arun kumar" w:date="2026-07-27T20:18:00Z" w16du:dateUtc="2026-07-27T12:18:00Z">
                      <w:rPr>
                        <w:rFonts w:ascii="Cambria Math" w:eastAsia="Times New Roman" w:hAnsi="Cambria Math"/>
                        <w:kern w:val="0"/>
                        <w:lang w:bidi="ar-SA"/>
                        <w14:ligatures w14:val="none"/>
                      </w:rPr>
                      <m:t>1-</m:t>
                    </w:del>
                  </m:r>
                  <m:sSubSup>
                    <m:sSubSupPr>
                      <m:ctrlPr>
                        <w:del w:id="3265" w:author="arun kumar" w:date="2026-07-27T20:18:00Z" w16du:dateUtc="2026-07-27T12:18:00Z">
                          <w:rPr>
                            <w:rFonts w:ascii="Cambria Math" w:eastAsia="Times New Roman" w:hAnsi="Cambria Math"/>
                            <w:i/>
                            <w:kern w:val="0"/>
                            <w:lang w:bidi="ar-SA"/>
                            <w14:ligatures w14:val="none"/>
                          </w:rPr>
                        </w:del>
                      </m:ctrlPr>
                    </m:sSubSupPr>
                    <m:e>
                      <m:r>
                        <w:del w:id="3266" w:author="arun kumar" w:date="2026-07-27T20:18:00Z" w16du:dateUtc="2026-07-27T12:18:00Z">
                          <w:rPr>
                            <w:rFonts w:ascii="Cambria Math" w:eastAsia="Times New Roman" w:hAnsi="Cambria Math"/>
                            <w:kern w:val="0"/>
                            <w:lang w:bidi="ar-SA"/>
                            <w14:ligatures w14:val="none"/>
                          </w:rPr>
                          <m:t>y</m:t>
                        </w:del>
                      </m:r>
                    </m:e>
                    <m:sub>
                      <m:r>
                        <w:del w:id="3267" w:author="arun kumar" w:date="2026-07-27T20:18:00Z" w16du:dateUtc="2026-07-27T12:18:00Z">
                          <w:rPr>
                            <w:rFonts w:ascii="Cambria Math" w:eastAsia="Times New Roman" w:hAnsi="Cambria Math"/>
                            <w:kern w:val="0"/>
                            <w:lang w:bidi="ar-SA"/>
                            <w14:ligatures w14:val="none"/>
                          </w:rPr>
                          <m:t>im</m:t>
                        </w:del>
                      </m:r>
                    </m:sub>
                    <m:sup>
                      <m:r>
                        <w:del w:id="3268" w:author="arun kumar" w:date="2026-07-27T20:18:00Z" w16du:dateUtc="2026-07-27T12:18:00Z">
                          <w:rPr>
                            <w:rFonts w:ascii="Cambria Math" w:eastAsia="Times New Roman" w:hAnsi="Cambria Math"/>
                            <w:kern w:val="0"/>
                            <w:lang w:bidi="ar-SA"/>
                            <w14:ligatures w14:val="none"/>
                          </w:rPr>
                          <m:t>A</m:t>
                        </w:del>
                      </m:r>
                    </m:sup>
                  </m:sSubSup>
                </m:e>
              </m:d>
            </m:oMath>
            <w:del w:id="3269" w:author="arun kumar" w:date="2026-07-27T20:18:00Z" w16du:dateUtc="2026-07-27T12:18:00Z">
              <w:r w:rsidR="00BB3631" w:rsidDel="00A35F98">
                <w:rPr>
                  <w:rFonts w:ascii="Cambria Math" w:eastAsia="Times New Roman" w:hAnsi="Cambria Math"/>
                  <w:i/>
                  <w:kern w:val="0"/>
                  <w:lang w:bidi="ar-SA"/>
                  <w14:ligatures w14:val="none"/>
                </w:rPr>
                <w:delText xml:space="preserve"> + </w:delText>
              </w:r>
            </w:del>
            <m:oMath>
              <m:sSub>
                <m:sSubPr>
                  <m:ctrlPr>
                    <w:del w:id="3270" w:author="arun kumar" w:date="2026-07-27T20:18:00Z" w16du:dateUtc="2026-07-27T12:18:00Z">
                      <w:rPr>
                        <w:rFonts w:ascii="Cambria Math" w:eastAsia="Times New Roman" w:hAnsi="Cambria Math"/>
                        <w:i/>
                        <w:kern w:val="0"/>
                        <w:lang w:bidi="ar-SA"/>
                        <w14:ligatures w14:val="none"/>
                      </w:rPr>
                    </w:del>
                  </m:ctrlPr>
                </m:sSubPr>
                <m:e>
                  <m:r>
                    <w:del w:id="3271" w:author="arun kumar" w:date="2026-07-27T20:18:00Z" w16du:dateUtc="2026-07-27T12:18:00Z">
                      <w:rPr>
                        <w:rFonts w:ascii="Cambria Math" w:eastAsia="Times New Roman" w:hAnsi="Cambria Math"/>
                        <w:kern w:val="0"/>
                        <w:lang w:bidi="ar-SA"/>
                        <w14:ligatures w14:val="none"/>
                      </w:rPr>
                      <m:t>Flightcycles</m:t>
                    </w:del>
                  </m:r>
                </m:e>
                <m:sub>
                  <m:r>
                    <w:del w:id="3272" w:author="arun kumar" w:date="2026-07-27T20:18:00Z" w16du:dateUtc="2026-07-27T12:18:00Z">
                      <w:rPr>
                        <w:rFonts w:ascii="Cambria Math" w:eastAsia="Times New Roman" w:hAnsi="Cambria Math"/>
                        <w:kern w:val="0"/>
                        <w:lang w:bidi="ar-SA"/>
                        <w14:ligatures w14:val="none"/>
                      </w:rPr>
                      <m:t>ij</m:t>
                    </w:del>
                  </m:r>
                </m:sub>
              </m:sSub>
              <m:r>
                <w:del w:id="3273" w:author="arun kumar" w:date="2026-07-27T20:18:00Z" w16du:dateUtc="2026-07-27T12:18:00Z">
                  <w:rPr>
                    <w:rFonts w:ascii="Cambria Math" w:eastAsia="Times New Roman" w:hAnsi="Cambria Math"/>
                    <w:kern w:val="0"/>
                    <w:lang w:bidi="ar-SA"/>
                    <w14:ligatures w14:val="none"/>
                  </w:rPr>
                  <m:t xml:space="preserve"> . </m:t>
                </w:del>
              </m:r>
            </m:oMath>
            <w:del w:id="3274" w:author="arun kumar" w:date="2026-07-27T20:18:00Z" w16du:dateUtc="2026-07-27T12:18:00Z">
              <w:r w:rsidR="00BB3631" w:rsidDel="00A35F98">
                <w:rPr>
                  <w:rFonts w:ascii="Cambria Math" w:eastAsia="Times New Roman" w:hAnsi="Cambria Math"/>
                  <w:i/>
                  <w:kern w:val="0"/>
                  <w:lang w:bidi="ar-SA"/>
                  <w14:ligatures w14:val="none"/>
                </w:rPr>
                <w:delText xml:space="preserve"> </w:delText>
              </w:r>
            </w:del>
            <m:oMath>
              <m:sSub>
                <m:sSubPr>
                  <m:ctrlPr>
                    <w:del w:id="3275" w:author="arun kumar" w:date="2026-07-27T20:18:00Z" w16du:dateUtc="2026-07-27T12:18:00Z">
                      <w:rPr>
                        <w:rFonts w:ascii="Cambria Math" w:eastAsia="Times New Roman" w:hAnsi="Cambria Math"/>
                        <w:i/>
                        <w:kern w:val="0"/>
                        <w:lang w:bidi="ar-SA"/>
                        <w14:ligatures w14:val="none"/>
                      </w:rPr>
                    </w:del>
                  </m:ctrlPr>
                </m:sSubPr>
                <m:e>
                  <m:r>
                    <w:del w:id="3276" w:author="arun kumar" w:date="2026-07-27T20:18:00Z" w16du:dateUtc="2026-07-27T12:18:00Z">
                      <w:rPr>
                        <w:rFonts w:ascii="Cambria Math" w:eastAsia="Times New Roman" w:hAnsi="Cambria Math"/>
                        <w:kern w:val="0"/>
                        <w:lang w:bidi="ar-SA"/>
                        <w14:ligatures w14:val="none"/>
                      </w:rPr>
                      <m:t>x</m:t>
                    </w:del>
                  </m:r>
                </m:e>
                <m:sub>
                  <m:r>
                    <w:del w:id="3277" w:author="arun kumar" w:date="2026-07-27T20:18:00Z" w16du:dateUtc="2026-07-27T12:18:00Z">
                      <w:rPr>
                        <w:rFonts w:ascii="Cambria Math" w:eastAsia="Times New Roman" w:hAnsi="Cambria Math"/>
                        <w:kern w:val="0"/>
                        <w:lang w:bidi="ar-SA"/>
                        <w14:ligatures w14:val="none"/>
                      </w:rPr>
                      <m:t>ij</m:t>
                    </w:del>
                  </m:r>
                </m:sub>
              </m:sSub>
            </m:oMath>
            <w:del w:id="3278" w:author="arun kumar" w:date="2026-07-27T20:18:00Z" w16du:dateUtc="2026-07-27T12:18:00Z">
              <w:r w:rsidR="00BB3631" w:rsidDel="00A35F98">
                <w:rPr>
                  <w:rFonts w:ascii="Cambria Math" w:eastAsia="Times New Roman" w:hAnsi="Cambria Math"/>
                  <w:i/>
                  <w:kern w:val="0"/>
                  <w:lang w:bidi="ar-SA"/>
                  <w14:ligatures w14:val="none"/>
                </w:rPr>
                <w:delText xml:space="preserve">  for all i = 1,2,3….N</w:delText>
              </w:r>
            </w:del>
          </w:p>
          <w:p w14:paraId="0FA42543" w14:textId="77777777" w:rsidR="00636A4A" w:rsidRDefault="00636A4A" w:rsidP="00BB3631">
            <w:pPr>
              <w:spacing w:before="100" w:beforeAutospacing="1" w:after="100" w:afterAutospacing="1" w:line="240" w:lineRule="auto"/>
              <w:jc w:val="left"/>
              <w:rPr>
                <w:ins w:id="3279" w:author="arun kumar" w:date="2026-07-28T22:04:00Z" w16du:dateUtc="2026-07-28T14:04:00Z"/>
                <w:rFonts w:ascii="Cambria Math" w:eastAsia="Times New Roman" w:hAnsi="Cambria Math"/>
                <w:i/>
                <w:kern w:val="0"/>
                <w:lang w:bidi="ar-SA"/>
                <w14:ligatures w14:val="none"/>
              </w:rPr>
            </w:pPr>
          </w:p>
          <w:p w14:paraId="63924666" w14:textId="77777777" w:rsidR="00636A4A" w:rsidRDefault="00636A4A" w:rsidP="00BB3631">
            <w:pPr>
              <w:spacing w:before="100" w:beforeAutospacing="1" w:after="100" w:afterAutospacing="1" w:line="240" w:lineRule="auto"/>
              <w:jc w:val="left"/>
              <w:rPr>
                <w:ins w:id="3280" w:author="arun kumar" w:date="2026-07-28T22:04:00Z" w16du:dateUtc="2026-07-28T14:04:00Z"/>
                <w:rFonts w:ascii="Cambria Math" w:eastAsia="Times New Roman" w:hAnsi="Cambria Math"/>
                <w:i/>
                <w:kern w:val="0"/>
                <w:lang w:bidi="ar-SA"/>
                <w14:ligatures w14:val="none"/>
              </w:rPr>
            </w:pPr>
          </w:p>
          <w:p w14:paraId="309BE5A5" w14:textId="337E05F2" w:rsidR="00BE3549" w:rsidDel="00A35F98" w:rsidRDefault="00636A4A" w:rsidP="00636A4A">
            <w:pPr>
              <w:pStyle w:val="BodyText"/>
              <w:rPr>
                <w:del w:id="3281" w:author="arun kumar" w:date="2026-07-27T20:18:00Z" w16du:dateUtc="2026-07-27T12:18:00Z"/>
                <w:rFonts w:ascii="Cambria Math" w:eastAsia="Times New Roman" w:hAnsi="Cambria Math"/>
                <w:i/>
              </w:rPr>
              <w:pPrChange w:id="3282" w:author="arun kumar" w:date="2026-07-28T22:05:00Z" w16du:dateUtc="2026-07-28T14:05:00Z">
                <w:pPr>
                  <w:spacing w:before="100" w:beforeAutospacing="1" w:after="100" w:afterAutospacing="1" w:line="240" w:lineRule="auto"/>
                  <w:jc w:val="left"/>
                </w:pPr>
              </w:pPrChange>
            </w:pPr>
            <w:ins w:id="3283" w:author="arun kumar" w:date="2026-07-28T22:05:00Z" w16du:dateUtc="2026-07-28T14:05:00Z">
              <w:r w:rsidRPr="00623A3D">
                <w:t xml:space="preserve">where </w:t>
              </w:r>
            </w:ins>
            <m:oMath>
              <m:sSub>
                <m:sSubPr>
                  <m:ctrlPr>
                    <w:ins w:id="3284" w:author="arun kumar" w:date="2026-07-28T22:05:00Z" w16du:dateUtc="2026-07-28T14:05:00Z">
                      <w:rPr>
                        <w:rFonts w:ascii="Cambria Math" w:hAnsi="Cambria Math"/>
                      </w:rPr>
                    </w:ins>
                  </m:ctrlPr>
                </m:sSubPr>
                <m:e>
                  <m:r>
                    <w:ins w:id="3285" w:author="arun kumar" w:date="2026-07-28T22:05:00Z" w16du:dateUtc="2026-07-28T14:05:00Z">
                      <w:rPr>
                        <w:rFonts w:ascii="Cambria Math" w:hAnsi="Cambria Math"/>
                      </w:rPr>
                      <m:t>s</m:t>
                    </w:ins>
                  </m:r>
                </m:e>
                <m:sub>
                  <m:r>
                    <w:ins w:id="3286" w:author="arun kumar" w:date="2026-07-28T22:05:00Z" w16du:dateUtc="2026-07-28T14:05:00Z">
                      <w:rPr>
                        <w:rFonts w:ascii="Cambria Math" w:hAnsi="Cambria Math"/>
                      </w:rPr>
                      <m:t>jkdc</m:t>
                    </w:ins>
                  </m:r>
                </m:sub>
              </m:sSub>
              <m:r>
                <w:ins w:id="3287" w:author="arun kumar" w:date="2026-07-28T22:05:00Z" w16du:dateUtc="2026-07-28T14:05:00Z">
                  <w:rPr>
                    <w:rFonts w:ascii="Cambria Math" w:hAnsi="Cambria Math"/>
                  </w:rPr>
                  <m:t>=1</m:t>
                </w:ins>
              </m:r>
            </m:oMath>
            <w:ins w:id="3288" w:author="arun kumar" w:date="2026-07-28T22:05:00Z" w16du:dateUtc="2026-07-28T14:05:00Z">
              <w:r w:rsidRPr="00623A3D">
                <w:t xml:space="preserve">if aircraft </w:t>
              </w:r>
            </w:ins>
            <m:oMath>
              <m:r>
                <w:ins w:id="3289" w:author="arun kumar" w:date="2026-07-28T22:05:00Z" w16du:dateUtc="2026-07-28T14:05:00Z">
                  <w:rPr>
                    <w:rFonts w:ascii="Cambria Math" w:hAnsi="Cambria Math"/>
                  </w:rPr>
                  <m:t>j</m:t>
                </w:ins>
              </m:r>
            </m:oMath>
            <w:ins w:id="3290" w:author="arun kumar" w:date="2026-07-28T22:05:00Z" w16du:dateUtc="2026-07-28T14:05:00Z">
              <w:r w:rsidRPr="00623A3D">
                <w:t xml:space="preserve">starts maintenance check </w:t>
              </w:r>
            </w:ins>
            <m:oMath>
              <m:r>
                <w:ins w:id="3291" w:author="arun kumar" w:date="2026-07-28T22:05:00Z" w16du:dateUtc="2026-07-28T14:05:00Z">
                  <w:rPr>
                    <w:rFonts w:ascii="Cambria Math" w:hAnsi="Cambria Math"/>
                  </w:rPr>
                  <m:t>c</m:t>
                </w:ins>
              </m:r>
            </m:oMath>
            <w:ins w:id="3292" w:author="arun kumar" w:date="2026-07-28T22:05:00Z" w16du:dateUtc="2026-07-28T14:05:00Z">
              <w:r w:rsidRPr="00623A3D">
                <w:t xml:space="preserve">at maintenance airport </w:t>
              </w:r>
            </w:ins>
            <m:oMath>
              <m:r>
                <w:ins w:id="3293" w:author="arun kumar" w:date="2026-07-28T22:05:00Z" w16du:dateUtc="2026-07-28T14:05:00Z">
                  <w:rPr>
                    <w:rFonts w:ascii="Cambria Math" w:hAnsi="Cambria Math"/>
                  </w:rPr>
                  <m:t>k</m:t>
                </w:ins>
              </m:r>
            </m:oMath>
            <w:ins w:id="3294" w:author="arun kumar" w:date="2026-07-28T22:05:00Z" w16du:dateUtc="2026-07-28T14:05:00Z">
              <w:r w:rsidRPr="00623A3D">
                <w:t xml:space="preserve">on day </w:t>
              </w:r>
            </w:ins>
            <m:oMath>
              <m:r>
                <w:ins w:id="3295" w:author="arun kumar" w:date="2026-07-28T22:05:00Z" w16du:dateUtc="2026-07-28T14:05:00Z">
                  <w:rPr>
                    <w:rFonts w:ascii="Cambria Math" w:hAnsi="Cambria Math"/>
                  </w:rPr>
                  <m:t>d</m:t>
                </w:ins>
              </m:r>
            </m:oMath>
            <w:ins w:id="3296" w:author="arun kumar" w:date="2026-07-28T22:05:00Z" w16du:dateUtc="2026-07-28T14:05:00Z">
              <w:r w:rsidRPr="00623A3D">
                <w:t xml:space="preserve">, and </w:t>
              </w:r>
            </w:ins>
            <m:oMath>
              <m:r>
                <w:ins w:id="3297" w:author="arun kumar" w:date="2026-07-28T22:05:00Z" w16du:dateUtc="2026-07-28T14:05:00Z">
                  <w:rPr>
                    <w:rFonts w:ascii="Cambria Math" w:hAnsi="Cambria Math"/>
                  </w:rPr>
                  <m:t>0</m:t>
                </w:ins>
              </m:r>
            </m:oMath>
            <w:ins w:id="3298" w:author="arun kumar" w:date="2026-07-28T22:05:00Z" w16du:dateUtc="2026-07-28T14:05:00Z">
              <w:r w:rsidRPr="00623A3D">
                <w:t>otherwise.</w:t>
              </w:r>
            </w:ins>
            <m:oMath>
              <m:sSup>
                <m:sSupPr>
                  <m:ctrlPr>
                    <w:del w:id="3299" w:author="arun kumar" w:date="2026-07-27T20:18:00Z" w16du:dateUtc="2026-07-27T12:18:00Z">
                      <w:rPr>
                        <w:rFonts w:ascii="Cambria Math" w:eastAsia="Times New Roman" w:hAnsi="Cambria Math"/>
                        <w:i/>
                      </w:rPr>
                    </w:del>
                  </m:ctrlPr>
                </m:sSupPr>
                <m:e>
                  <m:sSub>
                    <m:sSubPr>
                      <m:ctrlPr>
                        <w:del w:id="3300" w:author="arun kumar" w:date="2026-07-27T20:18:00Z" w16du:dateUtc="2026-07-27T12:18:00Z">
                          <w:rPr>
                            <w:rFonts w:ascii="Cambria Math" w:eastAsia="Times New Roman" w:hAnsi="Cambria Math"/>
                          </w:rPr>
                        </w:del>
                      </m:ctrlPr>
                    </m:sSubPr>
                    <m:e>
                      <m:r>
                        <w:del w:id="3301" w:author="arun kumar" w:date="2026-07-27T20:18:00Z" w16du:dateUtc="2026-07-27T12:18:00Z">
                          <w:rPr>
                            <w:rFonts w:ascii="Cambria Math" w:eastAsia="Times New Roman" w:hAnsi="Cambria Math"/>
                          </w:rPr>
                          <m:t>c</m:t>
                        </w:del>
                      </m:r>
                    </m:e>
                    <m:sub>
                      <m:r>
                        <w:del w:id="3302" w:author="arun kumar" w:date="2026-07-27T20:18:00Z" w16du:dateUtc="2026-07-27T12:18:00Z">
                          <w:rPr>
                            <w:rFonts w:ascii="Cambria Math" w:eastAsia="Times New Roman" w:hAnsi="Cambria Math"/>
                          </w:rPr>
                          <m:t>ij</m:t>
                        </w:del>
                      </m:r>
                    </m:sub>
                  </m:sSub>
                </m:e>
                <m:sup>
                  <m:r>
                    <w:del w:id="3303" w:author="arun kumar" w:date="2026-07-27T20:18:00Z" w16du:dateUtc="2026-07-27T12:18:00Z">
                      <w:rPr>
                        <w:rFonts w:ascii="Cambria Math" w:eastAsia="Times New Roman" w:hAnsi="Cambria Math"/>
                      </w:rPr>
                      <m:t>B</m:t>
                    </w:del>
                  </m:r>
                </m:sup>
              </m:sSup>
              <m:r>
                <w:del w:id="3304" w:author="arun kumar" w:date="2026-07-27T20:18:00Z" w16du:dateUtc="2026-07-27T12:18:00Z">
                  <w:rPr>
                    <w:rFonts w:ascii="Cambria Math" w:eastAsia="Times New Roman" w:hAnsi="Cambria Math"/>
                  </w:rPr>
                  <m:t xml:space="preserve">= </m:t>
                </w:del>
              </m:r>
              <m:sSup>
                <m:sSupPr>
                  <m:ctrlPr>
                    <w:del w:id="3305" w:author="arun kumar" w:date="2026-07-27T20:18:00Z" w16du:dateUtc="2026-07-27T12:18:00Z">
                      <w:rPr>
                        <w:rFonts w:ascii="Cambria Math" w:eastAsia="Times New Roman" w:hAnsi="Cambria Math"/>
                        <w:i/>
                      </w:rPr>
                    </w:del>
                  </m:ctrlPr>
                </m:sSupPr>
                <m:e>
                  <m:sSub>
                    <m:sSubPr>
                      <m:ctrlPr>
                        <w:del w:id="3306" w:author="arun kumar" w:date="2026-07-27T20:18:00Z" w16du:dateUtc="2026-07-27T12:18:00Z">
                          <w:rPr>
                            <w:rFonts w:ascii="Cambria Math" w:eastAsia="Times New Roman" w:hAnsi="Cambria Math"/>
                            <w:i/>
                          </w:rPr>
                        </w:del>
                      </m:ctrlPr>
                    </m:sSubPr>
                    <m:e>
                      <m:r>
                        <w:del w:id="3307" w:author="arun kumar" w:date="2026-07-27T20:18:00Z" w16du:dateUtc="2026-07-27T12:18:00Z">
                          <w:rPr>
                            <w:rFonts w:ascii="Cambria Math" w:eastAsia="Times New Roman" w:hAnsi="Cambria Math"/>
                          </w:rPr>
                          <m:t>c</m:t>
                        </w:del>
                      </m:r>
                    </m:e>
                    <m:sub>
                      <m:r>
                        <w:del w:id="3308" w:author="arun kumar" w:date="2026-07-27T20:18:00Z" w16du:dateUtc="2026-07-27T12:18:00Z">
                          <w:rPr>
                            <w:rFonts w:ascii="Cambria Math" w:eastAsia="Times New Roman" w:hAnsi="Cambria Math"/>
                          </w:rPr>
                          <m:t>ij-1</m:t>
                        </w:del>
                      </m:r>
                    </m:sub>
                  </m:sSub>
                </m:e>
                <m:sup>
                  <m:r>
                    <w:del w:id="3309" w:author="arun kumar" w:date="2026-07-27T20:18:00Z" w16du:dateUtc="2026-07-27T12:18:00Z">
                      <w:rPr>
                        <w:rFonts w:ascii="Cambria Math" w:eastAsia="Times New Roman" w:hAnsi="Cambria Math"/>
                      </w:rPr>
                      <m:t>B</m:t>
                    </w:del>
                  </m:r>
                </m:sup>
              </m:sSup>
              <m:r>
                <w:del w:id="3310" w:author="arun kumar" w:date="2026-07-27T20:18:00Z" w16du:dateUtc="2026-07-27T12:18:00Z">
                  <w:rPr>
                    <w:rFonts w:ascii="Cambria Math" w:eastAsia="Times New Roman" w:hAnsi="Cambria Math"/>
                  </w:rPr>
                  <m:t xml:space="preserve"> . </m:t>
                </w:del>
              </m:r>
              <m:d>
                <m:dPr>
                  <m:ctrlPr>
                    <w:del w:id="3311" w:author="arun kumar" w:date="2026-07-27T20:18:00Z" w16du:dateUtc="2026-07-27T12:18:00Z">
                      <w:rPr>
                        <w:rFonts w:ascii="Cambria Math" w:eastAsia="Times New Roman" w:hAnsi="Cambria Math"/>
                        <w:i/>
                      </w:rPr>
                    </w:del>
                  </m:ctrlPr>
                </m:dPr>
                <m:e>
                  <m:r>
                    <w:del w:id="3312" w:author="arun kumar" w:date="2026-07-27T20:18:00Z" w16du:dateUtc="2026-07-27T12:18:00Z">
                      <w:rPr>
                        <w:rFonts w:ascii="Cambria Math" w:eastAsia="Times New Roman" w:hAnsi="Cambria Math"/>
                      </w:rPr>
                      <m:t>1-</m:t>
                    </w:del>
                  </m:r>
                  <m:sSubSup>
                    <m:sSubSupPr>
                      <m:ctrlPr>
                        <w:del w:id="3313" w:author="arun kumar" w:date="2026-07-27T20:18:00Z" w16du:dateUtc="2026-07-27T12:18:00Z">
                          <w:rPr>
                            <w:rFonts w:ascii="Cambria Math" w:eastAsia="Times New Roman" w:hAnsi="Cambria Math"/>
                            <w:i/>
                          </w:rPr>
                        </w:del>
                      </m:ctrlPr>
                    </m:sSubSupPr>
                    <m:e>
                      <m:r>
                        <w:del w:id="3314" w:author="arun kumar" w:date="2026-07-27T20:18:00Z" w16du:dateUtc="2026-07-27T12:18:00Z">
                          <w:rPr>
                            <w:rFonts w:ascii="Cambria Math" w:eastAsia="Times New Roman" w:hAnsi="Cambria Math"/>
                          </w:rPr>
                          <m:t>y</m:t>
                        </w:del>
                      </m:r>
                    </m:e>
                    <m:sub>
                      <m:r>
                        <w:del w:id="3315" w:author="arun kumar" w:date="2026-07-27T20:18:00Z" w16du:dateUtc="2026-07-27T12:18:00Z">
                          <w:rPr>
                            <w:rFonts w:ascii="Cambria Math" w:eastAsia="Times New Roman" w:hAnsi="Cambria Math"/>
                          </w:rPr>
                          <m:t>im</m:t>
                        </w:del>
                      </m:r>
                    </m:sub>
                    <m:sup>
                      <m:r>
                        <w:del w:id="3316" w:author="arun kumar" w:date="2026-07-27T20:18:00Z" w16du:dateUtc="2026-07-27T12:18:00Z">
                          <w:rPr>
                            <w:rFonts w:ascii="Cambria Math" w:eastAsia="Times New Roman" w:hAnsi="Cambria Math"/>
                          </w:rPr>
                          <m:t>B</m:t>
                        </w:del>
                      </m:r>
                    </m:sup>
                  </m:sSubSup>
                </m:e>
              </m:d>
            </m:oMath>
            <w:del w:id="3317" w:author="arun kumar" w:date="2026-07-27T20:18:00Z" w16du:dateUtc="2026-07-27T12:18:00Z">
              <w:r w:rsidR="00BE3549" w:rsidDel="00A35F98">
                <w:rPr>
                  <w:rFonts w:ascii="Cambria Math" w:eastAsia="Times New Roman" w:hAnsi="Cambria Math"/>
                  <w:i/>
                </w:rPr>
                <w:delText xml:space="preserve"> + </w:delText>
              </w:r>
            </w:del>
            <m:oMath>
              <m:sSub>
                <m:sSubPr>
                  <m:ctrlPr>
                    <w:del w:id="3318" w:author="arun kumar" w:date="2026-07-27T20:18:00Z" w16du:dateUtc="2026-07-27T12:18:00Z">
                      <w:rPr>
                        <w:rFonts w:ascii="Cambria Math" w:eastAsia="Times New Roman" w:hAnsi="Cambria Math"/>
                        <w:i/>
                      </w:rPr>
                    </w:del>
                  </m:ctrlPr>
                </m:sSubPr>
                <m:e>
                  <m:r>
                    <w:del w:id="3319" w:author="arun kumar" w:date="2026-07-27T20:18:00Z" w16du:dateUtc="2026-07-27T12:18:00Z">
                      <w:rPr>
                        <w:rFonts w:ascii="Cambria Math" w:eastAsia="Times New Roman" w:hAnsi="Cambria Math"/>
                      </w:rPr>
                      <m:t>Flightcycles</m:t>
                    </w:del>
                  </m:r>
                </m:e>
                <m:sub>
                  <m:r>
                    <w:del w:id="3320" w:author="arun kumar" w:date="2026-07-27T20:18:00Z" w16du:dateUtc="2026-07-27T12:18:00Z">
                      <w:rPr>
                        <w:rFonts w:ascii="Cambria Math" w:eastAsia="Times New Roman" w:hAnsi="Cambria Math"/>
                      </w:rPr>
                      <m:t>ij</m:t>
                    </w:del>
                  </m:r>
                </m:sub>
              </m:sSub>
              <m:r>
                <w:del w:id="3321" w:author="arun kumar" w:date="2026-07-27T20:18:00Z" w16du:dateUtc="2026-07-27T12:18:00Z">
                  <w:rPr>
                    <w:rFonts w:ascii="Cambria Math" w:eastAsia="Times New Roman" w:hAnsi="Cambria Math"/>
                  </w:rPr>
                  <m:t xml:space="preserve"> . </m:t>
                </w:del>
              </m:r>
            </m:oMath>
            <w:del w:id="3322" w:author="arun kumar" w:date="2026-07-27T20:18:00Z" w16du:dateUtc="2026-07-27T12:18:00Z">
              <w:r w:rsidR="00BE3549" w:rsidDel="00A35F98">
                <w:rPr>
                  <w:rFonts w:ascii="Cambria Math" w:eastAsia="Times New Roman" w:hAnsi="Cambria Math"/>
                  <w:i/>
                </w:rPr>
                <w:delText xml:space="preserve"> </w:delText>
              </w:r>
            </w:del>
            <m:oMath>
              <m:sSub>
                <m:sSubPr>
                  <m:ctrlPr>
                    <w:del w:id="3323" w:author="arun kumar" w:date="2026-07-27T20:18:00Z" w16du:dateUtc="2026-07-27T12:18:00Z">
                      <w:rPr>
                        <w:rFonts w:ascii="Cambria Math" w:eastAsia="Times New Roman" w:hAnsi="Cambria Math"/>
                        <w:i/>
                      </w:rPr>
                    </w:del>
                  </m:ctrlPr>
                </m:sSubPr>
                <m:e>
                  <m:r>
                    <w:del w:id="3324" w:author="arun kumar" w:date="2026-07-27T20:18:00Z" w16du:dateUtc="2026-07-27T12:18:00Z">
                      <w:rPr>
                        <w:rFonts w:ascii="Cambria Math" w:eastAsia="Times New Roman" w:hAnsi="Cambria Math"/>
                      </w:rPr>
                      <m:t>x</m:t>
                    </w:del>
                  </m:r>
                </m:e>
                <m:sub>
                  <m:r>
                    <w:del w:id="3325" w:author="arun kumar" w:date="2026-07-27T20:18:00Z" w16du:dateUtc="2026-07-27T12:18:00Z">
                      <w:rPr>
                        <w:rFonts w:ascii="Cambria Math" w:eastAsia="Times New Roman" w:hAnsi="Cambria Math"/>
                      </w:rPr>
                      <m:t>ij</m:t>
                    </w:del>
                  </m:r>
                </m:sub>
              </m:sSub>
            </m:oMath>
            <w:del w:id="3326" w:author="arun kumar" w:date="2026-07-27T20:18:00Z" w16du:dateUtc="2026-07-27T12:18:00Z">
              <w:r w:rsidR="00BE3549" w:rsidDel="00A35F98">
                <w:rPr>
                  <w:rFonts w:ascii="Cambria Math" w:eastAsia="Times New Roman" w:hAnsi="Cambria Math"/>
                  <w:i/>
                </w:rPr>
                <w:delText xml:space="preserve">  for all i = 1,2,3….N</w:delText>
              </w:r>
            </w:del>
          </w:p>
          <w:p w14:paraId="67C5ACF3" w14:textId="0DDFD06A" w:rsidR="00BE3549" w:rsidDel="00A35F98" w:rsidRDefault="00000000" w:rsidP="00636A4A">
            <w:pPr>
              <w:pStyle w:val="BodyText"/>
              <w:rPr>
                <w:del w:id="3327" w:author="arun kumar" w:date="2026-07-27T20:18:00Z" w16du:dateUtc="2026-07-27T12:18:00Z"/>
                <w:rFonts w:ascii="Cambria Math" w:eastAsia="Times New Roman" w:hAnsi="Cambria Math"/>
                <w:i/>
              </w:rPr>
              <w:pPrChange w:id="3328" w:author="arun kumar" w:date="2026-07-28T22:05:00Z" w16du:dateUtc="2026-07-28T14:05:00Z">
                <w:pPr>
                  <w:spacing w:before="100" w:beforeAutospacing="1" w:after="100" w:afterAutospacing="1" w:line="240" w:lineRule="auto"/>
                  <w:jc w:val="left"/>
                </w:pPr>
              </w:pPrChange>
            </w:pPr>
            <m:oMath>
              <m:sSup>
                <m:sSupPr>
                  <m:ctrlPr>
                    <w:del w:id="3329" w:author="arun kumar" w:date="2026-07-27T20:18:00Z" w16du:dateUtc="2026-07-27T12:18:00Z">
                      <w:rPr>
                        <w:rFonts w:ascii="Cambria Math" w:eastAsia="Times New Roman" w:hAnsi="Cambria Math"/>
                        <w:i/>
                      </w:rPr>
                    </w:del>
                  </m:ctrlPr>
                </m:sSupPr>
                <m:e>
                  <m:sSub>
                    <m:sSubPr>
                      <m:ctrlPr>
                        <w:del w:id="3330" w:author="arun kumar" w:date="2026-07-27T20:18:00Z" w16du:dateUtc="2026-07-27T12:18:00Z">
                          <w:rPr>
                            <w:rFonts w:ascii="Cambria Math" w:eastAsia="Times New Roman" w:hAnsi="Cambria Math"/>
                          </w:rPr>
                        </w:del>
                      </m:ctrlPr>
                    </m:sSubPr>
                    <m:e>
                      <m:r>
                        <w:del w:id="3331" w:author="arun kumar" w:date="2026-07-27T20:18:00Z" w16du:dateUtc="2026-07-27T12:18:00Z">
                          <w:rPr>
                            <w:rFonts w:ascii="Cambria Math" w:eastAsia="Times New Roman" w:hAnsi="Cambria Math"/>
                          </w:rPr>
                          <m:t>c</m:t>
                        </w:del>
                      </m:r>
                    </m:e>
                    <m:sub>
                      <m:r>
                        <w:del w:id="3332" w:author="arun kumar" w:date="2026-07-27T20:18:00Z" w16du:dateUtc="2026-07-27T12:18:00Z">
                          <w:rPr>
                            <w:rFonts w:ascii="Cambria Math" w:eastAsia="Times New Roman" w:hAnsi="Cambria Math"/>
                          </w:rPr>
                          <m:t>ij</m:t>
                        </w:del>
                      </m:r>
                    </m:sub>
                  </m:sSub>
                </m:e>
                <m:sup>
                  <m:r>
                    <w:del w:id="3333" w:author="arun kumar" w:date="2026-07-27T20:18:00Z" w16du:dateUtc="2026-07-27T12:18:00Z">
                      <w:rPr>
                        <w:rFonts w:ascii="Cambria Math" w:eastAsia="Times New Roman" w:hAnsi="Cambria Math"/>
                      </w:rPr>
                      <m:t>C</m:t>
                    </w:del>
                  </m:r>
                </m:sup>
              </m:sSup>
              <m:r>
                <w:del w:id="3334" w:author="arun kumar" w:date="2026-07-27T20:18:00Z" w16du:dateUtc="2026-07-27T12:18:00Z">
                  <w:rPr>
                    <w:rFonts w:ascii="Cambria Math" w:eastAsia="Times New Roman" w:hAnsi="Cambria Math"/>
                  </w:rPr>
                  <m:t xml:space="preserve">= </m:t>
                </w:del>
              </m:r>
              <m:sSup>
                <m:sSupPr>
                  <m:ctrlPr>
                    <w:del w:id="3335" w:author="arun kumar" w:date="2026-07-27T20:18:00Z" w16du:dateUtc="2026-07-27T12:18:00Z">
                      <w:rPr>
                        <w:rFonts w:ascii="Cambria Math" w:eastAsia="Times New Roman" w:hAnsi="Cambria Math"/>
                        <w:i/>
                      </w:rPr>
                    </w:del>
                  </m:ctrlPr>
                </m:sSupPr>
                <m:e>
                  <m:sSub>
                    <m:sSubPr>
                      <m:ctrlPr>
                        <w:del w:id="3336" w:author="arun kumar" w:date="2026-07-27T20:18:00Z" w16du:dateUtc="2026-07-27T12:18:00Z">
                          <w:rPr>
                            <w:rFonts w:ascii="Cambria Math" w:eastAsia="Times New Roman" w:hAnsi="Cambria Math"/>
                            <w:i/>
                          </w:rPr>
                        </w:del>
                      </m:ctrlPr>
                    </m:sSubPr>
                    <m:e>
                      <m:r>
                        <w:del w:id="3337" w:author="arun kumar" w:date="2026-07-27T20:18:00Z" w16du:dateUtc="2026-07-27T12:18:00Z">
                          <w:rPr>
                            <w:rFonts w:ascii="Cambria Math" w:eastAsia="Times New Roman" w:hAnsi="Cambria Math"/>
                          </w:rPr>
                          <m:t>c</m:t>
                        </w:del>
                      </m:r>
                    </m:e>
                    <m:sub>
                      <m:r>
                        <w:del w:id="3338" w:author="arun kumar" w:date="2026-07-27T20:18:00Z" w16du:dateUtc="2026-07-27T12:18:00Z">
                          <w:rPr>
                            <w:rFonts w:ascii="Cambria Math" w:eastAsia="Times New Roman" w:hAnsi="Cambria Math"/>
                          </w:rPr>
                          <m:t>ij-1</m:t>
                        </w:del>
                      </m:r>
                    </m:sub>
                  </m:sSub>
                </m:e>
                <m:sup>
                  <m:r>
                    <w:del w:id="3339" w:author="arun kumar" w:date="2026-07-27T20:18:00Z" w16du:dateUtc="2026-07-27T12:18:00Z">
                      <w:rPr>
                        <w:rFonts w:ascii="Cambria Math" w:eastAsia="Times New Roman" w:hAnsi="Cambria Math"/>
                      </w:rPr>
                      <m:t>C</m:t>
                    </w:del>
                  </m:r>
                </m:sup>
              </m:sSup>
              <m:r>
                <w:del w:id="3340" w:author="arun kumar" w:date="2026-07-27T20:18:00Z" w16du:dateUtc="2026-07-27T12:18:00Z">
                  <w:rPr>
                    <w:rFonts w:ascii="Cambria Math" w:eastAsia="Times New Roman" w:hAnsi="Cambria Math"/>
                  </w:rPr>
                  <m:t xml:space="preserve"> . </m:t>
                </w:del>
              </m:r>
              <m:d>
                <m:dPr>
                  <m:ctrlPr>
                    <w:del w:id="3341" w:author="arun kumar" w:date="2026-07-27T20:18:00Z" w16du:dateUtc="2026-07-27T12:18:00Z">
                      <w:rPr>
                        <w:rFonts w:ascii="Cambria Math" w:eastAsia="Times New Roman" w:hAnsi="Cambria Math"/>
                        <w:i/>
                      </w:rPr>
                    </w:del>
                  </m:ctrlPr>
                </m:dPr>
                <m:e>
                  <m:r>
                    <w:del w:id="3342" w:author="arun kumar" w:date="2026-07-27T20:18:00Z" w16du:dateUtc="2026-07-27T12:18:00Z">
                      <w:rPr>
                        <w:rFonts w:ascii="Cambria Math" w:eastAsia="Times New Roman" w:hAnsi="Cambria Math"/>
                      </w:rPr>
                      <m:t>1-</m:t>
                    </w:del>
                  </m:r>
                  <m:sSubSup>
                    <m:sSubSupPr>
                      <m:ctrlPr>
                        <w:del w:id="3343" w:author="arun kumar" w:date="2026-07-27T20:18:00Z" w16du:dateUtc="2026-07-27T12:18:00Z">
                          <w:rPr>
                            <w:rFonts w:ascii="Cambria Math" w:eastAsia="Times New Roman" w:hAnsi="Cambria Math"/>
                            <w:i/>
                          </w:rPr>
                        </w:del>
                      </m:ctrlPr>
                    </m:sSubSupPr>
                    <m:e>
                      <m:r>
                        <w:del w:id="3344" w:author="arun kumar" w:date="2026-07-27T20:18:00Z" w16du:dateUtc="2026-07-27T12:18:00Z">
                          <w:rPr>
                            <w:rFonts w:ascii="Cambria Math" w:eastAsia="Times New Roman" w:hAnsi="Cambria Math"/>
                          </w:rPr>
                          <m:t>y</m:t>
                        </w:del>
                      </m:r>
                    </m:e>
                    <m:sub>
                      <m:r>
                        <w:del w:id="3345" w:author="arun kumar" w:date="2026-07-27T20:18:00Z" w16du:dateUtc="2026-07-27T12:18:00Z">
                          <w:rPr>
                            <w:rFonts w:ascii="Cambria Math" w:eastAsia="Times New Roman" w:hAnsi="Cambria Math"/>
                          </w:rPr>
                          <m:t>im</m:t>
                        </w:del>
                      </m:r>
                    </m:sub>
                    <m:sup>
                      <m:r>
                        <w:del w:id="3346" w:author="arun kumar" w:date="2026-07-27T20:18:00Z" w16du:dateUtc="2026-07-27T12:18:00Z">
                          <w:rPr>
                            <w:rFonts w:ascii="Cambria Math" w:eastAsia="Times New Roman" w:hAnsi="Cambria Math"/>
                          </w:rPr>
                          <m:t>C</m:t>
                        </w:del>
                      </m:r>
                    </m:sup>
                  </m:sSubSup>
                </m:e>
              </m:d>
            </m:oMath>
            <w:del w:id="3347" w:author="arun kumar" w:date="2026-07-27T20:18:00Z" w16du:dateUtc="2026-07-27T12:18:00Z">
              <w:r w:rsidR="00BE3549" w:rsidDel="00A35F98">
                <w:rPr>
                  <w:rFonts w:ascii="Cambria Math" w:eastAsia="Times New Roman" w:hAnsi="Cambria Math"/>
                  <w:i/>
                </w:rPr>
                <w:delText xml:space="preserve"> + </w:delText>
              </w:r>
            </w:del>
            <m:oMath>
              <m:sSub>
                <m:sSubPr>
                  <m:ctrlPr>
                    <w:del w:id="3348" w:author="arun kumar" w:date="2026-07-27T20:18:00Z" w16du:dateUtc="2026-07-27T12:18:00Z">
                      <w:rPr>
                        <w:rFonts w:ascii="Cambria Math" w:eastAsia="Times New Roman" w:hAnsi="Cambria Math"/>
                        <w:i/>
                      </w:rPr>
                    </w:del>
                  </m:ctrlPr>
                </m:sSubPr>
                <m:e>
                  <m:r>
                    <w:del w:id="3349" w:author="arun kumar" w:date="2026-07-27T20:18:00Z" w16du:dateUtc="2026-07-27T12:18:00Z">
                      <w:rPr>
                        <w:rFonts w:ascii="Cambria Math" w:eastAsia="Times New Roman" w:hAnsi="Cambria Math"/>
                      </w:rPr>
                      <m:t>Flightcycles</m:t>
                    </w:del>
                  </m:r>
                </m:e>
                <m:sub>
                  <m:r>
                    <w:del w:id="3350" w:author="arun kumar" w:date="2026-07-27T20:18:00Z" w16du:dateUtc="2026-07-27T12:18:00Z">
                      <w:rPr>
                        <w:rFonts w:ascii="Cambria Math" w:eastAsia="Times New Roman" w:hAnsi="Cambria Math"/>
                      </w:rPr>
                      <m:t>ij</m:t>
                    </w:del>
                  </m:r>
                </m:sub>
              </m:sSub>
              <m:r>
                <w:del w:id="3351" w:author="arun kumar" w:date="2026-07-27T20:18:00Z" w16du:dateUtc="2026-07-27T12:18:00Z">
                  <w:rPr>
                    <w:rFonts w:ascii="Cambria Math" w:eastAsia="Times New Roman" w:hAnsi="Cambria Math"/>
                  </w:rPr>
                  <m:t xml:space="preserve"> . </m:t>
                </w:del>
              </m:r>
            </m:oMath>
            <w:del w:id="3352" w:author="arun kumar" w:date="2026-07-27T20:18:00Z" w16du:dateUtc="2026-07-27T12:18:00Z">
              <w:r w:rsidR="00BE3549" w:rsidDel="00A35F98">
                <w:rPr>
                  <w:rFonts w:ascii="Cambria Math" w:eastAsia="Times New Roman" w:hAnsi="Cambria Math"/>
                  <w:i/>
                </w:rPr>
                <w:delText xml:space="preserve"> </w:delText>
              </w:r>
            </w:del>
            <m:oMath>
              <m:sSub>
                <m:sSubPr>
                  <m:ctrlPr>
                    <w:del w:id="3353" w:author="arun kumar" w:date="2026-07-27T20:18:00Z" w16du:dateUtc="2026-07-27T12:18:00Z">
                      <w:rPr>
                        <w:rFonts w:ascii="Cambria Math" w:eastAsia="Times New Roman" w:hAnsi="Cambria Math"/>
                        <w:i/>
                      </w:rPr>
                    </w:del>
                  </m:ctrlPr>
                </m:sSubPr>
                <m:e>
                  <m:r>
                    <w:del w:id="3354" w:author="arun kumar" w:date="2026-07-27T20:18:00Z" w16du:dateUtc="2026-07-27T12:18:00Z">
                      <w:rPr>
                        <w:rFonts w:ascii="Cambria Math" w:eastAsia="Times New Roman" w:hAnsi="Cambria Math"/>
                      </w:rPr>
                      <m:t>x</m:t>
                    </w:del>
                  </m:r>
                </m:e>
                <m:sub>
                  <m:r>
                    <w:del w:id="3355" w:author="arun kumar" w:date="2026-07-27T20:18:00Z" w16du:dateUtc="2026-07-27T12:18:00Z">
                      <w:rPr>
                        <w:rFonts w:ascii="Cambria Math" w:eastAsia="Times New Roman" w:hAnsi="Cambria Math"/>
                      </w:rPr>
                      <m:t>ij</m:t>
                    </w:del>
                  </m:r>
                </m:sub>
              </m:sSub>
            </m:oMath>
            <w:del w:id="3356" w:author="arun kumar" w:date="2026-07-27T20:18:00Z" w16du:dateUtc="2026-07-27T12:18:00Z">
              <w:r w:rsidR="00BE3549" w:rsidDel="00A35F98">
                <w:rPr>
                  <w:rFonts w:ascii="Cambria Math" w:eastAsia="Times New Roman" w:hAnsi="Cambria Math"/>
                  <w:i/>
                </w:rPr>
                <w:delText xml:space="preserve">  for all i = 1,2,3….N</w:delText>
              </w:r>
            </w:del>
          </w:p>
          <w:p w14:paraId="25A55B66" w14:textId="2DCCEA99" w:rsidR="00E61A60" w:rsidRPr="00BE3549" w:rsidRDefault="00000000" w:rsidP="00636A4A">
            <w:pPr>
              <w:pStyle w:val="BodyText"/>
              <w:rPr>
                <w:rFonts w:ascii="Cambria Math" w:eastAsia="Times New Roman" w:hAnsi="Cambria Math"/>
                <w:i/>
              </w:rPr>
              <w:pPrChange w:id="3357" w:author="arun kumar" w:date="2026-07-28T22:05:00Z" w16du:dateUtc="2026-07-28T14:05:00Z">
                <w:pPr>
                  <w:spacing w:before="100" w:beforeAutospacing="1" w:after="100" w:afterAutospacing="1" w:line="240" w:lineRule="auto"/>
                  <w:jc w:val="left"/>
                </w:pPr>
              </w:pPrChange>
            </w:pPr>
            <m:oMath>
              <m:sSup>
                <m:sSupPr>
                  <m:ctrlPr>
                    <w:del w:id="3358" w:author="arun kumar" w:date="2026-07-27T20:18:00Z" w16du:dateUtc="2026-07-27T12:18:00Z">
                      <w:rPr>
                        <w:rFonts w:ascii="Cambria Math" w:eastAsia="Times New Roman" w:hAnsi="Cambria Math"/>
                        <w:i/>
                      </w:rPr>
                    </w:del>
                  </m:ctrlPr>
                </m:sSupPr>
                <m:e>
                  <m:sSub>
                    <m:sSubPr>
                      <m:ctrlPr>
                        <w:del w:id="3359" w:author="arun kumar" w:date="2026-07-27T20:18:00Z" w16du:dateUtc="2026-07-27T12:18:00Z">
                          <w:rPr>
                            <w:rFonts w:ascii="Cambria Math" w:eastAsia="Times New Roman" w:hAnsi="Cambria Math"/>
                          </w:rPr>
                        </w:del>
                      </m:ctrlPr>
                    </m:sSubPr>
                    <m:e>
                      <m:r>
                        <w:del w:id="3360" w:author="arun kumar" w:date="2026-07-27T20:18:00Z" w16du:dateUtc="2026-07-27T12:18:00Z">
                          <w:rPr>
                            <w:rFonts w:ascii="Cambria Math" w:eastAsia="Times New Roman" w:hAnsi="Cambria Math"/>
                          </w:rPr>
                          <m:t>c</m:t>
                        </w:del>
                      </m:r>
                    </m:e>
                    <m:sub>
                      <m:r>
                        <w:del w:id="3361" w:author="arun kumar" w:date="2026-07-27T20:18:00Z" w16du:dateUtc="2026-07-27T12:18:00Z">
                          <w:rPr>
                            <w:rFonts w:ascii="Cambria Math" w:eastAsia="Times New Roman" w:hAnsi="Cambria Math"/>
                          </w:rPr>
                          <m:t>ij</m:t>
                        </w:del>
                      </m:r>
                    </m:sub>
                  </m:sSub>
                </m:e>
                <m:sup>
                  <m:r>
                    <w:del w:id="3362" w:author="arun kumar" w:date="2026-07-27T20:18:00Z" w16du:dateUtc="2026-07-27T12:18:00Z">
                      <w:rPr>
                        <w:rFonts w:ascii="Cambria Math" w:eastAsia="Times New Roman" w:hAnsi="Cambria Math"/>
                      </w:rPr>
                      <m:t>D</m:t>
                    </w:del>
                  </m:r>
                </m:sup>
              </m:sSup>
              <m:r>
                <w:del w:id="3363" w:author="arun kumar" w:date="2026-07-27T20:18:00Z" w16du:dateUtc="2026-07-27T12:18:00Z">
                  <w:rPr>
                    <w:rFonts w:ascii="Cambria Math" w:eastAsia="Times New Roman" w:hAnsi="Cambria Math"/>
                  </w:rPr>
                  <m:t xml:space="preserve">= </m:t>
                </w:del>
              </m:r>
              <m:sSup>
                <m:sSupPr>
                  <m:ctrlPr>
                    <w:del w:id="3364" w:author="arun kumar" w:date="2026-07-27T20:18:00Z" w16du:dateUtc="2026-07-27T12:18:00Z">
                      <w:rPr>
                        <w:rFonts w:ascii="Cambria Math" w:eastAsia="Times New Roman" w:hAnsi="Cambria Math"/>
                        <w:i/>
                      </w:rPr>
                    </w:del>
                  </m:ctrlPr>
                </m:sSupPr>
                <m:e>
                  <m:sSub>
                    <m:sSubPr>
                      <m:ctrlPr>
                        <w:del w:id="3365" w:author="arun kumar" w:date="2026-07-27T20:18:00Z" w16du:dateUtc="2026-07-27T12:18:00Z">
                          <w:rPr>
                            <w:rFonts w:ascii="Cambria Math" w:eastAsia="Times New Roman" w:hAnsi="Cambria Math"/>
                            <w:i/>
                          </w:rPr>
                        </w:del>
                      </m:ctrlPr>
                    </m:sSubPr>
                    <m:e>
                      <m:r>
                        <w:del w:id="3366" w:author="arun kumar" w:date="2026-07-27T20:18:00Z" w16du:dateUtc="2026-07-27T12:18:00Z">
                          <w:rPr>
                            <w:rFonts w:ascii="Cambria Math" w:eastAsia="Times New Roman" w:hAnsi="Cambria Math"/>
                          </w:rPr>
                          <m:t>c</m:t>
                        </w:del>
                      </m:r>
                    </m:e>
                    <m:sub>
                      <m:r>
                        <w:del w:id="3367" w:author="arun kumar" w:date="2026-07-27T20:18:00Z" w16du:dateUtc="2026-07-27T12:18:00Z">
                          <w:rPr>
                            <w:rFonts w:ascii="Cambria Math" w:eastAsia="Times New Roman" w:hAnsi="Cambria Math"/>
                          </w:rPr>
                          <m:t>ij-1</m:t>
                        </w:del>
                      </m:r>
                    </m:sub>
                  </m:sSub>
                </m:e>
                <m:sup>
                  <m:r>
                    <w:del w:id="3368" w:author="arun kumar" w:date="2026-07-27T20:18:00Z" w16du:dateUtc="2026-07-27T12:18:00Z">
                      <w:rPr>
                        <w:rFonts w:ascii="Cambria Math" w:eastAsia="Times New Roman" w:hAnsi="Cambria Math"/>
                      </w:rPr>
                      <m:t>D</m:t>
                    </w:del>
                  </m:r>
                </m:sup>
              </m:sSup>
              <m:r>
                <w:del w:id="3369" w:author="arun kumar" w:date="2026-07-27T20:18:00Z" w16du:dateUtc="2026-07-27T12:18:00Z">
                  <w:rPr>
                    <w:rFonts w:ascii="Cambria Math" w:eastAsia="Times New Roman" w:hAnsi="Cambria Math"/>
                  </w:rPr>
                  <m:t xml:space="preserve"> . </m:t>
                </w:del>
              </m:r>
              <m:d>
                <m:dPr>
                  <m:ctrlPr>
                    <w:del w:id="3370" w:author="arun kumar" w:date="2026-07-27T20:18:00Z" w16du:dateUtc="2026-07-27T12:18:00Z">
                      <w:rPr>
                        <w:rFonts w:ascii="Cambria Math" w:eastAsia="Times New Roman" w:hAnsi="Cambria Math"/>
                        <w:i/>
                      </w:rPr>
                    </w:del>
                  </m:ctrlPr>
                </m:dPr>
                <m:e>
                  <m:r>
                    <w:del w:id="3371" w:author="arun kumar" w:date="2026-07-27T20:18:00Z" w16du:dateUtc="2026-07-27T12:18:00Z">
                      <w:rPr>
                        <w:rFonts w:ascii="Cambria Math" w:eastAsia="Times New Roman" w:hAnsi="Cambria Math"/>
                      </w:rPr>
                      <m:t>1-</m:t>
                    </w:del>
                  </m:r>
                  <m:sSubSup>
                    <m:sSubSupPr>
                      <m:ctrlPr>
                        <w:del w:id="3372" w:author="arun kumar" w:date="2026-07-27T20:18:00Z" w16du:dateUtc="2026-07-27T12:18:00Z">
                          <w:rPr>
                            <w:rFonts w:ascii="Cambria Math" w:eastAsia="Times New Roman" w:hAnsi="Cambria Math"/>
                            <w:i/>
                          </w:rPr>
                        </w:del>
                      </m:ctrlPr>
                    </m:sSubSupPr>
                    <m:e>
                      <m:r>
                        <w:del w:id="3373" w:author="arun kumar" w:date="2026-07-27T20:18:00Z" w16du:dateUtc="2026-07-27T12:18:00Z">
                          <w:rPr>
                            <w:rFonts w:ascii="Cambria Math" w:eastAsia="Times New Roman" w:hAnsi="Cambria Math"/>
                          </w:rPr>
                          <m:t>y</m:t>
                        </w:del>
                      </m:r>
                    </m:e>
                    <m:sub>
                      <m:r>
                        <w:del w:id="3374" w:author="arun kumar" w:date="2026-07-27T20:18:00Z" w16du:dateUtc="2026-07-27T12:18:00Z">
                          <w:rPr>
                            <w:rFonts w:ascii="Cambria Math" w:eastAsia="Times New Roman" w:hAnsi="Cambria Math"/>
                          </w:rPr>
                          <m:t>im</m:t>
                        </w:del>
                      </m:r>
                    </m:sub>
                    <m:sup>
                      <m:r>
                        <w:del w:id="3375" w:author="arun kumar" w:date="2026-07-27T20:18:00Z" w16du:dateUtc="2026-07-27T12:18:00Z">
                          <w:rPr>
                            <w:rFonts w:ascii="Cambria Math" w:eastAsia="Times New Roman" w:hAnsi="Cambria Math"/>
                          </w:rPr>
                          <m:t>D</m:t>
                        </w:del>
                      </m:r>
                    </m:sup>
                  </m:sSubSup>
                </m:e>
              </m:d>
            </m:oMath>
            <w:del w:id="3376" w:author="arun kumar" w:date="2026-07-27T20:18:00Z" w16du:dateUtc="2026-07-27T12:18:00Z">
              <w:r w:rsidR="00BE3549" w:rsidDel="00A35F98">
                <w:rPr>
                  <w:rFonts w:ascii="Cambria Math" w:eastAsia="Times New Roman" w:hAnsi="Cambria Math"/>
                  <w:i/>
                </w:rPr>
                <w:delText xml:space="preserve"> + </w:delText>
              </w:r>
            </w:del>
            <m:oMath>
              <m:sSub>
                <m:sSubPr>
                  <m:ctrlPr>
                    <w:del w:id="3377" w:author="arun kumar" w:date="2026-07-27T20:18:00Z" w16du:dateUtc="2026-07-27T12:18:00Z">
                      <w:rPr>
                        <w:rFonts w:ascii="Cambria Math" w:eastAsia="Times New Roman" w:hAnsi="Cambria Math"/>
                        <w:i/>
                      </w:rPr>
                    </w:del>
                  </m:ctrlPr>
                </m:sSubPr>
                <m:e>
                  <m:r>
                    <w:del w:id="3378" w:author="arun kumar" w:date="2026-07-27T20:18:00Z" w16du:dateUtc="2026-07-27T12:18:00Z">
                      <w:rPr>
                        <w:rFonts w:ascii="Cambria Math" w:eastAsia="Times New Roman" w:hAnsi="Cambria Math"/>
                      </w:rPr>
                      <m:t>Flightcycles</m:t>
                    </w:del>
                  </m:r>
                </m:e>
                <m:sub>
                  <m:r>
                    <w:del w:id="3379" w:author="arun kumar" w:date="2026-07-27T20:18:00Z" w16du:dateUtc="2026-07-27T12:18:00Z">
                      <w:rPr>
                        <w:rFonts w:ascii="Cambria Math" w:eastAsia="Times New Roman" w:hAnsi="Cambria Math"/>
                      </w:rPr>
                      <m:t>ij</m:t>
                    </w:del>
                  </m:r>
                </m:sub>
              </m:sSub>
              <m:r>
                <w:del w:id="3380" w:author="arun kumar" w:date="2026-07-27T20:18:00Z" w16du:dateUtc="2026-07-27T12:18:00Z">
                  <w:rPr>
                    <w:rFonts w:ascii="Cambria Math" w:eastAsia="Times New Roman" w:hAnsi="Cambria Math"/>
                  </w:rPr>
                  <m:t xml:space="preserve"> . </m:t>
                </w:del>
              </m:r>
            </m:oMath>
            <w:del w:id="3381" w:author="arun kumar" w:date="2026-07-27T20:18:00Z" w16du:dateUtc="2026-07-27T12:18:00Z">
              <w:r w:rsidR="00BE3549" w:rsidDel="00A35F98">
                <w:rPr>
                  <w:rFonts w:ascii="Cambria Math" w:eastAsia="Times New Roman" w:hAnsi="Cambria Math"/>
                  <w:i/>
                </w:rPr>
                <w:delText xml:space="preserve"> </w:delText>
              </w:r>
            </w:del>
            <m:oMath>
              <m:sSub>
                <m:sSubPr>
                  <m:ctrlPr>
                    <w:del w:id="3382" w:author="arun kumar" w:date="2026-07-27T20:18:00Z" w16du:dateUtc="2026-07-27T12:18:00Z">
                      <w:rPr>
                        <w:rFonts w:ascii="Cambria Math" w:eastAsia="Times New Roman" w:hAnsi="Cambria Math"/>
                        <w:i/>
                      </w:rPr>
                    </w:del>
                  </m:ctrlPr>
                </m:sSubPr>
                <m:e>
                  <m:r>
                    <w:del w:id="3383" w:author="arun kumar" w:date="2026-07-27T20:18:00Z" w16du:dateUtc="2026-07-27T12:18:00Z">
                      <w:rPr>
                        <w:rFonts w:ascii="Cambria Math" w:eastAsia="Times New Roman" w:hAnsi="Cambria Math"/>
                      </w:rPr>
                      <m:t>x</m:t>
                    </w:del>
                  </m:r>
                </m:e>
                <m:sub>
                  <m:r>
                    <w:del w:id="3384" w:author="arun kumar" w:date="2026-07-27T20:18:00Z" w16du:dateUtc="2026-07-27T12:18:00Z">
                      <w:rPr>
                        <w:rFonts w:ascii="Cambria Math" w:eastAsia="Times New Roman" w:hAnsi="Cambria Math"/>
                      </w:rPr>
                      <m:t>ij</m:t>
                    </w:del>
                  </m:r>
                </m:sub>
              </m:sSub>
            </m:oMath>
            <w:del w:id="3385" w:author="arun kumar" w:date="2026-07-27T20:18:00Z" w16du:dateUtc="2026-07-27T12:18:00Z">
              <w:r w:rsidR="00BE3549" w:rsidDel="00A35F98">
                <w:rPr>
                  <w:rFonts w:ascii="Cambria Math" w:eastAsia="Times New Roman" w:hAnsi="Cambria Math"/>
                  <w:i/>
                </w:rPr>
                <w:delText xml:space="preserve">  for all i = 1,2,3….N</w:delText>
              </w:r>
            </w:del>
          </w:p>
        </w:tc>
      </w:tr>
      <w:tr w:rsidR="00636A4A" w14:paraId="66FAAEA8" w14:textId="77777777" w:rsidTr="00636A4A">
        <w:trPr>
          <w:trHeight w:val="263"/>
          <w:ins w:id="3386" w:author="arun kumar" w:date="2026-07-28T22:05:00Z" w16du:dateUtc="2026-07-28T14:05:00Z"/>
        </w:trPr>
        <w:tc>
          <w:tcPr>
            <w:tcW w:w="3268" w:type="dxa"/>
          </w:tcPr>
          <w:p w14:paraId="293F8CE1" w14:textId="77777777" w:rsidR="00636A4A" w:rsidRPr="00623A3D" w:rsidRDefault="00636A4A" w:rsidP="00636A4A">
            <w:pPr>
              <w:pStyle w:val="BodyText"/>
              <w:rPr>
                <w:ins w:id="3387" w:author="arun kumar" w:date="2026-07-28T22:06:00Z" w16du:dateUtc="2026-07-28T14:06:00Z"/>
                <w:b/>
                <w:bCs/>
              </w:rPr>
            </w:pPr>
            <w:ins w:id="3388" w:author="arun kumar" w:date="2026-07-28T22:06:00Z" w16du:dateUtc="2026-07-28T14:06:00Z">
              <w:r w:rsidRPr="00623A3D">
                <w:rPr>
                  <w:b/>
                  <w:bCs/>
                </w:rPr>
                <w:t>Maintenance Occupancy Constraint</w:t>
              </w:r>
            </w:ins>
          </w:p>
          <w:p w14:paraId="7F5D8965" w14:textId="060C5E98" w:rsidR="00636A4A" w:rsidRDefault="00636A4A" w:rsidP="00636A4A">
            <w:pPr>
              <w:spacing w:before="100" w:beforeAutospacing="1" w:after="100" w:afterAutospacing="1" w:line="240" w:lineRule="auto"/>
              <w:jc w:val="left"/>
              <w:rPr>
                <w:ins w:id="3389" w:author="arun kumar" w:date="2026-07-28T22:05:00Z" w16du:dateUtc="2026-07-28T14:05:00Z"/>
              </w:rPr>
            </w:pPr>
            <w:ins w:id="3390" w:author="arun kumar" w:date="2026-07-28T22:06:00Z" w16du:dateUtc="2026-07-28T14:06:00Z">
              <w:r w:rsidRPr="00623A3D">
                <w:t xml:space="preserve">If a maintenance check of type </w:t>
              </w:r>
            </w:ins>
            <m:oMath>
              <m:r>
                <w:ins w:id="3391" w:author="arun kumar" w:date="2026-07-28T22:06:00Z" w16du:dateUtc="2026-07-28T14:06:00Z">
                  <w:rPr>
                    <w:rFonts w:ascii="Cambria Math" w:hAnsi="Cambria Math"/>
                  </w:rPr>
                  <m:t>c</m:t>
                </w:ins>
              </m:r>
            </m:oMath>
            <w:ins w:id="3392" w:author="arun kumar" w:date="2026-07-28T22:06:00Z" w16du:dateUtc="2026-07-28T14:06:00Z">
              <w:r w:rsidRPr="00623A3D">
                <w:t xml:space="preserve">starts on day </w:t>
              </w:r>
            </w:ins>
            <m:oMath>
              <m:r>
                <w:ins w:id="3393" w:author="arun kumar" w:date="2026-07-28T22:06:00Z" w16du:dateUtc="2026-07-28T14:06:00Z">
                  <w:rPr>
                    <w:rFonts w:ascii="Cambria Math" w:hAnsi="Cambria Math"/>
                  </w:rPr>
                  <m:t>d</m:t>
                </w:ins>
              </m:r>
            </m:oMath>
            <w:ins w:id="3394" w:author="arun kumar" w:date="2026-07-28T22:06:00Z" w16du:dateUtc="2026-07-28T14:06:00Z">
              <w:r w:rsidRPr="00623A3D">
                <w:t xml:space="preserve">, the aircraft occupies a maintenance bay for the entire maintenance duration </w:t>
              </w:r>
            </w:ins>
            <m:oMath>
              <m:sSub>
                <m:sSubPr>
                  <m:ctrlPr>
                    <w:ins w:id="3395" w:author="arun kumar" w:date="2026-07-28T22:06:00Z" w16du:dateUtc="2026-07-28T14:06:00Z">
                      <w:rPr>
                        <w:rFonts w:ascii="Cambria Math" w:hAnsi="Cambria Math"/>
                      </w:rPr>
                    </w:ins>
                  </m:ctrlPr>
                </m:sSubPr>
                <m:e>
                  <m:r>
                    <w:ins w:id="3396" w:author="arun kumar" w:date="2026-07-28T22:06:00Z" w16du:dateUtc="2026-07-28T14:06:00Z">
                      <w:rPr>
                        <w:rFonts w:ascii="Cambria Math" w:hAnsi="Cambria Math"/>
                      </w:rPr>
                      <m:t>K</m:t>
                    </w:ins>
                  </m:r>
                </m:e>
                <m:sub>
                  <m:r>
                    <w:ins w:id="3397" w:author="arun kumar" w:date="2026-07-28T22:06:00Z" w16du:dateUtc="2026-07-28T14:06:00Z">
                      <w:rPr>
                        <w:rFonts w:ascii="Cambria Math" w:hAnsi="Cambria Math"/>
                      </w:rPr>
                      <m:t>c</m:t>
                    </w:ins>
                  </m:r>
                </m:sub>
              </m:sSub>
            </m:oMath>
            <w:ins w:id="3398" w:author="arun kumar" w:date="2026-07-28T22:06:00Z" w16du:dateUtc="2026-07-28T14:06:00Z">
              <w:r w:rsidRPr="00623A3D">
                <w:t>.</w:t>
              </w:r>
            </w:ins>
          </w:p>
        </w:tc>
        <w:tc>
          <w:tcPr>
            <w:tcW w:w="6722" w:type="dxa"/>
          </w:tcPr>
          <w:p w14:paraId="04DADA8D" w14:textId="77777777" w:rsidR="00636A4A" w:rsidRPr="00636A4A" w:rsidRDefault="00636A4A" w:rsidP="00387A0B">
            <w:pPr>
              <w:spacing w:before="100" w:beforeAutospacing="1" w:after="100" w:afterAutospacing="1" w:line="240" w:lineRule="auto"/>
              <w:jc w:val="left"/>
              <w:rPr>
                <w:ins w:id="3399" w:author="arun kumar" w:date="2026-07-28T22:05:00Z" w16du:dateUtc="2026-07-28T14:05:00Z"/>
                <w:rFonts w:eastAsiaTheme="minorEastAsia"/>
                <w:rPrChange w:id="3400" w:author="arun kumar" w:date="2026-07-28T22:05:00Z" w16du:dateUtc="2026-07-28T14:05:00Z">
                  <w:rPr>
                    <w:ins w:id="3401" w:author="arun kumar" w:date="2026-07-28T22:05:00Z" w16du:dateUtc="2026-07-28T14:05:00Z"/>
                    <w:rFonts w:ascii="Cambria Math" w:hAnsi="Cambria Math"/>
                    <w:i/>
                  </w:rPr>
                </w:rPrChange>
              </w:rPr>
            </w:pPr>
            <m:oMathPara>
              <m:oMath>
                <m:sSub>
                  <m:sSubPr>
                    <m:ctrlPr>
                      <w:ins w:id="3402" w:author="arun kumar" w:date="2026-07-28T22:05:00Z" w16du:dateUtc="2026-07-28T14:05:00Z">
                        <w:rPr>
                          <w:rFonts w:ascii="Cambria Math" w:hAnsi="Cambria Math"/>
                        </w:rPr>
                      </w:ins>
                    </m:ctrlPr>
                  </m:sSubPr>
                  <m:e>
                    <m:r>
                      <w:ins w:id="3403" w:author="arun kumar" w:date="2026-07-28T22:05:00Z" w16du:dateUtc="2026-07-28T14:05:00Z">
                        <w:rPr>
                          <w:rFonts w:ascii="Cambria Math" w:hAnsi="Cambria Math"/>
                        </w:rPr>
                        <m:t>w</m:t>
                      </w:ins>
                    </m:r>
                  </m:e>
                  <m:sub>
                    <m:r>
                      <w:ins w:id="3404" w:author="arun kumar" w:date="2026-07-28T22:05:00Z" w16du:dateUtc="2026-07-28T14:05:00Z">
                        <w:rPr>
                          <w:rFonts w:ascii="Cambria Math" w:hAnsi="Cambria Math"/>
                        </w:rPr>
                        <m:t>jk</m:t>
                      </w:ins>
                    </m:r>
                    <m:sSup>
                      <m:sSupPr>
                        <m:ctrlPr>
                          <w:ins w:id="3405" w:author="arun kumar" w:date="2026-07-28T22:05:00Z" w16du:dateUtc="2026-07-28T14:05:00Z">
                            <w:rPr>
                              <w:rFonts w:ascii="Cambria Math" w:hAnsi="Cambria Math"/>
                            </w:rPr>
                          </w:ins>
                        </m:ctrlPr>
                      </m:sSupPr>
                      <m:e>
                        <m:r>
                          <w:ins w:id="3406" w:author="arun kumar" w:date="2026-07-28T22:05:00Z" w16du:dateUtc="2026-07-28T14:05:00Z">
                            <w:rPr>
                              <w:rFonts w:ascii="Cambria Math" w:hAnsi="Cambria Math"/>
                            </w:rPr>
                            <m:t>d</m:t>
                          </w:ins>
                        </m:r>
                      </m:e>
                      <m:sup>
                        <m:r>
                          <w:ins w:id="3407" w:author="arun kumar" w:date="2026-07-28T22:05:00Z" w16du:dateUtc="2026-07-28T14:05:00Z">
                            <w:rPr>
                              <w:rFonts w:ascii="Cambria Math" w:hAnsi="Cambria Math"/>
                            </w:rPr>
                            <m:t>'</m:t>
                          </w:ins>
                        </m:r>
                      </m:sup>
                    </m:sSup>
                    <m:r>
                      <w:ins w:id="3408" w:author="arun kumar" w:date="2026-07-28T22:05:00Z" w16du:dateUtc="2026-07-28T14:05:00Z">
                        <w:rPr>
                          <w:rFonts w:ascii="Cambria Math" w:hAnsi="Cambria Math"/>
                        </w:rPr>
                        <m:t>c</m:t>
                      </w:ins>
                    </m:r>
                  </m:sub>
                </m:sSub>
                <m:r>
                  <w:ins w:id="3409" w:author="arun kumar" w:date="2026-07-28T22:05:00Z" w16du:dateUtc="2026-07-28T14:05:00Z">
                    <w:rPr>
                      <w:rFonts w:ascii="Cambria Math" w:hAnsi="Cambria Math"/>
                    </w:rPr>
                    <m:t>≥</m:t>
                  </w:ins>
                </m:r>
                <m:sSub>
                  <m:sSubPr>
                    <m:ctrlPr>
                      <w:ins w:id="3410" w:author="arun kumar" w:date="2026-07-28T22:05:00Z" w16du:dateUtc="2026-07-28T14:05:00Z">
                        <w:rPr>
                          <w:rFonts w:ascii="Cambria Math" w:hAnsi="Cambria Math"/>
                        </w:rPr>
                      </w:ins>
                    </m:ctrlPr>
                  </m:sSubPr>
                  <m:e>
                    <m:r>
                      <w:ins w:id="3411" w:author="arun kumar" w:date="2026-07-28T22:05:00Z" w16du:dateUtc="2026-07-28T14:05:00Z">
                        <w:rPr>
                          <w:rFonts w:ascii="Cambria Math" w:hAnsi="Cambria Math"/>
                        </w:rPr>
                        <m:t>s</m:t>
                      </w:ins>
                    </m:r>
                  </m:e>
                  <m:sub>
                    <m:r>
                      <w:ins w:id="3412" w:author="arun kumar" w:date="2026-07-28T22:05:00Z" w16du:dateUtc="2026-07-28T14:05:00Z">
                        <w:rPr>
                          <w:rFonts w:ascii="Cambria Math" w:hAnsi="Cambria Math"/>
                        </w:rPr>
                        <m:t>jkdc</m:t>
                      </w:ins>
                    </m:r>
                  </m:sub>
                </m:sSub>
                <m:r>
                  <w:ins w:id="3413" w:author="arun kumar" w:date="2026-07-28T22:05:00Z" w16du:dateUtc="2026-07-28T14:05:00Z">
                    <w:rPr>
                      <w:rFonts w:ascii="Cambria Math" w:hAnsi="Cambria Math"/>
                    </w:rPr>
                    <m:t>, ∀j∈</m:t>
                  </w:ins>
                </m:r>
                <m:r>
                  <w:ins w:id="3414" w:author="arun kumar" w:date="2026-07-28T22:05:00Z" w16du:dateUtc="2026-07-28T14:05:00Z">
                    <m:rPr>
                      <m:scr m:val="script"/>
                    </m:rPr>
                    <w:rPr>
                      <w:rFonts w:ascii="Cambria Math" w:hAnsi="Cambria Math"/>
                    </w:rPr>
                    <m:t>P,</m:t>
                  </w:ins>
                </m:r>
                <m:r>
                  <w:ins w:id="3415" w:author="arun kumar" w:date="2026-07-28T22:05:00Z" w16du:dateUtc="2026-07-28T14:05:00Z">
                    <m:rPr>
                      <m:nor/>
                    </m:rPr>
                    <w:rPr>
                      <w:rFonts w:ascii="Arial" w:hAnsi="Arial" w:cs="Arial"/>
                    </w:rPr>
                    <m:t>  </m:t>
                  </w:ins>
                </m:r>
                <m:r>
                  <w:ins w:id="3416" w:author="arun kumar" w:date="2026-07-28T22:05:00Z" w16du:dateUtc="2026-07-28T14:05:00Z">
                    <w:rPr>
                      <w:rFonts w:ascii="Cambria Math" w:hAnsi="Cambria Math"/>
                    </w:rPr>
                    <m:t>∀k</m:t>
                  </w:ins>
                </m:r>
                <m:r>
                  <w:ins w:id="3417" w:author="arun kumar" w:date="2026-07-28T22:05:00Z" w16du:dateUtc="2026-07-28T14:05:00Z">
                    <m:rPr>
                      <m:scr m:val="script"/>
                    </m:rPr>
                    <w:rPr>
                      <w:rFonts w:ascii="Cambria Math" w:hAnsi="Cambria Math"/>
                    </w:rPr>
                    <m:t>∈M,</m:t>
                  </w:ins>
                </m:r>
                <m:r>
                  <w:ins w:id="3418" w:author="arun kumar" w:date="2026-07-28T22:05:00Z" w16du:dateUtc="2026-07-28T14:05:00Z">
                    <m:rPr>
                      <m:nor/>
                    </m:rPr>
                    <w:rPr>
                      <w:rFonts w:ascii="Arial" w:hAnsi="Arial" w:cs="Arial"/>
                    </w:rPr>
                    <m:t>  </m:t>
                  </w:ins>
                </m:r>
                <m:r>
                  <w:ins w:id="3419" w:author="arun kumar" w:date="2026-07-28T22:05:00Z" w16du:dateUtc="2026-07-28T14:05:00Z">
                    <w:rPr>
                      <w:rFonts w:ascii="Cambria Math" w:hAnsi="Cambria Math"/>
                    </w:rPr>
                    <m:t>∀c∈</m:t>
                  </w:ins>
                </m:r>
                <m:r>
                  <w:ins w:id="3420" w:author="arun kumar" w:date="2026-07-28T22:05:00Z" w16du:dateUtc="2026-07-28T14:05:00Z">
                    <m:rPr>
                      <m:scr m:val="script"/>
                    </m:rPr>
                    <w:rPr>
                      <w:rFonts w:ascii="Cambria Math" w:hAnsi="Cambria Math"/>
                    </w:rPr>
                    <m:t>C</m:t>
                  </w:ins>
                </m:r>
              </m:oMath>
            </m:oMathPara>
          </w:p>
          <w:p w14:paraId="426CE785" w14:textId="4ECEE876" w:rsidR="00636A4A" w:rsidRPr="00636A4A" w:rsidDel="00A35F98" w:rsidRDefault="00636A4A" w:rsidP="00387A0B">
            <w:pPr>
              <w:spacing w:before="100" w:beforeAutospacing="1" w:after="100" w:afterAutospacing="1" w:line="240" w:lineRule="auto"/>
              <w:jc w:val="left"/>
              <w:rPr>
                <w:ins w:id="3421" w:author="arun kumar" w:date="2026-07-28T22:05:00Z" w16du:dateUtc="2026-07-28T14:05:00Z"/>
                <w:rFonts w:eastAsiaTheme="minorEastAsia"/>
                <w:kern w:val="0"/>
                <w:lang w:bidi="ar-SA"/>
                <w14:ligatures w14:val="none"/>
                <w:rPrChange w:id="3422" w:author="arun kumar" w:date="2026-07-28T22:05:00Z" w16du:dateUtc="2026-07-28T14:05:00Z">
                  <w:rPr>
                    <w:ins w:id="3423" w:author="arun kumar" w:date="2026-07-28T22:05:00Z" w16du:dateUtc="2026-07-28T14:05:00Z"/>
                    <w:rFonts w:eastAsia="Times New Roman"/>
                    <w:kern w:val="0"/>
                    <w:lang w:bidi="ar-SA"/>
                    <w14:ligatures w14:val="none"/>
                  </w:rPr>
                </w:rPrChange>
              </w:rPr>
            </w:pPr>
            <m:oMathPara>
              <m:oMath>
                <m:r>
                  <w:ins w:id="3424" w:author="arun kumar" w:date="2026-07-28T22:06:00Z" w16du:dateUtc="2026-07-28T14:06:00Z">
                    <w:rPr>
                      <w:rFonts w:ascii="Cambria Math" w:hAnsi="Cambria Math"/>
                    </w:rPr>
                    <m:t>∀d∈</m:t>
                  </w:ins>
                </m:r>
                <m:r>
                  <w:ins w:id="3425" w:author="arun kumar" w:date="2026-07-28T22:06:00Z" w16du:dateUtc="2026-07-28T14:06:00Z">
                    <m:rPr>
                      <m:scr m:val="script"/>
                    </m:rPr>
                    <w:rPr>
                      <w:rFonts w:ascii="Cambria Math" w:hAnsi="Cambria Math"/>
                    </w:rPr>
                    <m:t>D,</m:t>
                  </w:ins>
                </m:r>
                <m:r>
                  <w:ins w:id="3426" w:author="arun kumar" w:date="2026-07-28T22:06:00Z" w16du:dateUtc="2026-07-28T14:06:00Z">
                    <m:rPr>
                      <m:nor/>
                    </m:rPr>
                    <w:rPr>
                      <w:rFonts w:ascii="Arial" w:hAnsi="Arial" w:cs="Arial"/>
                    </w:rPr>
                    <m:t>  </m:t>
                  </w:ins>
                </m:r>
                <m:r>
                  <w:ins w:id="3427" w:author="arun kumar" w:date="2026-07-28T22:06:00Z" w16du:dateUtc="2026-07-28T14:06:00Z">
                    <w:rPr>
                      <w:rFonts w:ascii="Cambria Math" w:hAnsi="Cambria Math"/>
                    </w:rPr>
                    <m:t>∀</m:t>
                  </w:ins>
                </m:r>
                <m:sSup>
                  <m:sSupPr>
                    <m:ctrlPr>
                      <w:ins w:id="3428" w:author="arun kumar" w:date="2026-07-28T22:06:00Z" w16du:dateUtc="2026-07-28T14:06:00Z">
                        <w:rPr>
                          <w:rFonts w:ascii="Cambria Math" w:hAnsi="Cambria Math"/>
                        </w:rPr>
                      </w:ins>
                    </m:ctrlPr>
                  </m:sSupPr>
                  <m:e>
                    <m:r>
                      <w:ins w:id="3429" w:author="arun kumar" w:date="2026-07-28T22:06:00Z" w16du:dateUtc="2026-07-28T14:06:00Z">
                        <w:rPr>
                          <w:rFonts w:ascii="Cambria Math" w:hAnsi="Cambria Math"/>
                        </w:rPr>
                        <m:t>d</m:t>
                      </w:ins>
                    </m:r>
                  </m:e>
                  <m:sup>
                    <m:r>
                      <w:ins w:id="3430" w:author="arun kumar" w:date="2026-07-28T22:06:00Z" w16du:dateUtc="2026-07-28T14:06:00Z">
                        <w:rPr>
                          <w:rFonts w:ascii="Cambria Math" w:hAnsi="Cambria Math"/>
                        </w:rPr>
                        <m:t>'</m:t>
                      </w:ins>
                    </m:r>
                  </m:sup>
                </m:sSup>
                <m:r>
                  <w:ins w:id="3431" w:author="arun kumar" w:date="2026-07-28T22:06:00Z" w16du:dateUtc="2026-07-28T14:06:00Z">
                    <w:rPr>
                      <w:rFonts w:ascii="Cambria Math" w:hAnsi="Cambria Math"/>
                    </w:rPr>
                    <m:t>∈</m:t>
                  </w:ins>
                </m:r>
                <m:d>
                  <m:dPr>
                    <m:begChr m:val="{"/>
                    <m:sepChr m:val=","/>
                    <m:endChr m:val="}"/>
                    <m:ctrlPr>
                      <w:ins w:id="3432" w:author="arun kumar" w:date="2026-07-28T22:06:00Z" w16du:dateUtc="2026-07-28T14:06:00Z">
                        <w:rPr>
                          <w:rFonts w:ascii="Cambria Math" w:hAnsi="Cambria Math"/>
                        </w:rPr>
                      </w:ins>
                    </m:ctrlPr>
                  </m:dPr>
                  <m:e>
                    <m:r>
                      <w:ins w:id="3433" w:author="arun kumar" w:date="2026-07-28T22:06:00Z" w16du:dateUtc="2026-07-28T14:06:00Z">
                        <w:rPr>
                          <w:rFonts w:ascii="Cambria Math" w:hAnsi="Cambria Math"/>
                        </w:rPr>
                        <m:t>d</m:t>
                      </w:ins>
                    </m:r>
                  </m:e>
                  <m:e>
                    <m:r>
                      <w:ins w:id="3434" w:author="arun kumar" w:date="2026-07-28T22:06:00Z" w16du:dateUtc="2026-07-28T14:06:00Z">
                        <m:rPr>
                          <m:nor/>
                        </m:rPr>
                        <w:rPr>
                          <w:rFonts w:ascii="Arial" w:hAnsi="Arial" w:cs="Arial"/>
                        </w:rPr>
                        <m:t> </m:t>
                      </w:ins>
                    </m:r>
                  </m:e>
                  <m:e>
                    <m:r>
                      <w:ins w:id="3435" w:author="arun kumar" w:date="2026-07-28T22:06:00Z" w16du:dateUtc="2026-07-28T14:06:00Z">
                        <w:rPr>
                          <w:rFonts w:ascii="Cambria Math" w:hAnsi="Cambria Math"/>
                        </w:rPr>
                        <m:t>d</m:t>
                      </w:ins>
                    </m:r>
                  </m:e>
                  <m:e>
                    <m:r>
                      <w:ins w:id="3436" w:author="arun kumar" w:date="2026-07-28T22:06:00Z" w16du:dateUtc="2026-07-28T14:06:00Z">
                        <w:rPr>
                          <w:rFonts w:ascii="Cambria Math" w:hAnsi="Cambria Math"/>
                        </w:rPr>
                        <m:t>+1</m:t>
                      </w:ins>
                    </m:r>
                    <m:r>
                      <w:ins w:id="3437" w:author="arun kumar" w:date="2026-07-28T22:06:00Z" w16du:dateUtc="2026-07-28T14:06:00Z">
                        <m:rPr>
                          <m:nor/>
                        </m:rPr>
                        <w:rPr>
                          <w:rFonts w:ascii="Arial" w:hAnsi="Arial" w:cs="Arial"/>
                        </w:rPr>
                        <m:t> </m:t>
                      </w:ins>
                    </m:r>
                    <m:r>
                      <w:ins w:id="3438" w:author="arun kumar" w:date="2026-07-28T22:06:00Z" w16du:dateUtc="2026-07-28T14:06:00Z">
                        <w:rPr>
                          <w:rFonts w:ascii="Cambria Math" w:hAnsi="Cambria Math"/>
                        </w:rPr>
                        <m:t>…</m:t>
                      </w:ins>
                    </m:r>
                    <m:r>
                      <w:ins w:id="3439" w:author="arun kumar" w:date="2026-07-28T22:06:00Z" w16du:dateUtc="2026-07-28T14:06:00Z">
                        <m:rPr>
                          <m:nor/>
                        </m:rPr>
                        <w:rPr>
                          <w:rFonts w:ascii="Arial" w:hAnsi="Arial" w:cs="Arial"/>
                        </w:rPr>
                        <m:t> </m:t>
                      </w:ins>
                    </m:r>
                    <m:r>
                      <w:ins w:id="3440" w:author="arun kumar" w:date="2026-07-28T22:06:00Z" w16du:dateUtc="2026-07-28T14:06:00Z">
                        <m:rPr>
                          <m:sty m:val="p"/>
                        </m:rPr>
                        <w:rPr>
                          <w:rFonts w:ascii="Cambria Math" w:hAnsi="Cambria Math"/>
                        </w:rPr>
                        <m:t>min</m:t>
                      </w:ins>
                    </m:r>
                    <m:r>
                      <w:ins w:id="3441" w:author="arun kumar" w:date="2026-07-28T22:06:00Z" w16du:dateUtc="2026-07-28T14:06:00Z">
                        <w:rPr>
                          <w:rFonts w:ascii="Cambria Math" w:hAnsi="Cambria Math"/>
                        </w:rPr>
                        <m:t>⁡</m:t>
                      </w:ins>
                    </m:r>
                    <m:d>
                      <m:dPr>
                        <m:sepChr m:val=","/>
                        <m:ctrlPr>
                          <w:ins w:id="3442" w:author="arun kumar" w:date="2026-07-28T22:06:00Z" w16du:dateUtc="2026-07-28T14:06:00Z">
                            <w:rPr>
                              <w:rFonts w:ascii="Cambria Math" w:hAnsi="Cambria Math"/>
                            </w:rPr>
                          </w:ins>
                        </m:ctrlPr>
                      </m:dPr>
                      <m:e>
                        <m:r>
                          <w:ins w:id="3443" w:author="arun kumar" w:date="2026-07-28T22:06:00Z" w16du:dateUtc="2026-07-28T14:06:00Z">
                            <w:rPr>
                              <w:rFonts w:ascii="Cambria Math" w:hAnsi="Cambria Math"/>
                            </w:rPr>
                            <m:t>d</m:t>
                          </w:ins>
                        </m:r>
                      </m:e>
                      <m:e>
                        <m:r>
                          <w:ins w:id="3444" w:author="arun kumar" w:date="2026-07-28T22:06:00Z" w16du:dateUtc="2026-07-28T14:06:00Z">
                            <w:rPr>
                              <w:rFonts w:ascii="Cambria Math" w:hAnsi="Cambria Math"/>
                            </w:rPr>
                            <m:t>+</m:t>
                          </w:ins>
                        </m:r>
                        <m:sSub>
                          <m:sSubPr>
                            <m:ctrlPr>
                              <w:ins w:id="3445" w:author="arun kumar" w:date="2026-07-28T22:06:00Z" w16du:dateUtc="2026-07-28T14:06:00Z">
                                <w:rPr>
                                  <w:rFonts w:ascii="Cambria Math" w:hAnsi="Cambria Math"/>
                                </w:rPr>
                              </w:ins>
                            </m:ctrlPr>
                          </m:sSubPr>
                          <m:e>
                            <m:r>
                              <w:ins w:id="3446" w:author="arun kumar" w:date="2026-07-28T22:06:00Z" w16du:dateUtc="2026-07-28T14:06:00Z">
                                <w:rPr>
                                  <w:rFonts w:ascii="Cambria Math" w:hAnsi="Cambria Math"/>
                                </w:rPr>
                                <m:t>K</m:t>
                              </w:ins>
                            </m:r>
                          </m:e>
                          <m:sub>
                            <m:r>
                              <w:ins w:id="3447" w:author="arun kumar" w:date="2026-07-28T22:06:00Z" w16du:dateUtc="2026-07-28T14:06:00Z">
                                <w:rPr>
                                  <w:rFonts w:ascii="Cambria Math" w:hAnsi="Cambria Math"/>
                                </w:rPr>
                                <m:t>c</m:t>
                              </w:ins>
                            </m:r>
                          </m:sub>
                        </m:sSub>
                        <m:r>
                          <w:ins w:id="3448" w:author="arun kumar" w:date="2026-07-28T22:06:00Z" w16du:dateUtc="2026-07-28T14:06:00Z">
                            <w:rPr>
                              <w:rFonts w:ascii="Cambria Math" w:hAnsi="Cambria Math"/>
                            </w:rPr>
                            <m:t>-1H</m:t>
                          </w:ins>
                        </m:r>
                      </m:e>
                    </m:d>
                  </m:e>
                </m:d>
                <m:r>
                  <w:ins w:id="3449" w:author="arun kumar" w:date="2026-07-28T22:06:00Z" w16du:dateUtc="2026-07-28T14:06:00Z">
                    <w:rPr>
                      <w:rFonts w:ascii="Cambria Math" w:hAnsi="Cambria Math"/>
                    </w:rPr>
                    <m:t>,</m:t>
                  </w:ins>
                </m:r>
              </m:oMath>
            </m:oMathPara>
          </w:p>
        </w:tc>
      </w:tr>
      <w:tr w:rsidR="00E61A60" w14:paraId="4C859E47" w14:textId="77777777" w:rsidTr="00636A4A">
        <w:trPr>
          <w:trHeight w:val="263"/>
          <w:trPrChange w:id="3450" w:author="arun kumar" w:date="2026-07-28T22:03:00Z" w16du:dateUtc="2026-07-28T14:03:00Z">
            <w:trPr>
              <w:trHeight w:val="263"/>
            </w:trPr>
          </w:trPrChange>
        </w:trPr>
        <w:tc>
          <w:tcPr>
            <w:tcW w:w="3268" w:type="dxa"/>
            <w:tcPrChange w:id="3451" w:author="arun kumar" w:date="2026-07-28T22:03:00Z" w16du:dateUtc="2026-07-28T14:03:00Z">
              <w:tcPr>
                <w:tcW w:w="3420" w:type="dxa"/>
                <w:gridSpan w:val="2"/>
              </w:tcPr>
            </w:tcPrChange>
          </w:tcPr>
          <w:p w14:paraId="212F5B4A" w14:textId="706DA5F7" w:rsidR="00E61A60" w:rsidRPr="00636A4A" w:rsidDel="00636A4A" w:rsidRDefault="00C94260" w:rsidP="00387A0B">
            <w:pPr>
              <w:spacing w:before="100" w:beforeAutospacing="1" w:after="100" w:afterAutospacing="1" w:line="240" w:lineRule="auto"/>
              <w:jc w:val="left"/>
              <w:rPr>
                <w:del w:id="3452" w:author="arun kumar" w:date="2026-07-27T20:18:00Z" w16du:dateUtc="2026-07-27T12:18:00Z"/>
                <w:rFonts w:eastAsia="Times New Roman"/>
                <w:b/>
                <w:bCs/>
                <w:kern w:val="0"/>
                <w:lang w:bidi="ar-SA"/>
                <w14:ligatures w14:val="none"/>
              </w:rPr>
            </w:pPr>
            <w:ins w:id="3453" w:author="arun kumar" w:date="2026-07-27T20:30:00Z" w16du:dateUtc="2026-07-27T12:30:00Z">
              <w:r w:rsidRPr="00636A4A">
                <w:rPr>
                  <w:b/>
                  <w:bCs/>
                  <w:rPrChange w:id="3454" w:author="arun kumar" w:date="2026-07-28T22:11:00Z" w16du:dateUtc="2026-07-28T14:11:00Z">
                    <w:rPr/>
                  </w:rPrChange>
                </w:rPr>
                <w:t>Blocking flights during same-day maintenance</w:t>
              </w:r>
              <w:r w:rsidRPr="00636A4A" w:rsidDel="00A35F98">
                <w:rPr>
                  <w:rFonts w:eastAsia="Times New Roman"/>
                  <w:b/>
                  <w:bCs/>
                  <w:kern w:val="0"/>
                  <w:lang w:bidi="ar-SA"/>
                  <w14:ligatures w14:val="none"/>
                </w:rPr>
                <w:t xml:space="preserve"> </w:t>
              </w:r>
            </w:ins>
            <w:del w:id="3455" w:author="arun kumar" w:date="2026-07-27T20:18:00Z" w16du:dateUtc="2026-07-27T12:18:00Z">
              <w:r w:rsidR="00E61A60" w:rsidRPr="00636A4A" w:rsidDel="00A35F98">
                <w:rPr>
                  <w:rFonts w:eastAsia="Times New Roman"/>
                  <w:b/>
                  <w:bCs/>
                  <w:kern w:val="0"/>
                  <w:lang w:bidi="ar-SA"/>
                  <w14:ligatures w14:val="none"/>
                </w:rPr>
                <w:delText>Days since last check accumulation</w:delText>
              </w:r>
            </w:del>
          </w:p>
          <w:p w14:paraId="1A4636C1" w14:textId="77777777" w:rsidR="00636A4A" w:rsidRDefault="00636A4A" w:rsidP="00387A0B">
            <w:pPr>
              <w:spacing w:before="100" w:beforeAutospacing="1" w:after="100" w:afterAutospacing="1" w:line="240" w:lineRule="auto"/>
              <w:jc w:val="left"/>
              <w:rPr>
                <w:ins w:id="3456" w:author="arun kumar" w:date="2026-07-28T22:11:00Z" w16du:dateUtc="2026-07-28T14:11:00Z"/>
                <w:rFonts w:eastAsia="Times New Roman"/>
                <w:b/>
                <w:bCs/>
                <w:kern w:val="0"/>
                <w:lang w:bidi="ar-SA"/>
                <w14:ligatures w14:val="none"/>
              </w:rPr>
            </w:pPr>
          </w:p>
          <w:p w14:paraId="66489FD2" w14:textId="35A9DDA6" w:rsidR="00636A4A" w:rsidRPr="002574E3" w:rsidRDefault="00636A4A" w:rsidP="00636A4A">
            <w:pPr>
              <w:pStyle w:val="BodyText"/>
              <w:rPr>
                <w:ins w:id="3457" w:author="arun kumar" w:date="2026-07-28T22:11:00Z" w16du:dateUtc="2026-07-28T14:11:00Z"/>
              </w:rPr>
            </w:pPr>
            <w:ins w:id="3458" w:author="arun kumar" w:date="2026-07-28T22:11:00Z" w16du:dateUtc="2026-07-28T14:11:00Z">
              <w:r w:rsidRPr="002574E3">
                <w:t xml:space="preserve">The set of flights departing from the arrival airport of flight </w:t>
              </w:r>
            </w:ins>
            <m:oMath>
              <m:r>
                <w:ins w:id="3459" w:author="arun kumar" w:date="2026-07-28T22:11:00Z" w16du:dateUtc="2026-07-28T14:11:00Z">
                  <w:rPr>
                    <w:rFonts w:ascii="Cambria Math" w:hAnsi="Cambria Math"/>
                  </w:rPr>
                  <m:t>i</m:t>
                </w:ins>
              </m:r>
            </m:oMath>
            <w:ins w:id="3460" w:author="arun kumar" w:date="2026-07-28T22:11:00Z" w16du:dateUtc="2026-07-28T14:11:00Z">
              <w:r w:rsidRPr="002574E3">
                <w:t xml:space="preserve">during the maintenance interval associated with check </w:t>
              </w:r>
            </w:ins>
            <m:oMath>
              <m:r>
                <w:ins w:id="3461" w:author="arun kumar" w:date="2026-07-28T22:11:00Z" w16du:dateUtc="2026-07-28T14:11:00Z">
                  <w:rPr>
                    <w:rFonts w:ascii="Cambria Math" w:hAnsi="Cambria Math"/>
                  </w:rPr>
                  <m:t>c</m:t>
                </w:ins>
              </m:r>
            </m:oMath>
            <w:ins w:id="3462" w:author="arun kumar" w:date="2026-07-28T22:11:00Z" w16du:dateUtc="2026-07-28T14:11:00Z">
              <w:r w:rsidRPr="002574E3">
                <w:t>can be defined as</w:t>
              </w:r>
              <w:r>
                <w:t xml:space="preserve"> </w:t>
              </w:r>
            </w:ins>
            <m:oMath>
              <m:sSubSup>
                <m:sSubSupPr>
                  <m:ctrlPr>
                    <w:ins w:id="3463" w:author="arun kumar" w:date="2026-07-28T22:11:00Z" w16du:dateUtc="2026-07-28T14:11:00Z">
                      <w:rPr>
                        <w:rFonts w:ascii="Cambria Math" w:hAnsi="Cambria Math"/>
                      </w:rPr>
                    </w:ins>
                  </m:ctrlPr>
                </m:sSubSupPr>
                <m:e>
                  <m:r>
                    <w:ins w:id="3464" w:author="arun kumar" w:date="2026-07-28T22:11:00Z" w16du:dateUtc="2026-07-28T14:11:00Z">
                      <m:rPr>
                        <m:scr m:val="script"/>
                      </m:rPr>
                      <w:rPr>
                        <w:rFonts w:ascii="Cambria Math" w:hAnsi="Cambria Math"/>
                      </w:rPr>
                      <m:t>F</m:t>
                    </w:ins>
                  </m:r>
                </m:e>
                <m:sub>
                  <m:r>
                    <w:ins w:id="3465" w:author="arun kumar" w:date="2026-07-28T22:11:00Z" w16du:dateUtc="2026-07-28T14:11:00Z">
                      <w:rPr>
                        <w:rFonts w:ascii="Cambria Math" w:hAnsi="Cambria Math"/>
                      </w:rPr>
                      <m:t>ic</m:t>
                    </w:ins>
                  </m:r>
                </m:sub>
                <m:sup>
                  <m:r>
                    <w:ins w:id="3466" w:author="arun kumar" w:date="2026-07-28T22:11:00Z" w16du:dateUtc="2026-07-28T14:11:00Z">
                      <m:rPr>
                        <m:sty m:val="p"/>
                      </m:rPr>
                      <w:rPr>
                        <w:rFonts w:ascii="Cambria Math" w:hAnsi="Cambria Math"/>
                      </w:rPr>
                      <m:t>conf</m:t>
                    </w:ins>
                  </m:r>
                </m:sup>
              </m:sSubSup>
            </m:oMath>
          </w:p>
          <w:p w14:paraId="69CB892D" w14:textId="77777777" w:rsidR="00636A4A" w:rsidRDefault="00636A4A" w:rsidP="00387A0B">
            <w:pPr>
              <w:spacing w:before="100" w:beforeAutospacing="1" w:after="100" w:afterAutospacing="1" w:line="240" w:lineRule="auto"/>
              <w:jc w:val="left"/>
              <w:rPr>
                <w:ins w:id="3467" w:author="arun kumar" w:date="2026-07-28T22:11:00Z" w16du:dateUtc="2026-07-28T14:11:00Z"/>
                <w:rFonts w:eastAsia="Times New Roman"/>
                <w:b/>
                <w:bCs/>
                <w:kern w:val="0"/>
                <w:lang w:bidi="ar-SA"/>
                <w14:ligatures w14:val="none"/>
              </w:rPr>
            </w:pPr>
          </w:p>
          <w:p w14:paraId="308064DF" w14:textId="247A7E61" w:rsidR="001E33AF" w:rsidRPr="00636A4A" w:rsidDel="00A35F98" w:rsidRDefault="00636A4A" w:rsidP="00387A0B">
            <w:pPr>
              <w:spacing w:before="100" w:beforeAutospacing="1" w:after="100" w:afterAutospacing="1" w:line="240" w:lineRule="auto"/>
              <w:jc w:val="left"/>
              <w:rPr>
                <w:del w:id="3468" w:author="arun kumar" w:date="2026-07-27T20:18:00Z" w16du:dateUtc="2026-07-27T12:18:00Z"/>
                <w:rFonts w:eastAsia="Times New Roman"/>
                <w:b/>
                <w:bCs/>
                <w:kern w:val="0"/>
                <w:lang w:bidi="ar-SA"/>
                <w14:ligatures w14:val="none"/>
                <w:rPrChange w:id="3469" w:author="arun kumar" w:date="2026-07-28T22:11:00Z" w16du:dateUtc="2026-07-28T14:11:00Z">
                  <w:rPr>
                    <w:del w:id="3470" w:author="arun kumar" w:date="2026-07-27T20:18:00Z" w16du:dateUtc="2026-07-27T12:18:00Z"/>
                    <w:rFonts w:eastAsia="Times New Roman"/>
                    <w:kern w:val="0"/>
                    <w:lang w:bidi="ar-SA"/>
                    <w14:ligatures w14:val="none"/>
                  </w:rPr>
                </w:rPrChange>
              </w:rPr>
            </w:pPr>
            <w:ins w:id="3471" w:author="arun kumar" w:date="2026-07-28T22:11:00Z" w16du:dateUtc="2026-07-28T14:11:00Z">
              <w:r w:rsidRPr="002574E3">
                <w:t xml:space="preserve">If maintenance check </w:t>
              </w:r>
            </w:ins>
            <m:oMath>
              <m:r>
                <w:ins w:id="3472" w:author="arun kumar" w:date="2026-07-28T22:11:00Z" w16du:dateUtc="2026-07-28T14:11:00Z">
                  <w:rPr>
                    <w:rFonts w:ascii="Cambria Math" w:hAnsi="Cambria Math"/>
                  </w:rPr>
                  <m:t>c</m:t>
                </w:ins>
              </m:r>
            </m:oMath>
            <w:ins w:id="3473" w:author="arun kumar" w:date="2026-07-28T22:11:00Z" w16du:dateUtc="2026-07-28T14:11:00Z">
              <w:r w:rsidRPr="002574E3">
                <w:t xml:space="preserve">starts immediately after aircraft </w:t>
              </w:r>
            </w:ins>
            <m:oMath>
              <m:r>
                <w:ins w:id="3474" w:author="arun kumar" w:date="2026-07-28T22:11:00Z" w16du:dateUtc="2026-07-28T14:11:00Z">
                  <w:rPr>
                    <w:rFonts w:ascii="Cambria Math" w:hAnsi="Cambria Math"/>
                  </w:rPr>
                  <m:t>j</m:t>
                </w:ins>
              </m:r>
            </m:oMath>
            <w:ins w:id="3475" w:author="arun kumar" w:date="2026-07-28T22:11:00Z" w16du:dateUtc="2026-07-28T14:11:00Z">
              <w:r w:rsidRPr="002574E3">
                <w:t xml:space="preserve">completes flight </w:t>
              </w:r>
            </w:ins>
            <m:oMath>
              <m:r>
                <w:ins w:id="3476" w:author="arun kumar" w:date="2026-07-28T22:11:00Z" w16du:dateUtc="2026-07-28T14:11:00Z">
                  <w:rPr>
                    <w:rFonts w:ascii="Cambria Math" w:hAnsi="Cambria Math"/>
                  </w:rPr>
                  <m:t>i</m:t>
                </w:ins>
              </m:r>
            </m:oMath>
            <w:ins w:id="3477" w:author="arun kumar" w:date="2026-07-28T22:11:00Z" w16du:dateUtc="2026-07-28T14:11:00Z">
              <w:r w:rsidRPr="002574E3">
                <w:t xml:space="preserve">, then aircraft </w:t>
              </w:r>
            </w:ins>
            <m:oMath>
              <m:r>
                <w:ins w:id="3478" w:author="arun kumar" w:date="2026-07-28T22:11:00Z" w16du:dateUtc="2026-07-28T14:11:00Z">
                  <w:rPr>
                    <w:rFonts w:ascii="Cambria Math" w:hAnsi="Cambria Math"/>
                  </w:rPr>
                  <m:t>j</m:t>
                </w:ins>
              </m:r>
            </m:oMath>
            <w:ins w:id="3479" w:author="arun kumar" w:date="2026-07-28T22:11:00Z" w16du:dateUtc="2026-07-28T14:11:00Z">
              <w:r w:rsidRPr="002574E3">
                <w:t xml:space="preserve">cannot operate any flight </w:t>
              </w:r>
            </w:ins>
            <m:oMath>
              <m:r>
                <w:ins w:id="3480" w:author="arun kumar" w:date="2026-07-28T22:11:00Z" w16du:dateUtc="2026-07-28T14:11:00Z">
                  <w:rPr>
                    <w:rFonts w:ascii="Cambria Math" w:hAnsi="Cambria Math"/>
                  </w:rPr>
                  <m:t>r∈</m:t>
                </w:ins>
              </m:r>
              <m:sSubSup>
                <m:sSubSupPr>
                  <m:ctrlPr>
                    <w:ins w:id="3481" w:author="arun kumar" w:date="2026-07-28T22:11:00Z" w16du:dateUtc="2026-07-28T14:11:00Z">
                      <w:rPr>
                        <w:rFonts w:ascii="Cambria Math" w:hAnsi="Cambria Math"/>
                      </w:rPr>
                    </w:ins>
                  </m:ctrlPr>
                </m:sSubSupPr>
                <m:e>
                  <m:r>
                    <w:ins w:id="3482" w:author="arun kumar" w:date="2026-07-28T22:11:00Z" w16du:dateUtc="2026-07-28T14:11:00Z">
                      <m:rPr>
                        <m:scr m:val="script"/>
                      </m:rPr>
                      <w:rPr>
                        <w:rFonts w:ascii="Cambria Math" w:hAnsi="Cambria Math"/>
                      </w:rPr>
                      <m:t>F</m:t>
                    </w:ins>
                  </m:r>
                </m:e>
                <m:sub>
                  <m:r>
                    <w:ins w:id="3483" w:author="arun kumar" w:date="2026-07-28T22:11:00Z" w16du:dateUtc="2026-07-28T14:11:00Z">
                      <w:rPr>
                        <w:rFonts w:ascii="Cambria Math" w:hAnsi="Cambria Math"/>
                      </w:rPr>
                      <m:t>ic</m:t>
                    </w:ins>
                  </m:r>
                </m:sub>
                <m:sup>
                  <m:r>
                    <w:ins w:id="3484" w:author="arun kumar" w:date="2026-07-28T22:11:00Z" w16du:dateUtc="2026-07-28T14:11:00Z">
                      <m:rPr>
                        <m:sty m:val="p"/>
                      </m:rPr>
                      <w:rPr>
                        <w:rFonts w:ascii="Cambria Math" w:hAnsi="Cambria Math"/>
                      </w:rPr>
                      <m:t>conf</m:t>
                    </w:ins>
                  </m:r>
                </m:sup>
              </m:sSubSup>
            </m:oMath>
            <w:del w:id="3485" w:author="arun kumar" w:date="2026-07-27T20:18:00Z" w16du:dateUtc="2026-07-27T12:18:00Z">
              <w:r w:rsidR="001E33AF" w:rsidRPr="001E33AF" w:rsidDel="00A35F98">
                <w:rPr>
                  <w:rFonts w:eastAsia="Times New Roman"/>
                  <w:kern w:val="0"/>
                  <w:lang w:bidi="ar-SA"/>
                  <w14:ligatures w14:val="none"/>
                </w:rPr>
                <w:delText>This constraint ensures that we accumulate the number of days since the last maintenance event, which will trigger a maintenance check if the days exceed the threshold.</w:delText>
              </w:r>
            </w:del>
          </w:p>
          <w:p w14:paraId="7B157D8D" w14:textId="1DFFD098" w:rsidR="00E61A60" w:rsidRPr="00D15615" w:rsidRDefault="00E61A60" w:rsidP="00387A0B">
            <w:pPr>
              <w:spacing w:before="100" w:beforeAutospacing="1" w:after="100" w:afterAutospacing="1" w:line="240" w:lineRule="auto"/>
              <w:jc w:val="left"/>
              <w:rPr>
                <w:rFonts w:eastAsia="Times New Roman"/>
                <w:b/>
                <w:bCs/>
                <w:kern w:val="0"/>
                <w:lang w:bidi="ar-SA"/>
                <w14:ligatures w14:val="none"/>
              </w:rPr>
            </w:pPr>
          </w:p>
        </w:tc>
        <w:tc>
          <w:tcPr>
            <w:tcW w:w="6722" w:type="dxa"/>
            <w:tcPrChange w:id="3486" w:author="arun kumar" w:date="2026-07-28T22:03:00Z" w16du:dateUtc="2026-07-28T14:03:00Z">
              <w:tcPr>
                <w:tcW w:w="6570" w:type="dxa"/>
              </w:tcPr>
            </w:tcPrChange>
          </w:tcPr>
          <w:p w14:paraId="10B175E1" w14:textId="77777777" w:rsidR="00636A4A" w:rsidRDefault="00636A4A" w:rsidP="00387A0B">
            <w:pPr>
              <w:spacing w:before="100" w:beforeAutospacing="1" w:after="100" w:afterAutospacing="1" w:line="240" w:lineRule="auto"/>
              <w:jc w:val="left"/>
              <w:rPr>
                <w:ins w:id="3487" w:author="arun kumar" w:date="2026-07-28T22:11:00Z" w16du:dateUtc="2026-07-28T14:11:00Z"/>
                <w:rFonts w:eastAsia="Times New Roman"/>
              </w:rPr>
            </w:pPr>
          </w:p>
          <w:p w14:paraId="543F2B38" w14:textId="486780CC" w:rsidR="00011A22" w:rsidRPr="00636A4A" w:rsidDel="00636A4A" w:rsidRDefault="00000000" w:rsidP="00387A0B">
            <w:pPr>
              <w:spacing w:before="100" w:beforeAutospacing="1" w:after="100" w:afterAutospacing="1" w:line="240" w:lineRule="auto"/>
              <w:jc w:val="left"/>
              <w:rPr>
                <w:del w:id="3488" w:author="arun kumar" w:date="2026-07-27T20:18:00Z" w16du:dateUtc="2026-07-27T12:18:00Z"/>
                <w:rFonts w:eastAsia="Times New Roman"/>
                <w:rPrChange w:id="3489" w:author="arun kumar" w:date="2026-07-28T22:10:00Z" w16du:dateUtc="2026-07-28T14:10:00Z">
                  <w:rPr>
                    <w:del w:id="3490" w:author="arun kumar" w:date="2026-07-27T20:18:00Z" w16du:dateUtc="2026-07-27T12:18:00Z"/>
                    <w:rFonts w:ascii="Cambria Math" w:hAnsi="Cambria Math"/>
                    <w:i/>
                  </w:rPr>
                </w:rPrChange>
              </w:rPr>
            </w:pPr>
            <m:oMath>
              <m:sSup>
                <m:sSupPr>
                  <m:ctrlPr>
                    <w:del w:id="3491" w:author="arun kumar" w:date="2026-07-27T20:18:00Z" w16du:dateUtc="2026-07-27T12:18:00Z">
                      <w:rPr>
                        <w:rFonts w:ascii="Cambria Math" w:eastAsia="Times New Roman" w:hAnsi="Cambria Math"/>
                        <w:i/>
                        <w:kern w:val="0"/>
                        <w:lang w:bidi="ar-SA"/>
                        <w14:ligatures w14:val="none"/>
                      </w:rPr>
                    </w:del>
                  </m:ctrlPr>
                </m:sSupPr>
                <m:e>
                  <m:sSub>
                    <m:sSubPr>
                      <m:ctrlPr>
                        <w:del w:id="3492" w:author="arun kumar" w:date="2026-07-27T20:18:00Z" w16du:dateUtc="2026-07-27T12:18:00Z">
                          <w:rPr>
                            <w:rFonts w:ascii="Cambria Math" w:eastAsia="Times New Roman" w:hAnsi="Cambria Math"/>
                            <w:kern w:val="0"/>
                            <w:lang w:bidi="ar-SA"/>
                            <w14:ligatures w14:val="none"/>
                          </w:rPr>
                        </w:del>
                      </m:ctrlPr>
                    </m:sSubPr>
                    <m:e>
                      <m:r>
                        <w:del w:id="3493" w:author="arun kumar" w:date="2026-07-27T20:18:00Z" w16du:dateUtc="2026-07-27T12:18:00Z">
                          <w:rPr>
                            <w:rFonts w:ascii="Cambria Math" w:eastAsia="Times New Roman" w:hAnsi="Cambria Math"/>
                            <w:kern w:val="0"/>
                            <w:lang w:bidi="ar-SA"/>
                            <w14:ligatures w14:val="none"/>
                          </w:rPr>
                          <m:t>d</m:t>
                        </w:del>
                      </m:r>
                    </m:e>
                    <m:sub>
                      <m:r>
                        <w:del w:id="3494" w:author="arun kumar" w:date="2026-07-27T20:18:00Z" w16du:dateUtc="2026-07-27T12:18:00Z">
                          <w:rPr>
                            <w:rFonts w:ascii="Cambria Math" w:eastAsia="Times New Roman" w:hAnsi="Cambria Math"/>
                            <w:kern w:val="0"/>
                            <w:lang w:bidi="ar-SA"/>
                            <w14:ligatures w14:val="none"/>
                          </w:rPr>
                          <m:t>ij</m:t>
                        </w:del>
                      </m:r>
                    </m:sub>
                  </m:sSub>
                </m:e>
                <m:sup>
                  <m:r>
                    <w:del w:id="3495" w:author="arun kumar" w:date="2026-07-27T20:18:00Z" w16du:dateUtc="2026-07-27T12:18:00Z">
                      <w:rPr>
                        <w:rFonts w:ascii="Cambria Math" w:eastAsia="Times New Roman" w:hAnsi="Cambria Math"/>
                        <w:kern w:val="0"/>
                        <w:lang w:bidi="ar-SA"/>
                        <w14:ligatures w14:val="none"/>
                      </w:rPr>
                      <m:t>A</m:t>
                    </w:del>
                  </m:r>
                </m:sup>
              </m:sSup>
              <m:r>
                <w:del w:id="3496" w:author="arun kumar" w:date="2026-07-27T20:18:00Z" w16du:dateUtc="2026-07-27T12:18:00Z">
                  <w:rPr>
                    <w:rFonts w:ascii="Cambria Math" w:eastAsia="Times New Roman" w:hAnsi="Cambria Math"/>
                    <w:kern w:val="0"/>
                    <w:lang w:bidi="ar-SA"/>
                    <w14:ligatures w14:val="none"/>
                  </w:rPr>
                  <m:t xml:space="preserve">= </m:t>
                </w:del>
              </m:r>
              <m:sSup>
                <m:sSupPr>
                  <m:ctrlPr>
                    <w:del w:id="3497" w:author="arun kumar" w:date="2026-07-27T20:18:00Z" w16du:dateUtc="2026-07-27T12:18:00Z">
                      <w:rPr>
                        <w:rFonts w:ascii="Cambria Math" w:eastAsia="Times New Roman" w:hAnsi="Cambria Math"/>
                        <w:i/>
                        <w:kern w:val="0"/>
                        <w:lang w:bidi="ar-SA"/>
                        <w14:ligatures w14:val="none"/>
                      </w:rPr>
                    </w:del>
                  </m:ctrlPr>
                </m:sSupPr>
                <m:e>
                  <m:sSub>
                    <m:sSubPr>
                      <m:ctrlPr>
                        <w:del w:id="3498" w:author="arun kumar" w:date="2026-07-27T20:18:00Z" w16du:dateUtc="2026-07-27T12:18:00Z">
                          <w:rPr>
                            <w:rFonts w:ascii="Cambria Math" w:eastAsia="Times New Roman" w:hAnsi="Cambria Math"/>
                            <w:i/>
                            <w:kern w:val="0"/>
                            <w:lang w:bidi="ar-SA"/>
                            <w14:ligatures w14:val="none"/>
                          </w:rPr>
                        </w:del>
                      </m:ctrlPr>
                    </m:sSubPr>
                    <m:e>
                      <m:r>
                        <w:del w:id="3499" w:author="arun kumar" w:date="2026-07-27T20:18:00Z" w16du:dateUtc="2026-07-27T12:18:00Z">
                          <w:rPr>
                            <w:rFonts w:ascii="Cambria Math" w:eastAsia="Times New Roman" w:hAnsi="Cambria Math"/>
                            <w:kern w:val="0"/>
                            <w:lang w:bidi="ar-SA"/>
                            <w14:ligatures w14:val="none"/>
                          </w:rPr>
                          <m:t>d</m:t>
                        </w:del>
                      </m:r>
                    </m:e>
                    <m:sub>
                      <m:r>
                        <w:del w:id="3500" w:author="arun kumar" w:date="2026-07-27T20:18:00Z" w16du:dateUtc="2026-07-27T12:18:00Z">
                          <w:rPr>
                            <w:rFonts w:ascii="Cambria Math" w:eastAsia="Times New Roman" w:hAnsi="Cambria Math"/>
                            <w:kern w:val="0"/>
                            <w:lang w:bidi="ar-SA"/>
                            <w14:ligatures w14:val="none"/>
                          </w:rPr>
                          <m:t>ij-1</m:t>
                        </w:del>
                      </m:r>
                    </m:sub>
                  </m:sSub>
                </m:e>
                <m:sup>
                  <m:r>
                    <w:del w:id="3501" w:author="arun kumar" w:date="2026-07-27T20:18:00Z" w16du:dateUtc="2026-07-27T12:18:00Z">
                      <w:rPr>
                        <w:rFonts w:ascii="Cambria Math" w:eastAsia="Times New Roman" w:hAnsi="Cambria Math"/>
                        <w:kern w:val="0"/>
                        <w:lang w:bidi="ar-SA"/>
                        <w14:ligatures w14:val="none"/>
                      </w:rPr>
                      <m:t>A</m:t>
                    </w:del>
                  </m:r>
                </m:sup>
              </m:sSup>
              <m:r>
                <w:del w:id="3502" w:author="arun kumar" w:date="2026-07-27T20:18:00Z" w16du:dateUtc="2026-07-27T12:18:00Z">
                  <w:rPr>
                    <w:rFonts w:ascii="Cambria Math" w:eastAsia="Times New Roman" w:hAnsi="Cambria Math"/>
                    <w:kern w:val="0"/>
                    <w:lang w:bidi="ar-SA"/>
                    <w14:ligatures w14:val="none"/>
                  </w:rPr>
                  <m:t xml:space="preserve"> . </m:t>
                </w:del>
              </m:r>
              <m:d>
                <m:dPr>
                  <m:ctrlPr>
                    <w:del w:id="3503" w:author="arun kumar" w:date="2026-07-27T20:18:00Z" w16du:dateUtc="2026-07-27T12:18:00Z">
                      <w:rPr>
                        <w:rFonts w:ascii="Cambria Math" w:eastAsia="Times New Roman" w:hAnsi="Cambria Math"/>
                        <w:i/>
                        <w:kern w:val="0"/>
                        <w:lang w:bidi="ar-SA"/>
                        <w14:ligatures w14:val="none"/>
                      </w:rPr>
                    </w:del>
                  </m:ctrlPr>
                </m:dPr>
                <m:e>
                  <m:r>
                    <w:del w:id="3504" w:author="arun kumar" w:date="2026-07-27T20:18:00Z" w16du:dateUtc="2026-07-27T12:18:00Z">
                      <w:rPr>
                        <w:rFonts w:ascii="Cambria Math" w:eastAsia="Times New Roman" w:hAnsi="Cambria Math"/>
                        <w:kern w:val="0"/>
                        <w:lang w:bidi="ar-SA"/>
                        <w14:ligatures w14:val="none"/>
                      </w:rPr>
                      <m:t>1-</m:t>
                    </w:del>
                  </m:r>
                  <m:sSubSup>
                    <m:sSubSupPr>
                      <m:ctrlPr>
                        <w:del w:id="3505" w:author="arun kumar" w:date="2026-07-27T20:18:00Z" w16du:dateUtc="2026-07-27T12:18:00Z">
                          <w:rPr>
                            <w:rFonts w:ascii="Cambria Math" w:eastAsia="Times New Roman" w:hAnsi="Cambria Math"/>
                            <w:i/>
                            <w:kern w:val="0"/>
                            <w:lang w:bidi="ar-SA"/>
                            <w14:ligatures w14:val="none"/>
                          </w:rPr>
                        </w:del>
                      </m:ctrlPr>
                    </m:sSubSupPr>
                    <m:e>
                      <m:r>
                        <w:del w:id="3506" w:author="arun kumar" w:date="2026-07-27T20:18:00Z" w16du:dateUtc="2026-07-27T12:18:00Z">
                          <w:rPr>
                            <w:rFonts w:ascii="Cambria Math" w:eastAsia="Times New Roman" w:hAnsi="Cambria Math"/>
                            <w:kern w:val="0"/>
                            <w:lang w:bidi="ar-SA"/>
                            <w14:ligatures w14:val="none"/>
                          </w:rPr>
                          <m:t>y</m:t>
                        </w:del>
                      </m:r>
                    </m:e>
                    <m:sub>
                      <m:r>
                        <w:del w:id="3507" w:author="arun kumar" w:date="2026-07-27T20:18:00Z" w16du:dateUtc="2026-07-27T12:18:00Z">
                          <w:rPr>
                            <w:rFonts w:ascii="Cambria Math" w:eastAsia="Times New Roman" w:hAnsi="Cambria Math"/>
                            <w:kern w:val="0"/>
                            <w:lang w:bidi="ar-SA"/>
                            <w14:ligatures w14:val="none"/>
                          </w:rPr>
                          <m:t>im</m:t>
                        </w:del>
                      </m:r>
                    </m:sub>
                    <m:sup>
                      <m:r>
                        <w:del w:id="3508" w:author="arun kumar" w:date="2026-07-27T20:18:00Z" w16du:dateUtc="2026-07-27T12:18:00Z">
                          <w:rPr>
                            <w:rFonts w:ascii="Cambria Math" w:eastAsia="Times New Roman" w:hAnsi="Cambria Math"/>
                            <w:kern w:val="0"/>
                            <w:lang w:bidi="ar-SA"/>
                            <w14:ligatures w14:val="none"/>
                          </w:rPr>
                          <m:t>A</m:t>
                        </w:del>
                      </m:r>
                    </m:sup>
                  </m:sSubSup>
                </m:e>
              </m:d>
            </m:oMath>
            <w:del w:id="3509" w:author="arun kumar" w:date="2026-07-27T20:18:00Z" w16du:dateUtc="2026-07-27T12:18:00Z">
              <w:r w:rsidR="00011A22" w:rsidDel="00A35F98">
                <w:rPr>
                  <w:rFonts w:ascii="Cambria Math" w:eastAsia="Times New Roman" w:hAnsi="Cambria Math"/>
                  <w:i/>
                  <w:kern w:val="0"/>
                  <w:lang w:bidi="ar-SA"/>
                  <w14:ligatures w14:val="none"/>
                </w:rPr>
                <w:delText xml:space="preserve"> + </w:delText>
              </w:r>
            </w:del>
            <m:oMath>
              <m:sSub>
                <m:sSubPr>
                  <m:ctrlPr>
                    <w:del w:id="3510" w:author="arun kumar" w:date="2026-07-27T20:18:00Z" w16du:dateUtc="2026-07-27T12:18:00Z">
                      <w:rPr>
                        <w:rFonts w:ascii="Cambria Math" w:eastAsia="Times New Roman" w:hAnsi="Cambria Math"/>
                        <w:i/>
                        <w:kern w:val="0"/>
                        <w:lang w:bidi="ar-SA"/>
                        <w14:ligatures w14:val="none"/>
                      </w:rPr>
                    </w:del>
                  </m:ctrlPr>
                </m:sSubPr>
                <m:e>
                  <m:r>
                    <w:del w:id="3511" w:author="arun kumar" w:date="2026-07-27T20:18:00Z" w16du:dateUtc="2026-07-27T12:18:00Z">
                      <w:rPr>
                        <w:rFonts w:ascii="Cambria Math" w:eastAsia="Times New Roman" w:hAnsi="Cambria Math"/>
                        <w:kern w:val="0"/>
                        <w:lang w:bidi="ar-SA"/>
                        <w14:ligatures w14:val="none"/>
                      </w:rPr>
                      <m:t>Flightdays</m:t>
                    </w:del>
                  </m:r>
                </m:e>
                <m:sub>
                  <m:r>
                    <w:del w:id="3512" w:author="arun kumar" w:date="2026-07-27T20:18:00Z" w16du:dateUtc="2026-07-27T12:18:00Z">
                      <w:rPr>
                        <w:rFonts w:ascii="Cambria Math" w:eastAsia="Times New Roman" w:hAnsi="Cambria Math"/>
                        <w:kern w:val="0"/>
                        <w:lang w:bidi="ar-SA"/>
                        <w14:ligatures w14:val="none"/>
                      </w:rPr>
                      <m:t>ij</m:t>
                    </w:del>
                  </m:r>
                </m:sub>
              </m:sSub>
              <m:r>
                <w:del w:id="3513" w:author="arun kumar" w:date="2026-07-27T20:18:00Z" w16du:dateUtc="2026-07-27T12:18:00Z">
                  <w:rPr>
                    <w:rFonts w:ascii="Cambria Math" w:eastAsia="Times New Roman" w:hAnsi="Cambria Math"/>
                    <w:kern w:val="0"/>
                    <w:lang w:bidi="ar-SA"/>
                    <w14:ligatures w14:val="none"/>
                  </w:rPr>
                  <m:t xml:space="preserve"> . </m:t>
                </w:del>
              </m:r>
            </m:oMath>
            <w:del w:id="3514" w:author="arun kumar" w:date="2026-07-27T20:18:00Z" w16du:dateUtc="2026-07-27T12:18:00Z">
              <w:r w:rsidR="00011A22" w:rsidDel="00A35F98">
                <w:rPr>
                  <w:rFonts w:ascii="Cambria Math" w:eastAsia="Times New Roman" w:hAnsi="Cambria Math"/>
                  <w:i/>
                  <w:kern w:val="0"/>
                  <w:lang w:bidi="ar-SA"/>
                  <w14:ligatures w14:val="none"/>
                </w:rPr>
                <w:delText xml:space="preserve"> </w:delText>
              </w:r>
            </w:del>
            <m:oMath>
              <m:sSub>
                <m:sSubPr>
                  <m:ctrlPr>
                    <w:del w:id="3515" w:author="arun kumar" w:date="2026-07-27T20:18:00Z" w16du:dateUtc="2026-07-27T12:18:00Z">
                      <w:rPr>
                        <w:rFonts w:ascii="Cambria Math" w:eastAsia="Times New Roman" w:hAnsi="Cambria Math"/>
                        <w:i/>
                        <w:kern w:val="0"/>
                        <w:lang w:bidi="ar-SA"/>
                        <w14:ligatures w14:val="none"/>
                      </w:rPr>
                    </w:del>
                  </m:ctrlPr>
                </m:sSubPr>
                <m:e>
                  <m:r>
                    <w:del w:id="3516" w:author="arun kumar" w:date="2026-07-27T20:18:00Z" w16du:dateUtc="2026-07-27T12:18:00Z">
                      <w:rPr>
                        <w:rFonts w:ascii="Cambria Math" w:eastAsia="Times New Roman" w:hAnsi="Cambria Math"/>
                        <w:kern w:val="0"/>
                        <w:lang w:bidi="ar-SA"/>
                        <w14:ligatures w14:val="none"/>
                      </w:rPr>
                      <m:t>x</m:t>
                    </w:del>
                  </m:r>
                </m:e>
                <m:sub>
                  <m:r>
                    <w:del w:id="3517" w:author="arun kumar" w:date="2026-07-27T20:18:00Z" w16du:dateUtc="2026-07-27T12:18:00Z">
                      <w:rPr>
                        <w:rFonts w:ascii="Cambria Math" w:eastAsia="Times New Roman" w:hAnsi="Cambria Math"/>
                        <w:kern w:val="0"/>
                        <w:lang w:bidi="ar-SA"/>
                        <w14:ligatures w14:val="none"/>
                      </w:rPr>
                      <m:t>ij</m:t>
                    </w:del>
                  </m:r>
                </m:sub>
              </m:sSub>
            </m:oMath>
            <w:del w:id="3518" w:author="arun kumar" w:date="2026-07-27T20:18:00Z" w16du:dateUtc="2026-07-27T12:18:00Z">
              <w:r w:rsidR="00011A22" w:rsidDel="00A35F98">
                <w:rPr>
                  <w:rFonts w:ascii="Cambria Math" w:eastAsia="Times New Roman" w:hAnsi="Cambria Math"/>
                  <w:i/>
                  <w:kern w:val="0"/>
                  <w:lang w:bidi="ar-SA"/>
                  <w14:ligatures w14:val="none"/>
                </w:rPr>
                <w:delText xml:space="preserve">  for all i = 1,2,3….N</w:delText>
              </w:r>
            </w:del>
          </w:p>
          <w:p w14:paraId="7917660F" w14:textId="051B894A" w:rsidR="00011A22" w:rsidDel="00636A4A" w:rsidRDefault="00000000" w:rsidP="00387A0B">
            <w:pPr>
              <w:spacing w:before="100" w:beforeAutospacing="1" w:after="100" w:afterAutospacing="1" w:line="240" w:lineRule="auto"/>
              <w:jc w:val="left"/>
              <w:rPr>
                <w:del w:id="3519" w:author="arun kumar" w:date="2026-07-27T20:18:00Z" w16du:dateUtc="2026-07-27T12:18:00Z"/>
                <w:rFonts w:eastAsia="Times New Roman"/>
                <w:kern w:val="0"/>
                <w:lang w:bidi="ar-SA"/>
                <w14:ligatures w14:val="none"/>
              </w:rPr>
            </w:pPr>
            <m:oMath>
              <m:sSup>
                <m:sSupPr>
                  <m:ctrlPr>
                    <w:del w:id="3520" w:author="arun kumar" w:date="2026-07-27T20:18:00Z" w16du:dateUtc="2026-07-27T12:18:00Z">
                      <w:rPr>
                        <w:rFonts w:ascii="Cambria Math" w:eastAsia="Times New Roman" w:hAnsi="Cambria Math"/>
                        <w:i/>
                        <w:kern w:val="0"/>
                        <w:lang w:bidi="ar-SA"/>
                        <w14:ligatures w14:val="none"/>
                      </w:rPr>
                    </w:del>
                  </m:ctrlPr>
                </m:sSupPr>
                <m:e>
                  <m:sSub>
                    <m:sSubPr>
                      <m:ctrlPr>
                        <w:del w:id="3521" w:author="arun kumar" w:date="2026-07-27T20:18:00Z" w16du:dateUtc="2026-07-27T12:18:00Z">
                          <w:rPr>
                            <w:rFonts w:ascii="Cambria Math" w:eastAsia="Times New Roman" w:hAnsi="Cambria Math"/>
                            <w:kern w:val="0"/>
                            <w:lang w:bidi="ar-SA"/>
                            <w14:ligatures w14:val="none"/>
                          </w:rPr>
                        </w:del>
                      </m:ctrlPr>
                    </m:sSubPr>
                    <m:e>
                      <m:r>
                        <w:del w:id="3522" w:author="arun kumar" w:date="2026-07-27T20:18:00Z" w16du:dateUtc="2026-07-27T12:18:00Z">
                          <w:rPr>
                            <w:rFonts w:ascii="Cambria Math" w:eastAsia="Times New Roman" w:hAnsi="Cambria Math"/>
                            <w:kern w:val="0"/>
                            <w:lang w:bidi="ar-SA"/>
                            <w14:ligatures w14:val="none"/>
                          </w:rPr>
                          <m:t>d</m:t>
                        </w:del>
                      </m:r>
                    </m:e>
                    <m:sub>
                      <m:r>
                        <w:del w:id="3523" w:author="arun kumar" w:date="2026-07-27T20:18:00Z" w16du:dateUtc="2026-07-27T12:18:00Z">
                          <w:rPr>
                            <w:rFonts w:ascii="Cambria Math" w:eastAsia="Times New Roman" w:hAnsi="Cambria Math"/>
                            <w:kern w:val="0"/>
                            <w:lang w:bidi="ar-SA"/>
                            <w14:ligatures w14:val="none"/>
                          </w:rPr>
                          <m:t>ij</m:t>
                        </w:del>
                      </m:r>
                    </m:sub>
                  </m:sSub>
                </m:e>
                <m:sup>
                  <m:r>
                    <w:del w:id="3524" w:author="arun kumar" w:date="2026-07-27T20:18:00Z" w16du:dateUtc="2026-07-27T12:18:00Z">
                      <w:rPr>
                        <w:rFonts w:ascii="Cambria Math" w:eastAsia="Times New Roman" w:hAnsi="Cambria Math"/>
                        <w:kern w:val="0"/>
                        <w:lang w:bidi="ar-SA"/>
                        <w14:ligatures w14:val="none"/>
                      </w:rPr>
                      <m:t>B</m:t>
                    </w:del>
                  </m:r>
                </m:sup>
              </m:sSup>
              <m:r>
                <w:del w:id="3525" w:author="arun kumar" w:date="2026-07-27T20:18:00Z" w16du:dateUtc="2026-07-27T12:18:00Z">
                  <w:rPr>
                    <w:rFonts w:ascii="Cambria Math" w:eastAsia="Times New Roman" w:hAnsi="Cambria Math"/>
                    <w:kern w:val="0"/>
                    <w:lang w:bidi="ar-SA"/>
                    <w14:ligatures w14:val="none"/>
                  </w:rPr>
                  <m:t xml:space="preserve">= </m:t>
                </w:del>
              </m:r>
              <m:sSup>
                <m:sSupPr>
                  <m:ctrlPr>
                    <w:del w:id="3526" w:author="arun kumar" w:date="2026-07-27T20:18:00Z" w16du:dateUtc="2026-07-27T12:18:00Z">
                      <w:rPr>
                        <w:rFonts w:ascii="Cambria Math" w:eastAsia="Times New Roman" w:hAnsi="Cambria Math"/>
                        <w:i/>
                        <w:kern w:val="0"/>
                        <w:lang w:bidi="ar-SA"/>
                        <w14:ligatures w14:val="none"/>
                      </w:rPr>
                    </w:del>
                  </m:ctrlPr>
                </m:sSupPr>
                <m:e>
                  <m:sSub>
                    <m:sSubPr>
                      <m:ctrlPr>
                        <w:del w:id="3527" w:author="arun kumar" w:date="2026-07-27T20:18:00Z" w16du:dateUtc="2026-07-27T12:18:00Z">
                          <w:rPr>
                            <w:rFonts w:ascii="Cambria Math" w:eastAsia="Times New Roman" w:hAnsi="Cambria Math"/>
                            <w:i/>
                            <w:kern w:val="0"/>
                            <w:lang w:bidi="ar-SA"/>
                            <w14:ligatures w14:val="none"/>
                          </w:rPr>
                        </w:del>
                      </m:ctrlPr>
                    </m:sSubPr>
                    <m:e>
                      <m:r>
                        <w:del w:id="3528" w:author="arun kumar" w:date="2026-07-27T20:18:00Z" w16du:dateUtc="2026-07-27T12:18:00Z">
                          <w:rPr>
                            <w:rFonts w:ascii="Cambria Math" w:eastAsia="Times New Roman" w:hAnsi="Cambria Math"/>
                            <w:kern w:val="0"/>
                            <w:lang w:bidi="ar-SA"/>
                            <w14:ligatures w14:val="none"/>
                          </w:rPr>
                          <m:t>d</m:t>
                        </w:del>
                      </m:r>
                    </m:e>
                    <m:sub>
                      <m:r>
                        <w:del w:id="3529" w:author="arun kumar" w:date="2026-07-27T20:18:00Z" w16du:dateUtc="2026-07-27T12:18:00Z">
                          <w:rPr>
                            <w:rFonts w:ascii="Cambria Math" w:eastAsia="Times New Roman" w:hAnsi="Cambria Math"/>
                            <w:kern w:val="0"/>
                            <w:lang w:bidi="ar-SA"/>
                            <w14:ligatures w14:val="none"/>
                          </w:rPr>
                          <m:t>ij-1</m:t>
                        </w:del>
                      </m:r>
                    </m:sub>
                  </m:sSub>
                </m:e>
                <m:sup>
                  <m:r>
                    <w:del w:id="3530" w:author="arun kumar" w:date="2026-07-27T20:18:00Z" w16du:dateUtc="2026-07-27T12:18:00Z">
                      <w:rPr>
                        <w:rFonts w:ascii="Cambria Math" w:eastAsia="Times New Roman" w:hAnsi="Cambria Math"/>
                        <w:kern w:val="0"/>
                        <w:lang w:bidi="ar-SA"/>
                        <w14:ligatures w14:val="none"/>
                      </w:rPr>
                      <m:t>B</m:t>
                    </w:del>
                  </m:r>
                </m:sup>
              </m:sSup>
              <m:r>
                <w:del w:id="3531" w:author="arun kumar" w:date="2026-07-27T20:18:00Z" w16du:dateUtc="2026-07-27T12:18:00Z">
                  <w:rPr>
                    <w:rFonts w:ascii="Cambria Math" w:eastAsia="Times New Roman" w:hAnsi="Cambria Math"/>
                    <w:kern w:val="0"/>
                    <w:lang w:bidi="ar-SA"/>
                    <w14:ligatures w14:val="none"/>
                  </w:rPr>
                  <m:t xml:space="preserve"> . </m:t>
                </w:del>
              </m:r>
              <m:d>
                <m:dPr>
                  <m:ctrlPr>
                    <w:del w:id="3532" w:author="arun kumar" w:date="2026-07-27T20:18:00Z" w16du:dateUtc="2026-07-27T12:18:00Z">
                      <w:rPr>
                        <w:rFonts w:ascii="Cambria Math" w:eastAsia="Times New Roman" w:hAnsi="Cambria Math"/>
                        <w:i/>
                        <w:kern w:val="0"/>
                        <w:lang w:bidi="ar-SA"/>
                        <w14:ligatures w14:val="none"/>
                      </w:rPr>
                    </w:del>
                  </m:ctrlPr>
                </m:dPr>
                <m:e>
                  <m:r>
                    <w:del w:id="3533" w:author="arun kumar" w:date="2026-07-27T20:18:00Z" w16du:dateUtc="2026-07-27T12:18:00Z">
                      <w:rPr>
                        <w:rFonts w:ascii="Cambria Math" w:eastAsia="Times New Roman" w:hAnsi="Cambria Math"/>
                        <w:kern w:val="0"/>
                        <w:lang w:bidi="ar-SA"/>
                        <w14:ligatures w14:val="none"/>
                      </w:rPr>
                      <m:t>1-</m:t>
                    </w:del>
                  </m:r>
                  <m:sSubSup>
                    <m:sSubSupPr>
                      <m:ctrlPr>
                        <w:del w:id="3534" w:author="arun kumar" w:date="2026-07-27T20:18:00Z" w16du:dateUtc="2026-07-27T12:18:00Z">
                          <w:rPr>
                            <w:rFonts w:ascii="Cambria Math" w:eastAsia="Times New Roman" w:hAnsi="Cambria Math"/>
                            <w:i/>
                            <w:kern w:val="0"/>
                            <w:lang w:bidi="ar-SA"/>
                            <w14:ligatures w14:val="none"/>
                          </w:rPr>
                        </w:del>
                      </m:ctrlPr>
                    </m:sSubSupPr>
                    <m:e>
                      <m:r>
                        <w:del w:id="3535" w:author="arun kumar" w:date="2026-07-27T20:18:00Z" w16du:dateUtc="2026-07-27T12:18:00Z">
                          <w:rPr>
                            <w:rFonts w:ascii="Cambria Math" w:eastAsia="Times New Roman" w:hAnsi="Cambria Math"/>
                            <w:kern w:val="0"/>
                            <w:lang w:bidi="ar-SA"/>
                            <w14:ligatures w14:val="none"/>
                          </w:rPr>
                          <m:t>y</m:t>
                        </w:del>
                      </m:r>
                    </m:e>
                    <m:sub>
                      <m:r>
                        <w:del w:id="3536" w:author="arun kumar" w:date="2026-07-27T20:18:00Z" w16du:dateUtc="2026-07-27T12:18:00Z">
                          <w:rPr>
                            <w:rFonts w:ascii="Cambria Math" w:eastAsia="Times New Roman" w:hAnsi="Cambria Math"/>
                            <w:kern w:val="0"/>
                            <w:lang w:bidi="ar-SA"/>
                            <w14:ligatures w14:val="none"/>
                          </w:rPr>
                          <m:t>im</m:t>
                        </w:del>
                      </m:r>
                    </m:sub>
                    <m:sup>
                      <m:r>
                        <w:del w:id="3537" w:author="arun kumar" w:date="2026-07-27T20:18:00Z" w16du:dateUtc="2026-07-27T12:18:00Z">
                          <w:rPr>
                            <w:rFonts w:ascii="Cambria Math" w:eastAsia="Times New Roman" w:hAnsi="Cambria Math"/>
                            <w:kern w:val="0"/>
                            <w:lang w:bidi="ar-SA"/>
                            <w14:ligatures w14:val="none"/>
                          </w:rPr>
                          <m:t>B</m:t>
                        </w:del>
                      </m:r>
                    </m:sup>
                  </m:sSubSup>
                </m:e>
              </m:d>
            </m:oMath>
            <w:del w:id="3538" w:author="arun kumar" w:date="2026-07-27T20:18:00Z" w16du:dateUtc="2026-07-27T12:18:00Z">
              <w:r w:rsidR="00011A22" w:rsidDel="00A35F98">
                <w:rPr>
                  <w:rFonts w:ascii="Cambria Math" w:eastAsia="Times New Roman" w:hAnsi="Cambria Math"/>
                  <w:i/>
                  <w:kern w:val="0"/>
                  <w:lang w:bidi="ar-SA"/>
                  <w14:ligatures w14:val="none"/>
                </w:rPr>
                <w:delText xml:space="preserve"> + </w:delText>
              </w:r>
            </w:del>
            <m:oMath>
              <m:sSub>
                <m:sSubPr>
                  <m:ctrlPr>
                    <w:del w:id="3539" w:author="arun kumar" w:date="2026-07-27T20:18:00Z" w16du:dateUtc="2026-07-27T12:18:00Z">
                      <w:rPr>
                        <w:rFonts w:ascii="Cambria Math" w:eastAsia="Times New Roman" w:hAnsi="Cambria Math"/>
                        <w:i/>
                        <w:kern w:val="0"/>
                        <w:lang w:bidi="ar-SA"/>
                        <w14:ligatures w14:val="none"/>
                      </w:rPr>
                    </w:del>
                  </m:ctrlPr>
                </m:sSubPr>
                <m:e>
                  <m:r>
                    <w:del w:id="3540" w:author="arun kumar" w:date="2026-07-27T20:18:00Z" w16du:dateUtc="2026-07-27T12:18:00Z">
                      <w:rPr>
                        <w:rFonts w:ascii="Cambria Math" w:eastAsia="Times New Roman" w:hAnsi="Cambria Math"/>
                        <w:kern w:val="0"/>
                        <w:lang w:bidi="ar-SA"/>
                        <w14:ligatures w14:val="none"/>
                      </w:rPr>
                      <m:t>Flightdays</m:t>
                    </w:del>
                  </m:r>
                </m:e>
                <m:sub>
                  <m:r>
                    <w:del w:id="3541" w:author="arun kumar" w:date="2026-07-27T20:18:00Z" w16du:dateUtc="2026-07-27T12:18:00Z">
                      <w:rPr>
                        <w:rFonts w:ascii="Cambria Math" w:eastAsia="Times New Roman" w:hAnsi="Cambria Math"/>
                        <w:kern w:val="0"/>
                        <w:lang w:bidi="ar-SA"/>
                        <w14:ligatures w14:val="none"/>
                      </w:rPr>
                      <m:t>ij</m:t>
                    </w:del>
                  </m:r>
                </m:sub>
              </m:sSub>
              <m:r>
                <w:del w:id="3542" w:author="arun kumar" w:date="2026-07-27T20:18:00Z" w16du:dateUtc="2026-07-27T12:18:00Z">
                  <w:rPr>
                    <w:rFonts w:ascii="Cambria Math" w:eastAsia="Times New Roman" w:hAnsi="Cambria Math"/>
                    <w:kern w:val="0"/>
                    <w:lang w:bidi="ar-SA"/>
                    <w14:ligatures w14:val="none"/>
                  </w:rPr>
                  <m:t xml:space="preserve"> . </m:t>
                </w:del>
              </m:r>
            </m:oMath>
            <w:del w:id="3543" w:author="arun kumar" w:date="2026-07-27T20:18:00Z" w16du:dateUtc="2026-07-27T12:18:00Z">
              <w:r w:rsidR="00011A22" w:rsidDel="00A35F98">
                <w:rPr>
                  <w:rFonts w:ascii="Cambria Math" w:eastAsia="Times New Roman" w:hAnsi="Cambria Math"/>
                  <w:i/>
                  <w:kern w:val="0"/>
                  <w:lang w:bidi="ar-SA"/>
                  <w14:ligatures w14:val="none"/>
                </w:rPr>
                <w:delText xml:space="preserve"> </w:delText>
              </w:r>
            </w:del>
            <m:oMath>
              <m:sSub>
                <m:sSubPr>
                  <m:ctrlPr>
                    <w:del w:id="3544" w:author="arun kumar" w:date="2026-07-27T20:18:00Z" w16du:dateUtc="2026-07-27T12:18:00Z">
                      <w:rPr>
                        <w:rFonts w:ascii="Cambria Math" w:eastAsia="Times New Roman" w:hAnsi="Cambria Math"/>
                        <w:i/>
                        <w:kern w:val="0"/>
                        <w:lang w:bidi="ar-SA"/>
                        <w14:ligatures w14:val="none"/>
                      </w:rPr>
                    </w:del>
                  </m:ctrlPr>
                </m:sSubPr>
                <m:e>
                  <m:r>
                    <w:del w:id="3545" w:author="arun kumar" w:date="2026-07-27T20:18:00Z" w16du:dateUtc="2026-07-27T12:18:00Z">
                      <w:rPr>
                        <w:rFonts w:ascii="Cambria Math" w:eastAsia="Times New Roman" w:hAnsi="Cambria Math"/>
                        <w:kern w:val="0"/>
                        <w:lang w:bidi="ar-SA"/>
                        <w14:ligatures w14:val="none"/>
                      </w:rPr>
                      <m:t>x</m:t>
                    </w:del>
                  </m:r>
                </m:e>
                <m:sub>
                  <m:r>
                    <w:del w:id="3546" w:author="arun kumar" w:date="2026-07-27T20:18:00Z" w16du:dateUtc="2026-07-27T12:18:00Z">
                      <w:rPr>
                        <w:rFonts w:ascii="Cambria Math" w:eastAsia="Times New Roman" w:hAnsi="Cambria Math"/>
                        <w:kern w:val="0"/>
                        <w:lang w:bidi="ar-SA"/>
                        <w14:ligatures w14:val="none"/>
                      </w:rPr>
                      <m:t>ij</m:t>
                    </w:del>
                  </m:r>
                </m:sub>
              </m:sSub>
            </m:oMath>
            <w:del w:id="3547" w:author="arun kumar" w:date="2026-07-27T20:18:00Z" w16du:dateUtc="2026-07-27T12:18:00Z">
              <w:r w:rsidR="00011A22" w:rsidDel="00A35F98">
                <w:rPr>
                  <w:rFonts w:ascii="Cambria Math" w:eastAsia="Times New Roman" w:hAnsi="Cambria Math"/>
                  <w:i/>
                  <w:kern w:val="0"/>
                  <w:lang w:bidi="ar-SA"/>
                  <w14:ligatures w14:val="none"/>
                </w:rPr>
                <w:delText xml:space="preserve">  for all i = 1,2,3….N</w:delText>
              </w:r>
            </w:del>
          </w:p>
          <w:p w14:paraId="0F14A54F" w14:textId="027C64FE" w:rsidR="00636A4A" w:rsidRPr="002574E3" w:rsidRDefault="00636A4A" w:rsidP="00636A4A">
            <w:pPr>
              <w:spacing w:after="200"/>
              <w:rPr>
                <w:ins w:id="3548" w:author="arun kumar" w:date="2026-07-28T22:12:00Z" w16du:dateUtc="2026-07-28T14:12:00Z"/>
              </w:rPr>
            </w:pPr>
            <w:ins w:id="3549" w:author="arun kumar" w:date="2026-07-28T22:12:00Z" w16du:dateUtc="2026-07-28T14:12:00Z">
              <w:r w:rsidRPr="002574E3">
                <w:t xml:space="preserve">when maintenance may start on any day </w:t>
              </w:r>
            </w:ins>
            <m:oMath>
              <m:r>
                <w:ins w:id="3550" w:author="arun kumar" w:date="2026-07-28T22:12:00Z" w16du:dateUtc="2026-07-28T14:12:00Z">
                  <w:rPr>
                    <w:rFonts w:ascii="Cambria Math" w:hAnsi="Cambria Math"/>
                  </w:rPr>
                  <m:t>d</m:t>
                </w:ins>
              </m:r>
            </m:oMath>
            <w:ins w:id="3551" w:author="arun kumar" w:date="2026-07-28T22:12:00Z" w16du:dateUtc="2026-07-28T14:12:00Z">
              <w:r w:rsidRPr="002574E3">
                <w:t xml:space="preserve">, </w:t>
              </w:r>
            </w:ins>
          </w:p>
          <w:p w14:paraId="4951EA12" w14:textId="5332197F" w:rsidR="00636A4A" w:rsidRPr="002574E3" w:rsidRDefault="00636A4A" w:rsidP="00636A4A">
            <w:pPr>
              <w:spacing w:after="200"/>
              <w:rPr>
                <w:ins w:id="3552" w:author="arun kumar" w:date="2026-07-28T22:12:00Z" w16du:dateUtc="2026-07-28T14:12:00Z"/>
              </w:rPr>
            </w:pPr>
            <m:oMathPara>
              <m:oMath>
                <m:borderBox>
                  <m:borderBoxPr>
                    <m:ctrlPr>
                      <w:ins w:id="3553" w:author="arun kumar" w:date="2026-07-28T22:12:00Z" w16du:dateUtc="2026-07-28T14:12:00Z">
                        <w:rPr>
                          <w:rFonts w:ascii="Cambria Math" w:hAnsi="Cambria Math"/>
                        </w:rPr>
                      </w:ins>
                    </m:ctrlPr>
                  </m:borderBoxPr>
                  <m:e>
                    <m:sSub>
                      <m:sSubPr>
                        <m:ctrlPr>
                          <w:ins w:id="3554" w:author="arun kumar" w:date="2026-07-28T22:12:00Z" w16du:dateUtc="2026-07-28T14:12:00Z">
                            <w:rPr>
                              <w:rFonts w:ascii="Cambria Math" w:hAnsi="Cambria Math"/>
                            </w:rPr>
                          </w:ins>
                        </m:ctrlPr>
                      </m:sSubPr>
                      <m:e>
                        <m:r>
                          <w:ins w:id="3555" w:author="arun kumar" w:date="2026-07-28T22:12:00Z" w16du:dateUtc="2026-07-28T14:12:00Z">
                            <w:rPr>
                              <w:rFonts w:ascii="Cambria Math" w:hAnsi="Cambria Math"/>
                            </w:rPr>
                            <m:t>z</m:t>
                          </w:ins>
                        </m:r>
                      </m:e>
                      <m:sub>
                        <m:r>
                          <w:ins w:id="3556" w:author="arun kumar" w:date="2026-07-28T22:12:00Z" w16du:dateUtc="2026-07-28T14:12:00Z">
                            <w:rPr>
                              <w:rFonts w:ascii="Cambria Math" w:hAnsi="Cambria Math"/>
                            </w:rPr>
                            <m:t>ijdc</m:t>
                          </w:ins>
                        </m:r>
                      </m:sub>
                    </m:sSub>
                    <m:r>
                      <w:ins w:id="3557" w:author="arun kumar" w:date="2026-07-28T22:12:00Z" w16du:dateUtc="2026-07-28T14:12:00Z">
                        <w:rPr>
                          <w:rFonts w:ascii="Cambria Math" w:hAnsi="Cambria Math"/>
                        </w:rPr>
                        <m:t>+</m:t>
                      </w:ins>
                    </m:r>
                    <m:sSub>
                      <m:sSubPr>
                        <m:ctrlPr>
                          <w:ins w:id="3558" w:author="arun kumar" w:date="2026-07-28T22:12:00Z" w16du:dateUtc="2026-07-28T14:12:00Z">
                            <w:rPr>
                              <w:rFonts w:ascii="Cambria Math" w:hAnsi="Cambria Math"/>
                            </w:rPr>
                          </w:ins>
                        </m:ctrlPr>
                      </m:sSubPr>
                      <m:e>
                        <m:r>
                          <w:ins w:id="3559" w:author="arun kumar" w:date="2026-07-28T22:12:00Z" w16du:dateUtc="2026-07-28T14:12:00Z">
                            <w:rPr>
                              <w:rFonts w:ascii="Cambria Math" w:hAnsi="Cambria Math"/>
                            </w:rPr>
                            <m:t>x</m:t>
                          </w:ins>
                        </m:r>
                      </m:e>
                      <m:sub>
                        <m:r>
                          <w:ins w:id="3560" w:author="arun kumar" w:date="2026-07-28T22:12:00Z" w16du:dateUtc="2026-07-28T14:12:00Z">
                            <w:rPr>
                              <w:rFonts w:ascii="Cambria Math" w:hAnsi="Cambria Math"/>
                            </w:rPr>
                            <m:t>rj</m:t>
                          </w:ins>
                        </m:r>
                      </m:sub>
                    </m:sSub>
                    <m:r>
                      <w:ins w:id="3561" w:author="arun kumar" w:date="2026-07-28T22:12:00Z" w16du:dateUtc="2026-07-28T14:12:00Z">
                        <w:rPr>
                          <w:rFonts w:ascii="Cambria Math" w:hAnsi="Cambria Math"/>
                        </w:rPr>
                        <m:t>≤1, ∀i∈</m:t>
                      </w:ins>
                    </m:r>
                    <m:sSup>
                      <m:sSupPr>
                        <m:ctrlPr>
                          <w:ins w:id="3562" w:author="arun kumar" w:date="2026-07-28T22:12:00Z" w16du:dateUtc="2026-07-28T14:12:00Z">
                            <w:rPr>
                              <w:rFonts w:ascii="Cambria Math" w:hAnsi="Cambria Math"/>
                            </w:rPr>
                          </w:ins>
                        </m:ctrlPr>
                      </m:sSupPr>
                      <m:e>
                        <m:r>
                          <w:ins w:id="3563" w:author="arun kumar" w:date="2026-07-28T22:12:00Z" w16du:dateUtc="2026-07-28T14:12:00Z">
                            <m:rPr>
                              <m:scr m:val="script"/>
                            </m:rPr>
                            <w:rPr>
                              <w:rFonts w:ascii="Cambria Math" w:hAnsi="Cambria Math"/>
                            </w:rPr>
                            <m:t>F</m:t>
                          </w:ins>
                        </m:r>
                      </m:e>
                      <m:sup>
                        <m:r>
                          <w:ins w:id="3564" w:author="arun kumar" w:date="2026-07-28T22:12:00Z" w16du:dateUtc="2026-07-28T14:12:00Z">
                            <w:rPr>
                              <w:rFonts w:ascii="Cambria Math" w:hAnsi="Cambria Math"/>
                            </w:rPr>
                            <m:t>M</m:t>
                          </w:ins>
                        </m:r>
                      </m:sup>
                    </m:sSup>
                    <m:r>
                      <w:ins w:id="3565" w:author="arun kumar" w:date="2026-07-28T22:12:00Z" w16du:dateUtc="2026-07-28T14:12:00Z">
                        <w:rPr>
                          <w:rFonts w:ascii="Cambria Math" w:hAnsi="Cambria Math"/>
                        </w:rPr>
                        <m:t>,</m:t>
                      </w:ins>
                    </m:r>
                    <m:r>
                      <w:ins w:id="3566" w:author="arun kumar" w:date="2026-07-28T22:12:00Z" w16du:dateUtc="2026-07-28T14:12:00Z">
                        <m:rPr>
                          <m:nor/>
                        </m:rPr>
                        <w:rPr>
                          <w:rFonts w:ascii="Arial" w:hAnsi="Arial" w:cs="Arial"/>
                        </w:rPr>
                        <m:t>  </m:t>
                      </w:ins>
                    </m:r>
                    <m:r>
                      <w:ins w:id="3567" w:author="arun kumar" w:date="2026-07-28T22:12:00Z" w16du:dateUtc="2026-07-28T14:12:00Z">
                        <w:rPr>
                          <w:rFonts w:ascii="Cambria Math" w:hAnsi="Cambria Math"/>
                        </w:rPr>
                        <m:t>∀j∈</m:t>
                      </w:ins>
                    </m:r>
                    <m:r>
                      <w:ins w:id="3568" w:author="arun kumar" w:date="2026-07-28T22:12:00Z" w16du:dateUtc="2026-07-28T14:12:00Z">
                        <m:rPr>
                          <m:scr m:val="script"/>
                        </m:rPr>
                        <w:rPr>
                          <w:rFonts w:ascii="Cambria Math" w:hAnsi="Cambria Math"/>
                        </w:rPr>
                        <m:t>P,</m:t>
                      </w:ins>
                    </m:r>
                    <m:r>
                      <w:ins w:id="3569" w:author="arun kumar" w:date="2026-07-28T22:12:00Z" w16du:dateUtc="2026-07-28T14:12:00Z">
                        <m:rPr>
                          <m:nor/>
                        </m:rPr>
                        <w:rPr>
                          <w:rFonts w:ascii="Arial" w:hAnsi="Arial" w:cs="Arial"/>
                        </w:rPr>
                        <m:t>  </m:t>
                      </w:ins>
                    </m:r>
                    <m:r>
                      <w:ins w:id="3570" w:author="arun kumar" w:date="2026-07-28T22:12:00Z" w16du:dateUtc="2026-07-28T14:12:00Z">
                        <w:rPr>
                          <w:rFonts w:ascii="Cambria Math" w:hAnsi="Cambria Math"/>
                        </w:rPr>
                        <m:t>∀d∈</m:t>
                      </w:ins>
                    </m:r>
                    <m:r>
                      <w:ins w:id="3571" w:author="arun kumar" w:date="2026-07-28T22:12:00Z" w16du:dateUtc="2026-07-28T14:12:00Z">
                        <m:rPr>
                          <m:scr m:val="script"/>
                        </m:rPr>
                        <w:rPr>
                          <w:rFonts w:ascii="Cambria Math" w:hAnsi="Cambria Math"/>
                        </w:rPr>
                        <m:t>D,</m:t>
                      </w:ins>
                    </m:r>
                    <m:r>
                      <w:ins w:id="3572" w:author="arun kumar" w:date="2026-07-28T22:12:00Z" w16du:dateUtc="2026-07-28T14:12:00Z">
                        <m:rPr>
                          <m:nor/>
                        </m:rPr>
                        <w:rPr>
                          <w:rFonts w:ascii="Arial" w:hAnsi="Arial" w:cs="Arial"/>
                        </w:rPr>
                        <m:t>  </m:t>
                      </w:ins>
                    </m:r>
                    <m:r>
                      <w:ins w:id="3573" w:author="arun kumar" w:date="2026-07-28T22:12:00Z" w16du:dateUtc="2026-07-28T14:12:00Z">
                        <w:rPr>
                          <w:rFonts w:ascii="Cambria Math" w:hAnsi="Cambria Math"/>
                        </w:rPr>
                        <m:t>∀c∈</m:t>
                      </w:ins>
                    </m:r>
                    <m:r>
                      <w:ins w:id="3574" w:author="arun kumar" w:date="2026-07-28T22:12:00Z" w16du:dateUtc="2026-07-28T14:12:00Z">
                        <m:rPr>
                          <m:scr m:val="script"/>
                        </m:rPr>
                        <w:rPr>
                          <w:rFonts w:ascii="Cambria Math" w:hAnsi="Cambria Math"/>
                        </w:rPr>
                        <m:t>C,</m:t>
                      </w:ins>
                    </m:r>
                    <m:r>
                      <w:ins w:id="3575" w:author="arun kumar" w:date="2026-07-28T22:12:00Z" w16du:dateUtc="2026-07-28T14:12:00Z">
                        <m:rPr>
                          <m:nor/>
                        </m:rPr>
                        <w:rPr>
                          <w:rFonts w:ascii="Arial" w:hAnsi="Arial" w:cs="Arial"/>
                        </w:rPr>
                        <m:t>  </m:t>
                      </w:ins>
                    </m:r>
                    <m:r>
                      <w:ins w:id="3576" w:author="arun kumar" w:date="2026-07-28T22:12:00Z" w16du:dateUtc="2026-07-28T14:12:00Z">
                        <w:rPr>
                          <w:rFonts w:ascii="Cambria Math" w:hAnsi="Cambria Math"/>
                        </w:rPr>
                        <m:t>∀r∈</m:t>
                      </w:ins>
                    </m:r>
                    <m:sSubSup>
                      <m:sSubSupPr>
                        <m:ctrlPr>
                          <w:ins w:id="3577" w:author="arun kumar" w:date="2026-07-28T22:12:00Z" w16du:dateUtc="2026-07-28T14:12:00Z">
                            <w:rPr>
                              <w:rFonts w:ascii="Cambria Math" w:hAnsi="Cambria Math"/>
                            </w:rPr>
                          </w:ins>
                        </m:ctrlPr>
                      </m:sSubSupPr>
                      <m:e>
                        <m:r>
                          <w:ins w:id="3578" w:author="arun kumar" w:date="2026-07-28T22:12:00Z" w16du:dateUtc="2026-07-28T14:12:00Z">
                            <m:rPr>
                              <m:scr m:val="script"/>
                            </m:rPr>
                            <w:rPr>
                              <w:rFonts w:ascii="Cambria Math" w:hAnsi="Cambria Math"/>
                            </w:rPr>
                            <m:t>F</m:t>
                          </w:ins>
                        </m:r>
                      </m:e>
                      <m:sub>
                        <m:r>
                          <w:ins w:id="3579" w:author="arun kumar" w:date="2026-07-28T22:12:00Z" w16du:dateUtc="2026-07-28T14:12:00Z">
                            <w:rPr>
                              <w:rFonts w:ascii="Cambria Math" w:hAnsi="Cambria Math"/>
                            </w:rPr>
                            <m:t>icd</m:t>
                          </w:ins>
                        </m:r>
                      </m:sub>
                      <m:sup>
                        <m:r>
                          <w:ins w:id="3580" w:author="arun kumar" w:date="2026-07-28T22:12:00Z" w16du:dateUtc="2026-07-28T14:12:00Z">
                            <m:rPr>
                              <m:sty m:val="p"/>
                            </m:rPr>
                            <w:rPr>
                              <w:rFonts w:ascii="Cambria Math" w:hAnsi="Cambria Math"/>
                            </w:rPr>
                            <m:t>conf</m:t>
                          </w:ins>
                        </m:r>
                      </m:sup>
                    </m:sSubSup>
                    <m:r>
                      <w:ins w:id="3581" w:author="arun kumar" w:date="2026-07-28T22:12:00Z" w16du:dateUtc="2026-07-28T14:12:00Z">
                        <w:rPr>
                          <w:rFonts w:ascii="Cambria Math" w:hAnsi="Cambria Math"/>
                        </w:rPr>
                        <m:t>,</m:t>
                      </w:ins>
                    </m:r>
                  </m:e>
                </m:borderBox>
                <w:ins w:id="3582" w:author="arun kumar" w:date="2026-07-28T22:12:00Z" w16du:dateUtc="2026-07-28T14:12:00Z">
                  <m:r>
                    <w:br/>
                  </m:r>
                </w:ins>
              </m:oMath>
            </m:oMathPara>
            <w:ins w:id="3583" w:author="arun kumar" w:date="2026-07-28T22:12:00Z" w16du:dateUtc="2026-07-28T14:12:00Z">
              <w:r w:rsidRPr="002574E3">
                <w:t>where</w:t>
              </w:r>
            </w:ins>
          </w:p>
          <w:p w14:paraId="24FFD907" w14:textId="668D7E7E" w:rsidR="00636A4A" w:rsidRPr="00011A22" w:rsidRDefault="00636A4A" w:rsidP="00636A4A">
            <w:pPr>
              <w:spacing w:before="100" w:beforeAutospacing="1" w:after="100" w:afterAutospacing="1" w:line="240" w:lineRule="auto"/>
              <w:jc w:val="left"/>
              <w:rPr>
                <w:ins w:id="3584" w:author="arun kumar" w:date="2026-07-28T22:12:00Z" w16du:dateUtc="2026-07-28T14:12:00Z"/>
                <w:rFonts w:eastAsia="Times New Roman"/>
                <w:kern w:val="0"/>
                <w:lang w:bidi="ar-SA"/>
                <w14:ligatures w14:val="none"/>
              </w:rPr>
            </w:pPr>
            <m:oMathPara>
              <m:oMath>
                <m:sSubSup>
                  <m:sSubSupPr>
                    <m:ctrlPr>
                      <w:ins w:id="3585" w:author="arun kumar" w:date="2026-07-28T22:12:00Z" w16du:dateUtc="2026-07-28T14:12:00Z">
                        <w:rPr>
                          <w:rFonts w:ascii="Cambria Math" w:hAnsi="Cambria Math"/>
                        </w:rPr>
                      </w:ins>
                    </m:ctrlPr>
                  </m:sSubSupPr>
                  <m:e>
                    <m:r>
                      <w:ins w:id="3586" w:author="arun kumar" w:date="2026-07-28T22:12:00Z" w16du:dateUtc="2026-07-28T14:12:00Z">
                        <m:rPr>
                          <m:scr m:val="script"/>
                        </m:rPr>
                        <w:rPr>
                          <w:rFonts w:ascii="Cambria Math" w:hAnsi="Cambria Math"/>
                        </w:rPr>
                        <m:t>F</m:t>
                      </w:ins>
                    </m:r>
                  </m:e>
                  <m:sub>
                    <m:r>
                      <w:ins w:id="3587" w:author="arun kumar" w:date="2026-07-28T22:12:00Z" w16du:dateUtc="2026-07-28T14:12:00Z">
                        <w:rPr>
                          <w:rFonts w:ascii="Cambria Math" w:hAnsi="Cambria Math"/>
                        </w:rPr>
                        <m:t>icd</m:t>
                      </w:ins>
                    </m:r>
                  </m:sub>
                  <m:sup>
                    <m:r>
                      <w:ins w:id="3588" w:author="arun kumar" w:date="2026-07-28T22:12:00Z" w16du:dateUtc="2026-07-28T14:12:00Z">
                        <m:rPr>
                          <m:sty m:val="p"/>
                        </m:rPr>
                        <w:rPr>
                          <w:rFonts w:ascii="Cambria Math" w:hAnsi="Cambria Math"/>
                        </w:rPr>
                        <m:t>conf</m:t>
                      </w:ins>
                    </m:r>
                  </m:sup>
                </m:sSubSup>
                <m:r>
                  <w:ins w:id="3589" w:author="arun kumar" w:date="2026-07-28T22:12:00Z" w16du:dateUtc="2026-07-28T14:12:00Z">
                    <w:rPr>
                      <w:rFonts w:ascii="Cambria Math" w:hAnsi="Cambria Math"/>
                    </w:rPr>
                    <m:t>=</m:t>
                  </w:ins>
                </m:r>
                <m:d>
                  <m:dPr>
                    <m:begChr m:val="{"/>
                    <m:sepChr m:val=","/>
                    <m:endChr m:val="}"/>
                    <m:ctrlPr>
                      <w:ins w:id="3590" w:author="arun kumar" w:date="2026-07-28T22:12:00Z" w16du:dateUtc="2026-07-28T14:12:00Z">
                        <w:rPr>
                          <w:rFonts w:ascii="Cambria Math" w:hAnsi="Cambria Math"/>
                        </w:rPr>
                      </w:ins>
                    </m:ctrlPr>
                  </m:dPr>
                  <m:e>
                    <m:r>
                      <w:ins w:id="3591" w:author="arun kumar" w:date="2026-07-28T22:12:00Z" w16du:dateUtc="2026-07-28T14:12:00Z">
                        <w:rPr>
                          <w:rFonts w:ascii="Cambria Math" w:hAnsi="Cambria Math"/>
                        </w:rPr>
                        <m:t>r</m:t>
                      </w:ins>
                    </m:r>
                  </m:e>
                  <m:e>
                    <m:r>
                      <w:ins w:id="3592" w:author="arun kumar" w:date="2026-07-28T22:12:00Z" w16du:dateUtc="2026-07-28T14:12:00Z">
                        <m:rPr>
                          <m:scr m:val="script"/>
                        </m:rPr>
                        <w:rPr>
                          <w:rFonts w:ascii="Cambria Math" w:hAnsi="Cambria Math"/>
                        </w:rPr>
                        <m:t>∈F:</m:t>
                      </w:ins>
                    </m:r>
                    <m:sSub>
                      <m:sSubPr>
                        <m:ctrlPr>
                          <w:ins w:id="3593" w:author="arun kumar" w:date="2026-07-28T22:12:00Z" w16du:dateUtc="2026-07-28T14:12:00Z">
                            <w:rPr>
                              <w:rFonts w:ascii="Cambria Math" w:hAnsi="Cambria Math"/>
                            </w:rPr>
                          </w:ins>
                        </m:ctrlPr>
                      </m:sSubPr>
                      <m:e>
                        <m:r>
                          <w:ins w:id="3594" w:author="arun kumar" w:date="2026-07-28T22:12:00Z" w16du:dateUtc="2026-07-28T14:12:00Z">
                            <w:rPr>
                              <w:rFonts w:ascii="Cambria Math" w:hAnsi="Cambria Math"/>
                            </w:rPr>
                            <m:t>o</m:t>
                          </w:ins>
                        </m:r>
                      </m:e>
                      <m:sub>
                        <m:r>
                          <w:ins w:id="3595" w:author="arun kumar" w:date="2026-07-28T22:12:00Z" w16du:dateUtc="2026-07-28T14:12:00Z">
                            <w:rPr>
                              <w:rFonts w:ascii="Cambria Math" w:hAnsi="Cambria Math"/>
                            </w:rPr>
                            <m:t>r</m:t>
                          </w:ins>
                        </m:r>
                      </m:sub>
                    </m:sSub>
                    <m:r>
                      <w:ins w:id="3596" w:author="arun kumar" w:date="2026-07-28T22:12:00Z" w16du:dateUtc="2026-07-28T14:12:00Z">
                        <w:rPr>
                          <w:rFonts w:ascii="Cambria Math" w:hAnsi="Cambria Math"/>
                        </w:rPr>
                        <m:t>=</m:t>
                      </w:ins>
                    </m:r>
                    <m:sSub>
                      <m:sSubPr>
                        <m:ctrlPr>
                          <w:ins w:id="3597" w:author="arun kumar" w:date="2026-07-28T22:12:00Z" w16du:dateUtc="2026-07-28T14:12:00Z">
                            <w:rPr>
                              <w:rFonts w:ascii="Cambria Math" w:hAnsi="Cambria Math"/>
                            </w:rPr>
                          </w:ins>
                        </m:ctrlPr>
                      </m:sSubPr>
                      <m:e>
                        <m:r>
                          <w:ins w:id="3598" w:author="arun kumar" w:date="2026-07-28T22:12:00Z" w16du:dateUtc="2026-07-28T14:12:00Z">
                            <w:rPr>
                              <w:rFonts w:ascii="Cambria Math" w:hAnsi="Cambria Math"/>
                            </w:rPr>
                            <m:t>q</m:t>
                          </w:ins>
                        </m:r>
                      </m:e>
                      <m:sub>
                        <m:r>
                          <w:ins w:id="3599" w:author="arun kumar" w:date="2026-07-28T22:12:00Z" w16du:dateUtc="2026-07-28T14:12:00Z">
                            <w:rPr>
                              <w:rFonts w:ascii="Cambria Math" w:hAnsi="Cambria Math"/>
                            </w:rPr>
                            <m:t>i</m:t>
                          </w:ins>
                        </m:r>
                      </m:sub>
                    </m:sSub>
                    <m:r>
                      <w:ins w:id="3600" w:author="arun kumar" w:date="2026-07-28T22:12:00Z" w16du:dateUtc="2026-07-28T14:12:00Z">
                        <m:rPr>
                          <m:nor/>
                        </m:rPr>
                        <w:rPr>
                          <w:rFonts w:ascii="Arial" w:hAnsi="Arial" w:cs="Arial"/>
                        </w:rPr>
                        <m:t>  </m:t>
                      </w:ins>
                    </m:r>
                    <m:sSubSup>
                      <m:sSubSupPr>
                        <m:ctrlPr>
                          <w:ins w:id="3601" w:author="arun kumar" w:date="2026-07-28T22:12:00Z" w16du:dateUtc="2026-07-28T14:12:00Z">
                            <w:rPr>
                              <w:rFonts w:ascii="Cambria Math" w:hAnsi="Cambria Math"/>
                            </w:rPr>
                          </w:ins>
                        </m:ctrlPr>
                      </m:sSubSupPr>
                      <m:e>
                        <m:r>
                          <w:ins w:id="3602" w:author="arun kumar" w:date="2026-07-28T22:12:00Z" w16du:dateUtc="2026-07-28T14:12:00Z">
                            <w:rPr>
                              <w:rFonts w:ascii="Cambria Math" w:hAnsi="Cambria Math"/>
                            </w:rPr>
                            <m:t>t</m:t>
                          </w:ins>
                        </m:r>
                      </m:e>
                      <m:sub>
                        <m:r>
                          <w:ins w:id="3603" w:author="arun kumar" w:date="2026-07-28T22:12:00Z" w16du:dateUtc="2026-07-28T14:12:00Z">
                            <w:rPr>
                              <w:rFonts w:ascii="Cambria Math" w:hAnsi="Cambria Math"/>
                            </w:rPr>
                            <m:t>ijdc</m:t>
                          </w:ins>
                        </m:r>
                      </m:sub>
                      <m:sup>
                        <m:r>
                          <w:ins w:id="3604" w:author="arun kumar" w:date="2026-07-28T22:12:00Z" w16du:dateUtc="2026-07-28T14:12:00Z">
                            <m:rPr>
                              <m:sty m:val="p"/>
                            </m:rPr>
                            <w:rPr>
                              <w:rFonts w:ascii="Cambria Math" w:hAnsi="Cambria Math"/>
                            </w:rPr>
                            <m:t>start</m:t>
                          </w:ins>
                        </m:r>
                      </m:sup>
                    </m:sSubSup>
                    <m:r>
                      <w:ins w:id="3605" w:author="arun kumar" w:date="2026-07-28T22:12:00Z" w16du:dateUtc="2026-07-28T14:12:00Z">
                        <w:rPr>
                          <w:rFonts w:ascii="Cambria Math" w:hAnsi="Cambria Math"/>
                        </w:rPr>
                        <m:t>&lt;</m:t>
                      </w:ins>
                    </m:r>
                    <m:sSub>
                      <m:sSubPr>
                        <m:ctrlPr>
                          <w:ins w:id="3606" w:author="arun kumar" w:date="2026-07-28T22:12:00Z" w16du:dateUtc="2026-07-28T14:12:00Z">
                            <w:rPr>
                              <w:rFonts w:ascii="Cambria Math" w:hAnsi="Cambria Math"/>
                            </w:rPr>
                          </w:ins>
                        </m:ctrlPr>
                      </m:sSubPr>
                      <m:e>
                        <m:r>
                          <w:ins w:id="3607" w:author="arun kumar" w:date="2026-07-28T22:12:00Z" w16du:dateUtc="2026-07-28T14:12:00Z">
                            <w:rPr>
                              <w:rFonts w:ascii="Cambria Math" w:hAnsi="Cambria Math"/>
                            </w:rPr>
                            <m:t>s</m:t>
                          </w:ins>
                        </m:r>
                      </m:e>
                      <m:sub>
                        <m:r>
                          <w:ins w:id="3608" w:author="arun kumar" w:date="2026-07-28T22:12:00Z" w16du:dateUtc="2026-07-28T14:12:00Z">
                            <w:rPr>
                              <w:rFonts w:ascii="Cambria Math" w:hAnsi="Cambria Math"/>
                            </w:rPr>
                            <m:t>r</m:t>
                          </w:ins>
                        </m:r>
                      </m:sub>
                    </m:sSub>
                    <m:r>
                      <w:ins w:id="3609" w:author="arun kumar" w:date="2026-07-28T22:12:00Z" w16du:dateUtc="2026-07-28T14:12:00Z">
                        <w:rPr>
                          <w:rFonts w:ascii="Cambria Math" w:hAnsi="Cambria Math"/>
                        </w:rPr>
                        <m:t>≤</m:t>
                      </w:ins>
                    </m:r>
                    <m:sSubSup>
                      <m:sSubSupPr>
                        <m:ctrlPr>
                          <w:ins w:id="3610" w:author="arun kumar" w:date="2026-07-28T22:12:00Z" w16du:dateUtc="2026-07-28T14:12:00Z">
                            <w:rPr>
                              <w:rFonts w:ascii="Cambria Math" w:hAnsi="Cambria Math"/>
                            </w:rPr>
                          </w:ins>
                        </m:ctrlPr>
                      </m:sSubSupPr>
                      <m:e>
                        <m:r>
                          <w:ins w:id="3611" w:author="arun kumar" w:date="2026-07-28T22:12:00Z" w16du:dateUtc="2026-07-28T14:12:00Z">
                            <w:rPr>
                              <w:rFonts w:ascii="Cambria Math" w:hAnsi="Cambria Math"/>
                            </w:rPr>
                            <m:t>t</m:t>
                          </w:ins>
                        </m:r>
                      </m:e>
                      <m:sub>
                        <m:r>
                          <w:ins w:id="3612" w:author="arun kumar" w:date="2026-07-28T22:12:00Z" w16du:dateUtc="2026-07-28T14:12:00Z">
                            <w:rPr>
                              <w:rFonts w:ascii="Cambria Math" w:hAnsi="Cambria Math"/>
                            </w:rPr>
                            <m:t>ijdc</m:t>
                          </w:ins>
                        </m:r>
                      </m:sub>
                      <m:sup>
                        <m:r>
                          <w:ins w:id="3613" w:author="arun kumar" w:date="2026-07-28T22:12:00Z" w16du:dateUtc="2026-07-28T14:12:00Z">
                            <m:rPr>
                              <m:sty m:val="p"/>
                            </m:rPr>
                            <w:rPr>
                              <w:rFonts w:ascii="Cambria Math" w:hAnsi="Cambria Math"/>
                            </w:rPr>
                            <m:t>start</m:t>
                          </w:ins>
                        </m:r>
                      </m:sup>
                    </m:sSubSup>
                    <m:r>
                      <w:ins w:id="3614" w:author="arun kumar" w:date="2026-07-28T22:12:00Z" w16du:dateUtc="2026-07-28T14:12:00Z">
                        <w:rPr>
                          <w:rFonts w:ascii="Cambria Math" w:hAnsi="Cambria Math"/>
                        </w:rPr>
                        <m:t>+</m:t>
                      </w:ins>
                    </m:r>
                    <m:sSub>
                      <m:sSubPr>
                        <m:ctrlPr>
                          <w:ins w:id="3615" w:author="arun kumar" w:date="2026-07-28T22:12:00Z" w16du:dateUtc="2026-07-28T14:12:00Z">
                            <w:rPr>
                              <w:rFonts w:ascii="Cambria Math" w:hAnsi="Cambria Math"/>
                            </w:rPr>
                          </w:ins>
                        </m:ctrlPr>
                      </m:sSubPr>
                      <m:e>
                        <m:r>
                          <w:ins w:id="3616" w:author="arun kumar" w:date="2026-07-28T22:12:00Z" w16du:dateUtc="2026-07-28T14:12:00Z">
                            <w:rPr>
                              <w:rFonts w:ascii="Cambria Math" w:hAnsi="Cambria Math"/>
                            </w:rPr>
                            <m:t>h</m:t>
                          </w:ins>
                        </m:r>
                      </m:e>
                      <m:sub>
                        <m:r>
                          <w:ins w:id="3617" w:author="arun kumar" w:date="2026-07-28T22:12:00Z" w16du:dateUtc="2026-07-28T14:12:00Z">
                            <w:rPr>
                              <w:rFonts w:ascii="Cambria Math" w:hAnsi="Cambria Math"/>
                            </w:rPr>
                            <m:t>c</m:t>
                          </w:ins>
                        </m:r>
                      </m:sub>
                    </m:sSub>
                  </m:e>
                </m:d>
              </m:oMath>
            </m:oMathPara>
          </w:p>
          <w:p w14:paraId="24D10759" w14:textId="11435D9A" w:rsidR="00011A22" w:rsidRPr="00011A22" w:rsidDel="00A35F98" w:rsidRDefault="00000000" w:rsidP="00387A0B">
            <w:pPr>
              <w:spacing w:before="100" w:beforeAutospacing="1" w:after="100" w:afterAutospacing="1" w:line="240" w:lineRule="auto"/>
              <w:jc w:val="left"/>
              <w:rPr>
                <w:del w:id="3618" w:author="arun kumar" w:date="2026-07-27T20:18:00Z" w16du:dateUtc="2026-07-27T12:18:00Z"/>
                <w:rFonts w:eastAsia="Times New Roman"/>
                <w:kern w:val="0"/>
                <w:lang w:bidi="ar-SA"/>
                <w14:ligatures w14:val="none"/>
              </w:rPr>
            </w:pPr>
            <m:oMath>
              <m:sSup>
                <m:sSupPr>
                  <m:ctrlPr>
                    <w:del w:id="3619" w:author="arun kumar" w:date="2026-07-27T20:18:00Z" w16du:dateUtc="2026-07-27T12:18:00Z">
                      <w:rPr>
                        <w:rFonts w:ascii="Cambria Math" w:eastAsia="Times New Roman" w:hAnsi="Cambria Math"/>
                        <w:i/>
                        <w:kern w:val="0"/>
                        <w:lang w:bidi="ar-SA"/>
                        <w14:ligatures w14:val="none"/>
                      </w:rPr>
                    </w:del>
                  </m:ctrlPr>
                </m:sSupPr>
                <m:e>
                  <m:sSub>
                    <m:sSubPr>
                      <m:ctrlPr>
                        <w:del w:id="3620" w:author="arun kumar" w:date="2026-07-27T20:18:00Z" w16du:dateUtc="2026-07-27T12:18:00Z">
                          <w:rPr>
                            <w:rFonts w:ascii="Cambria Math" w:eastAsia="Times New Roman" w:hAnsi="Cambria Math"/>
                            <w:kern w:val="0"/>
                            <w:lang w:bidi="ar-SA"/>
                            <w14:ligatures w14:val="none"/>
                          </w:rPr>
                        </w:del>
                      </m:ctrlPr>
                    </m:sSubPr>
                    <m:e>
                      <m:r>
                        <w:del w:id="3621" w:author="arun kumar" w:date="2026-07-27T20:18:00Z" w16du:dateUtc="2026-07-27T12:18:00Z">
                          <w:rPr>
                            <w:rFonts w:ascii="Cambria Math" w:eastAsia="Times New Roman" w:hAnsi="Cambria Math"/>
                            <w:kern w:val="0"/>
                            <w:lang w:bidi="ar-SA"/>
                            <w14:ligatures w14:val="none"/>
                          </w:rPr>
                          <m:t>d</m:t>
                        </w:del>
                      </m:r>
                    </m:e>
                    <m:sub>
                      <m:r>
                        <w:del w:id="3622" w:author="arun kumar" w:date="2026-07-27T20:18:00Z" w16du:dateUtc="2026-07-27T12:18:00Z">
                          <w:rPr>
                            <w:rFonts w:ascii="Cambria Math" w:eastAsia="Times New Roman" w:hAnsi="Cambria Math"/>
                            <w:kern w:val="0"/>
                            <w:lang w:bidi="ar-SA"/>
                            <w14:ligatures w14:val="none"/>
                          </w:rPr>
                          <m:t>ij</m:t>
                        </w:del>
                      </m:r>
                    </m:sub>
                  </m:sSub>
                </m:e>
                <m:sup>
                  <m:r>
                    <w:del w:id="3623" w:author="arun kumar" w:date="2026-07-27T20:18:00Z" w16du:dateUtc="2026-07-27T12:18:00Z">
                      <w:rPr>
                        <w:rFonts w:ascii="Cambria Math" w:eastAsia="Times New Roman" w:hAnsi="Cambria Math"/>
                        <w:kern w:val="0"/>
                        <w:lang w:bidi="ar-SA"/>
                        <w14:ligatures w14:val="none"/>
                      </w:rPr>
                      <m:t>C</m:t>
                    </w:del>
                  </m:r>
                </m:sup>
              </m:sSup>
              <m:r>
                <w:del w:id="3624" w:author="arun kumar" w:date="2026-07-27T20:18:00Z" w16du:dateUtc="2026-07-27T12:18:00Z">
                  <w:rPr>
                    <w:rFonts w:ascii="Cambria Math" w:eastAsia="Times New Roman" w:hAnsi="Cambria Math"/>
                    <w:kern w:val="0"/>
                    <w:lang w:bidi="ar-SA"/>
                    <w14:ligatures w14:val="none"/>
                  </w:rPr>
                  <m:t xml:space="preserve">= </m:t>
                </w:del>
              </m:r>
              <m:sSup>
                <m:sSupPr>
                  <m:ctrlPr>
                    <w:del w:id="3625" w:author="arun kumar" w:date="2026-07-27T20:18:00Z" w16du:dateUtc="2026-07-27T12:18:00Z">
                      <w:rPr>
                        <w:rFonts w:ascii="Cambria Math" w:eastAsia="Times New Roman" w:hAnsi="Cambria Math"/>
                        <w:i/>
                        <w:kern w:val="0"/>
                        <w:lang w:bidi="ar-SA"/>
                        <w14:ligatures w14:val="none"/>
                      </w:rPr>
                    </w:del>
                  </m:ctrlPr>
                </m:sSupPr>
                <m:e>
                  <m:sSub>
                    <m:sSubPr>
                      <m:ctrlPr>
                        <w:del w:id="3626" w:author="arun kumar" w:date="2026-07-27T20:18:00Z" w16du:dateUtc="2026-07-27T12:18:00Z">
                          <w:rPr>
                            <w:rFonts w:ascii="Cambria Math" w:eastAsia="Times New Roman" w:hAnsi="Cambria Math"/>
                            <w:i/>
                            <w:kern w:val="0"/>
                            <w:lang w:bidi="ar-SA"/>
                            <w14:ligatures w14:val="none"/>
                          </w:rPr>
                        </w:del>
                      </m:ctrlPr>
                    </m:sSubPr>
                    <m:e>
                      <m:r>
                        <w:del w:id="3627" w:author="arun kumar" w:date="2026-07-27T20:18:00Z" w16du:dateUtc="2026-07-27T12:18:00Z">
                          <w:rPr>
                            <w:rFonts w:ascii="Cambria Math" w:eastAsia="Times New Roman" w:hAnsi="Cambria Math"/>
                            <w:kern w:val="0"/>
                            <w:lang w:bidi="ar-SA"/>
                            <w14:ligatures w14:val="none"/>
                          </w:rPr>
                          <m:t>d</m:t>
                        </w:del>
                      </m:r>
                    </m:e>
                    <m:sub>
                      <m:r>
                        <w:del w:id="3628" w:author="arun kumar" w:date="2026-07-27T20:18:00Z" w16du:dateUtc="2026-07-27T12:18:00Z">
                          <w:rPr>
                            <w:rFonts w:ascii="Cambria Math" w:eastAsia="Times New Roman" w:hAnsi="Cambria Math"/>
                            <w:kern w:val="0"/>
                            <w:lang w:bidi="ar-SA"/>
                            <w14:ligatures w14:val="none"/>
                          </w:rPr>
                          <m:t>ij-1</m:t>
                        </w:del>
                      </m:r>
                    </m:sub>
                  </m:sSub>
                </m:e>
                <m:sup>
                  <m:r>
                    <w:del w:id="3629" w:author="arun kumar" w:date="2026-07-27T20:18:00Z" w16du:dateUtc="2026-07-27T12:18:00Z">
                      <w:rPr>
                        <w:rFonts w:ascii="Cambria Math" w:eastAsia="Times New Roman" w:hAnsi="Cambria Math"/>
                        <w:kern w:val="0"/>
                        <w:lang w:bidi="ar-SA"/>
                        <w14:ligatures w14:val="none"/>
                      </w:rPr>
                      <m:t>C</m:t>
                    </w:del>
                  </m:r>
                </m:sup>
              </m:sSup>
              <m:r>
                <w:del w:id="3630" w:author="arun kumar" w:date="2026-07-27T20:18:00Z" w16du:dateUtc="2026-07-27T12:18:00Z">
                  <w:rPr>
                    <w:rFonts w:ascii="Cambria Math" w:eastAsia="Times New Roman" w:hAnsi="Cambria Math"/>
                    <w:kern w:val="0"/>
                    <w:lang w:bidi="ar-SA"/>
                    <w14:ligatures w14:val="none"/>
                  </w:rPr>
                  <m:t xml:space="preserve"> . </m:t>
                </w:del>
              </m:r>
              <m:d>
                <m:dPr>
                  <m:ctrlPr>
                    <w:del w:id="3631" w:author="arun kumar" w:date="2026-07-27T20:18:00Z" w16du:dateUtc="2026-07-27T12:18:00Z">
                      <w:rPr>
                        <w:rFonts w:ascii="Cambria Math" w:eastAsia="Times New Roman" w:hAnsi="Cambria Math"/>
                        <w:i/>
                        <w:kern w:val="0"/>
                        <w:lang w:bidi="ar-SA"/>
                        <w14:ligatures w14:val="none"/>
                      </w:rPr>
                    </w:del>
                  </m:ctrlPr>
                </m:dPr>
                <m:e>
                  <m:r>
                    <w:del w:id="3632" w:author="arun kumar" w:date="2026-07-27T20:18:00Z" w16du:dateUtc="2026-07-27T12:18:00Z">
                      <w:rPr>
                        <w:rFonts w:ascii="Cambria Math" w:eastAsia="Times New Roman" w:hAnsi="Cambria Math"/>
                        <w:kern w:val="0"/>
                        <w:lang w:bidi="ar-SA"/>
                        <w14:ligatures w14:val="none"/>
                      </w:rPr>
                      <m:t>1-</m:t>
                    </w:del>
                  </m:r>
                  <m:sSubSup>
                    <m:sSubSupPr>
                      <m:ctrlPr>
                        <w:del w:id="3633" w:author="arun kumar" w:date="2026-07-27T20:18:00Z" w16du:dateUtc="2026-07-27T12:18:00Z">
                          <w:rPr>
                            <w:rFonts w:ascii="Cambria Math" w:eastAsia="Times New Roman" w:hAnsi="Cambria Math"/>
                            <w:i/>
                            <w:kern w:val="0"/>
                            <w:lang w:bidi="ar-SA"/>
                            <w14:ligatures w14:val="none"/>
                          </w:rPr>
                        </w:del>
                      </m:ctrlPr>
                    </m:sSubSupPr>
                    <m:e>
                      <m:r>
                        <w:del w:id="3634" w:author="arun kumar" w:date="2026-07-27T20:18:00Z" w16du:dateUtc="2026-07-27T12:18:00Z">
                          <w:rPr>
                            <w:rFonts w:ascii="Cambria Math" w:eastAsia="Times New Roman" w:hAnsi="Cambria Math"/>
                            <w:kern w:val="0"/>
                            <w:lang w:bidi="ar-SA"/>
                            <w14:ligatures w14:val="none"/>
                          </w:rPr>
                          <m:t>y</m:t>
                        </w:del>
                      </m:r>
                    </m:e>
                    <m:sub>
                      <m:r>
                        <w:del w:id="3635" w:author="arun kumar" w:date="2026-07-27T20:18:00Z" w16du:dateUtc="2026-07-27T12:18:00Z">
                          <w:rPr>
                            <w:rFonts w:ascii="Cambria Math" w:eastAsia="Times New Roman" w:hAnsi="Cambria Math"/>
                            <w:kern w:val="0"/>
                            <w:lang w:bidi="ar-SA"/>
                            <w14:ligatures w14:val="none"/>
                          </w:rPr>
                          <m:t>im</m:t>
                        </w:del>
                      </m:r>
                    </m:sub>
                    <m:sup>
                      <m:r>
                        <w:del w:id="3636" w:author="arun kumar" w:date="2026-07-27T20:18:00Z" w16du:dateUtc="2026-07-27T12:18:00Z">
                          <w:rPr>
                            <w:rFonts w:ascii="Cambria Math" w:eastAsia="Times New Roman" w:hAnsi="Cambria Math"/>
                            <w:kern w:val="0"/>
                            <w:lang w:bidi="ar-SA"/>
                            <w14:ligatures w14:val="none"/>
                          </w:rPr>
                          <m:t>C</m:t>
                        </w:del>
                      </m:r>
                    </m:sup>
                  </m:sSubSup>
                </m:e>
              </m:d>
            </m:oMath>
            <w:del w:id="3637" w:author="arun kumar" w:date="2026-07-27T20:18:00Z" w16du:dateUtc="2026-07-27T12:18:00Z">
              <w:r w:rsidR="00011A22" w:rsidDel="00A35F98">
                <w:rPr>
                  <w:rFonts w:ascii="Cambria Math" w:eastAsia="Times New Roman" w:hAnsi="Cambria Math"/>
                  <w:i/>
                  <w:kern w:val="0"/>
                  <w:lang w:bidi="ar-SA"/>
                  <w14:ligatures w14:val="none"/>
                </w:rPr>
                <w:delText xml:space="preserve"> + </w:delText>
              </w:r>
            </w:del>
            <m:oMath>
              <m:sSub>
                <m:sSubPr>
                  <m:ctrlPr>
                    <w:del w:id="3638" w:author="arun kumar" w:date="2026-07-27T20:18:00Z" w16du:dateUtc="2026-07-27T12:18:00Z">
                      <w:rPr>
                        <w:rFonts w:ascii="Cambria Math" w:eastAsia="Times New Roman" w:hAnsi="Cambria Math"/>
                        <w:i/>
                        <w:kern w:val="0"/>
                        <w:lang w:bidi="ar-SA"/>
                        <w14:ligatures w14:val="none"/>
                      </w:rPr>
                    </w:del>
                  </m:ctrlPr>
                </m:sSubPr>
                <m:e>
                  <m:r>
                    <w:del w:id="3639" w:author="arun kumar" w:date="2026-07-27T20:18:00Z" w16du:dateUtc="2026-07-27T12:18:00Z">
                      <w:rPr>
                        <w:rFonts w:ascii="Cambria Math" w:eastAsia="Times New Roman" w:hAnsi="Cambria Math"/>
                        <w:kern w:val="0"/>
                        <w:lang w:bidi="ar-SA"/>
                        <w14:ligatures w14:val="none"/>
                      </w:rPr>
                      <m:t>Flightdays</m:t>
                    </w:del>
                  </m:r>
                </m:e>
                <m:sub>
                  <m:r>
                    <w:del w:id="3640" w:author="arun kumar" w:date="2026-07-27T20:18:00Z" w16du:dateUtc="2026-07-27T12:18:00Z">
                      <w:rPr>
                        <w:rFonts w:ascii="Cambria Math" w:eastAsia="Times New Roman" w:hAnsi="Cambria Math"/>
                        <w:kern w:val="0"/>
                        <w:lang w:bidi="ar-SA"/>
                        <w14:ligatures w14:val="none"/>
                      </w:rPr>
                      <m:t>ij</m:t>
                    </w:del>
                  </m:r>
                </m:sub>
              </m:sSub>
              <m:r>
                <w:del w:id="3641" w:author="arun kumar" w:date="2026-07-27T20:18:00Z" w16du:dateUtc="2026-07-27T12:18:00Z">
                  <w:rPr>
                    <w:rFonts w:ascii="Cambria Math" w:eastAsia="Times New Roman" w:hAnsi="Cambria Math"/>
                    <w:kern w:val="0"/>
                    <w:lang w:bidi="ar-SA"/>
                    <w14:ligatures w14:val="none"/>
                  </w:rPr>
                  <m:t xml:space="preserve"> . </m:t>
                </w:del>
              </m:r>
            </m:oMath>
            <w:del w:id="3642" w:author="arun kumar" w:date="2026-07-27T20:18:00Z" w16du:dateUtc="2026-07-27T12:18:00Z">
              <w:r w:rsidR="00011A22" w:rsidDel="00A35F98">
                <w:rPr>
                  <w:rFonts w:ascii="Cambria Math" w:eastAsia="Times New Roman" w:hAnsi="Cambria Math"/>
                  <w:i/>
                  <w:kern w:val="0"/>
                  <w:lang w:bidi="ar-SA"/>
                  <w14:ligatures w14:val="none"/>
                </w:rPr>
                <w:delText xml:space="preserve"> </w:delText>
              </w:r>
            </w:del>
            <m:oMath>
              <m:sSub>
                <m:sSubPr>
                  <m:ctrlPr>
                    <w:del w:id="3643" w:author="arun kumar" w:date="2026-07-27T20:18:00Z" w16du:dateUtc="2026-07-27T12:18:00Z">
                      <w:rPr>
                        <w:rFonts w:ascii="Cambria Math" w:eastAsia="Times New Roman" w:hAnsi="Cambria Math"/>
                        <w:i/>
                        <w:kern w:val="0"/>
                        <w:lang w:bidi="ar-SA"/>
                        <w14:ligatures w14:val="none"/>
                      </w:rPr>
                    </w:del>
                  </m:ctrlPr>
                </m:sSubPr>
                <m:e>
                  <m:r>
                    <w:del w:id="3644" w:author="arun kumar" w:date="2026-07-27T20:18:00Z" w16du:dateUtc="2026-07-27T12:18:00Z">
                      <w:rPr>
                        <w:rFonts w:ascii="Cambria Math" w:eastAsia="Times New Roman" w:hAnsi="Cambria Math"/>
                        <w:kern w:val="0"/>
                        <w:lang w:bidi="ar-SA"/>
                        <w14:ligatures w14:val="none"/>
                      </w:rPr>
                      <m:t>x</m:t>
                    </w:del>
                  </m:r>
                </m:e>
                <m:sub>
                  <m:r>
                    <w:del w:id="3645" w:author="arun kumar" w:date="2026-07-27T20:18:00Z" w16du:dateUtc="2026-07-27T12:18:00Z">
                      <w:rPr>
                        <w:rFonts w:ascii="Cambria Math" w:eastAsia="Times New Roman" w:hAnsi="Cambria Math"/>
                        <w:kern w:val="0"/>
                        <w:lang w:bidi="ar-SA"/>
                        <w14:ligatures w14:val="none"/>
                      </w:rPr>
                      <m:t>ij</m:t>
                    </w:del>
                  </m:r>
                </m:sub>
              </m:sSub>
            </m:oMath>
            <w:del w:id="3646" w:author="arun kumar" w:date="2026-07-27T20:18:00Z" w16du:dateUtc="2026-07-27T12:18:00Z">
              <w:r w:rsidR="00011A22" w:rsidDel="00A35F98">
                <w:rPr>
                  <w:rFonts w:ascii="Cambria Math" w:eastAsia="Times New Roman" w:hAnsi="Cambria Math"/>
                  <w:i/>
                  <w:kern w:val="0"/>
                  <w:lang w:bidi="ar-SA"/>
                  <w14:ligatures w14:val="none"/>
                </w:rPr>
                <w:delText xml:space="preserve">  for all i = 1,2,3….N</w:delText>
              </w:r>
            </w:del>
          </w:p>
          <w:p w14:paraId="027E90CC" w14:textId="0A3E3ACD" w:rsidR="00E61A60" w:rsidRDefault="00000000" w:rsidP="00387A0B">
            <w:pPr>
              <w:spacing w:before="100" w:beforeAutospacing="1" w:after="100" w:afterAutospacing="1" w:line="240" w:lineRule="auto"/>
              <w:jc w:val="left"/>
              <w:rPr>
                <w:rFonts w:eastAsia="Times New Roman"/>
                <w:kern w:val="0"/>
                <w:lang w:bidi="ar-SA"/>
                <w14:ligatures w14:val="none"/>
              </w:rPr>
            </w:pPr>
            <m:oMath>
              <m:sSup>
                <m:sSupPr>
                  <m:ctrlPr>
                    <w:del w:id="3647" w:author="arun kumar" w:date="2026-07-27T20:18:00Z" w16du:dateUtc="2026-07-27T12:18:00Z">
                      <w:rPr>
                        <w:rFonts w:ascii="Cambria Math" w:eastAsia="Times New Roman" w:hAnsi="Cambria Math"/>
                        <w:i/>
                        <w:kern w:val="0"/>
                        <w:lang w:bidi="ar-SA"/>
                        <w14:ligatures w14:val="none"/>
                      </w:rPr>
                    </w:del>
                  </m:ctrlPr>
                </m:sSupPr>
                <m:e>
                  <m:sSub>
                    <m:sSubPr>
                      <m:ctrlPr>
                        <w:del w:id="3648" w:author="arun kumar" w:date="2026-07-27T20:18:00Z" w16du:dateUtc="2026-07-27T12:18:00Z">
                          <w:rPr>
                            <w:rFonts w:ascii="Cambria Math" w:eastAsia="Times New Roman" w:hAnsi="Cambria Math"/>
                            <w:kern w:val="0"/>
                            <w:lang w:bidi="ar-SA"/>
                            <w14:ligatures w14:val="none"/>
                          </w:rPr>
                        </w:del>
                      </m:ctrlPr>
                    </m:sSubPr>
                    <m:e>
                      <m:r>
                        <w:del w:id="3649" w:author="arun kumar" w:date="2026-07-27T20:18:00Z" w16du:dateUtc="2026-07-27T12:18:00Z">
                          <w:rPr>
                            <w:rFonts w:ascii="Cambria Math" w:eastAsia="Times New Roman" w:hAnsi="Cambria Math"/>
                            <w:kern w:val="0"/>
                            <w:lang w:bidi="ar-SA"/>
                            <w14:ligatures w14:val="none"/>
                          </w:rPr>
                          <m:t>d</m:t>
                        </w:del>
                      </m:r>
                    </m:e>
                    <m:sub>
                      <m:r>
                        <w:del w:id="3650" w:author="arun kumar" w:date="2026-07-27T20:18:00Z" w16du:dateUtc="2026-07-27T12:18:00Z">
                          <w:rPr>
                            <w:rFonts w:ascii="Cambria Math" w:eastAsia="Times New Roman" w:hAnsi="Cambria Math"/>
                            <w:kern w:val="0"/>
                            <w:lang w:bidi="ar-SA"/>
                            <w14:ligatures w14:val="none"/>
                          </w:rPr>
                          <m:t>ij</m:t>
                        </w:del>
                      </m:r>
                    </m:sub>
                  </m:sSub>
                </m:e>
                <m:sup>
                  <m:r>
                    <w:del w:id="3651" w:author="arun kumar" w:date="2026-07-27T20:18:00Z" w16du:dateUtc="2026-07-27T12:18:00Z">
                      <w:rPr>
                        <w:rFonts w:ascii="Cambria Math" w:eastAsia="Times New Roman" w:hAnsi="Cambria Math"/>
                        <w:kern w:val="0"/>
                        <w:lang w:bidi="ar-SA"/>
                        <w14:ligatures w14:val="none"/>
                      </w:rPr>
                      <m:t>D</m:t>
                    </w:del>
                  </m:r>
                </m:sup>
              </m:sSup>
              <m:r>
                <w:del w:id="3652" w:author="arun kumar" w:date="2026-07-27T20:18:00Z" w16du:dateUtc="2026-07-27T12:18:00Z">
                  <w:rPr>
                    <w:rFonts w:ascii="Cambria Math" w:eastAsia="Times New Roman" w:hAnsi="Cambria Math"/>
                    <w:kern w:val="0"/>
                    <w:lang w:bidi="ar-SA"/>
                    <w14:ligatures w14:val="none"/>
                  </w:rPr>
                  <m:t xml:space="preserve">= </m:t>
                </w:del>
              </m:r>
              <m:sSup>
                <m:sSupPr>
                  <m:ctrlPr>
                    <w:del w:id="3653" w:author="arun kumar" w:date="2026-07-27T20:18:00Z" w16du:dateUtc="2026-07-27T12:18:00Z">
                      <w:rPr>
                        <w:rFonts w:ascii="Cambria Math" w:eastAsia="Times New Roman" w:hAnsi="Cambria Math"/>
                        <w:i/>
                        <w:kern w:val="0"/>
                        <w:lang w:bidi="ar-SA"/>
                        <w14:ligatures w14:val="none"/>
                      </w:rPr>
                    </w:del>
                  </m:ctrlPr>
                </m:sSupPr>
                <m:e>
                  <m:sSub>
                    <m:sSubPr>
                      <m:ctrlPr>
                        <w:del w:id="3654" w:author="arun kumar" w:date="2026-07-27T20:18:00Z" w16du:dateUtc="2026-07-27T12:18:00Z">
                          <w:rPr>
                            <w:rFonts w:ascii="Cambria Math" w:eastAsia="Times New Roman" w:hAnsi="Cambria Math"/>
                            <w:i/>
                            <w:kern w:val="0"/>
                            <w:lang w:bidi="ar-SA"/>
                            <w14:ligatures w14:val="none"/>
                          </w:rPr>
                        </w:del>
                      </m:ctrlPr>
                    </m:sSubPr>
                    <m:e>
                      <m:r>
                        <w:del w:id="3655" w:author="arun kumar" w:date="2026-07-27T20:18:00Z" w16du:dateUtc="2026-07-27T12:18:00Z">
                          <w:rPr>
                            <w:rFonts w:ascii="Cambria Math" w:eastAsia="Times New Roman" w:hAnsi="Cambria Math"/>
                            <w:kern w:val="0"/>
                            <w:lang w:bidi="ar-SA"/>
                            <w14:ligatures w14:val="none"/>
                          </w:rPr>
                          <m:t>d</m:t>
                        </w:del>
                      </m:r>
                    </m:e>
                    <m:sub>
                      <m:r>
                        <w:del w:id="3656" w:author="arun kumar" w:date="2026-07-27T20:18:00Z" w16du:dateUtc="2026-07-27T12:18:00Z">
                          <w:rPr>
                            <w:rFonts w:ascii="Cambria Math" w:eastAsia="Times New Roman" w:hAnsi="Cambria Math"/>
                            <w:kern w:val="0"/>
                            <w:lang w:bidi="ar-SA"/>
                            <w14:ligatures w14:val="none"/>
                          </w:rPr>
                          <m:t>ij-1</m:t>
                        </w:del>
                      </m:r>
                    </m:sub>
                  </m:sSub>
                </m:e>
                <m:sup>
                  <m:r>
                    <w:del w:id="3657" w:author="arun kumar" w:date="2026-07-27T20:18:00Z" w16du:dateUtc="2026-07-27T12:18:00Z">
                      <w:rPr>
                        <w:rFonts w:ascii="Cambria Math" w:eastAsia="Times New Roman" w:hAnsi="Cambria Math"/>
                        <w:kern w:val="0"/>
                        <w:lang w:bidi="ar-SA"/>
                        <w14:ligatures w14:val="none"/>
                      </w:rPr>
                      <m:t>D</m:t>
                    </w:del>
                  </m:r>
                </m:sup>
              </m:sSup>
              <m:r>
                <w:del w:id="3658" w:author="arun kumar" w:date="2026-07-27T20:18:00Z" w16du:dateUtc="2026-07-27T12:18:00Z">
                  <w:rPr>
                    <w:rFonts w:ascii="Cambria Math" w:eastAsia="Times New Roman" w:hAnsi="Cambria Math"/>
                    <w:kern w:val="0"/>
                    <w:lang w:bidi="ar-SA"/>
                    <w14:ligatures w14:val="none"/>
                  </w:rPr>
                  <m:t xml:space="preserve"> . </m:t>
                </w:del>
              </m:r>
              <m:d>
                <m:dPr>
                  <m:ctrlPr>
                    <w:del w:id="3659" w:author="arun kumar" w:date="2026-07-27T20:18:00Z" w16du:dateUtc="2026-07-27T12:18:00Z">
                      <w:rPr>
                        <w:rFonts w:ascii="Cambria Math" w:eastAsia="Times New Roman" w:hAnsi="Cambria Math"/>
                        <w:i/>
                        <w:kern w:val="0"/>
                        <w:lang w:bidi="ar-SA"/>
                        <w14:ligatures w14:val="none"/>
                      </w:rPr>
                    </w:del>
                  </m:ctrlPr>
                </m:dPr>
                <m:e>
                  <m:r>
                    <w:del w:id="3660" w:author="arun kumar" w:date="2026-07-27T20:18:00Z" w16du:dateUtc="2026-07-27T12:18:00Z">
                      <w:rPr>
                        <w:rFonts w:ascii="Cambria Math" w:eastAsia="Times New Roman" w:hAnsi="Cambria Math"/>
                        <w:kern w:val="0"/>
                        <w:lang w:bidi="ar-SA"/>
                        <w14:ligatures w14:val="none"/>
                      </w:rPr>
                      <m:t>1-</m:t>
                    </w:del>
                  </m:r>
                  <m:sSubSup>
                    <m:sSubSupPr>
                      <m:ctrlPr>
                        <w:del w:id="3661" w:author="arun kumar" w:date="2026-07-27T20:18:00Z" w16du:dateUtc="2026-07-27T12:18:00Z">
                          <w:rPr>
                            <w:rFonts w:ascii="Cambria Math" w:eastAsia="Times New Roman" w:hAnsi="Cambria Math"/>
                            <w:i/>
                            <w:kern w:val="0"/>
                            <w:lang w:bidi="ar-SA"/>
                            <w14:ligatures w14:val="none"/>
                          </w:rPr>
                        </w:del>
                      </m:ctrlPr>
                    </m:sSubSupPr>
                    <m:e>
                      <m:r>
                        <w:del w:id="3662" w:author="arun kumar" w:date="2026-07-27T20:18:00Z" w16du:dateUtc="2026-07-27T12:18:00Z">
                          <w:rPr>
                            <w:rFonts w:ascii="Cambria Math" w:eastAsia="Times New Roman" w:hAnsi="Cambria Math"/>
                            <w:kern w:val="0"/>
                            <w:lang w:bidi="ar-SA"/>
                            <w14:ligatures w14:val="none"/>
                          </w:rPr>
                          <m:t>y</m:t>
                        </w:del>
                      </m:r>
                    </m:e>
                    <m:sub>
                      <m:r>
                        <w:del w:id="3663" w:author="arun kumar" w:date="2026-07-27T20:18:00Z" w16du:dateUtc="2026-07-27T12:18:00Z">
                          <w:rPr>
                            <w:rFonts w:ascii="Cambria Math" w:eastAsia="Times New Roman" w:hAnsi="Cambria Math"/>
                            <w:kern w:val="0"/>
                            <w:lang w:bidi="ar-SA"/>
                            <w14:ligatures w14:val="none"/>
                          </w:rPr>
                          <m:t>im</m:t>
                        </w:del>
                      </m:r>
                    </m:sub>
                    <m:sup>
                      <m:r>
                        <w:del w:id="3664" w:author="arun kumar" w:date="2026-07-27T20:18:00Z" w16du:dateUtc="2026-07-27T12:18:00Z">
                          <w:rPr>
                            <w:rFonts w:ascii="Cambria Math" w:eastAsia="Times New Roman" w:hAnsi="Cambria Math"/>
                            <w:kern w:val="0"/>
                            <w:lang w:bidi="ar-SA"/>
                            <w14:ligatures w14:val="none"/>
                          </w:rPr>
                          <m:t>D</m:t>
                        </w:del>
                      </m:r>
                    </m:sup>
                  </m:sSubSup>
                </m:e>
              </m:d>
            </m:oMath>
            <w:del w:id="3665" w:author="arun kumar" w:date="2026-07-27T20:18:00Z" w16du:dateUtc="2026-07-27T12:18:00Z">
              <w:r w:rsidR="001E33AF" w:rsidDel="00A35F98">
                <w:rPr>
                  <w:rFonts w:ascii="Cambria Math" w:eastAsia="Times New Roman" w:hAnsi="Cambria Math"/>
                  <w:i/>
                  <w:kern w:val="0"/>
                  <w:lang w:bidi="ar-SA"/>
                  <w14:ligatures w14:val="none"/>
                </w:rPr>
                <w:delText xml:space="preserve"> + </w:delText>
              </w:r>
            </w:del>
            <m:oMath>
              <m:sSub>
                <m:sSubPr>
                  <m:ctrlPr>
                    <w:del w:id="3666" w:author="arun kumar" w:date="2026-07-27T20:18:00Z" w16du:dateUtc="2026-07-27T12:18:00Z">
                      <w:rPr>
                        <w:rFonts w:ascii="Cambria Math" w:eastAsia="Times New Roman" w:hAnsi="Cambria Math"/>
                        <w:i/>
                        <w:kern w:val="0"/>
                        <w:lang w:bidi="ar-SA"/>
                        <w14:ligatures w14:val="none"/>
                      </w:rPr>
                    </w:del>
                  </m:ctrlPr>
                </m:sSubPr>
                <m:e>
                  <m:r>
                    <w:del w:id="3667" w:author="arun kumar" w:date="2026-07-27T20:18:00Z" w16du:dateUtc="2026-07-27T12:18:00Z">
                      <w:rPr>
                        <w:rFonts w:ascii="Cambria Math" w:eastAsia="Times New Roman" w:hAnsi="Cambria Math"/>
                        <w:kern w:val="0"/>
                        <w:lang w:bidi="ar-SA"/>
                        <w14:ligatures w14:val="none"/>
                      </w:rPr>
                      <m:t>Flightdays</m:t>
                    </w:del>
                  </m:r>
                </m:e>
                <m:sub>
                  <m:r>
                    <w:del w:id="3668" w:author="arun kumar" w:date="2026-07-27T20:18:00Z" w16du:dateUtc="2026-07-27T12:18:00Z">
                      <w:rPr>
                        <w:rFonts w:ascii="Cambria Math" w:eastAsia="Times New Roman" w:hAnsi="Cambria Math"/>
                        <w:kern w:val="0"/>
                        <w:lang w:bidi="ar-SA"/>
                        <w14:ligatures w14:val="none"/>
                      </w:rPr>
                      <m:t>ij</m:t>
                    </w:del>
                  </m:r>
                </m:sub>
              </m:sSub>
              <m:r>
                <w:del w:id="3669" w:author="arun kumar" w:date="2026-07-27T20:18:00Z" w16du:dateUtc="2026-07-27T12:18:00Z">
                  <w:rPr>
                    <w:rFonts w:ascii="Cambria Math" w:eastAsia="Times New Roman" w:hAnsi="Cambria Math"/>
                    <w:kern w:val="0"/>
                    <w:lang w:bidi="ar-SA"/>
                    <w14:ligatures w14:val="none"/>
                  </w:rPr>
                  <m:t xml:space="preserve"> . </m:t>
                </w:del>
              </m:r>
            </m:oMath>
            <w:del w:id="3670" w:author="arun kumar" w:date="2026-07-27T20:18:00Z" w16du:dateUtc="2026-07-27T12:18:00Z">
              <w:r w:rsidR="001E33AF" w:rsidDel="00A35F98">
                <w:rPr>
                  <w:rFonts w:ascii="Cambria Math" w:eastAsia="Times New Roman" w:hAnsi="Cambria Math"/>
                  <w:i/>
                  <w:kern w:val="0"/>
                  <w:lang w:bidi="ar-SA"/>
                  <w14:ligatures w14:val="none"/>
                </w:rPr>
                <w:delText xml:space="preserve"> </w:delText>
              </w:r>
            </w:del>
            <m:oMath>
              <m:sSub>
                <m:sSubPr>
                  <m:ctrlPr>
                    <w:del w:id="3671" w:author="arun kumar" w:date="2026-07-27T20:18:00Z" w16du:dateUtc="2026-07-27T12:18:00Z">
                      <w:rPr>
                        <w:rFonts w:ascii="Cambria Math" w:eastAsia="Times New Roman" w:hAnsi="Cambria Math"/>
                        <w:i/>
                        <w:kern w:val="0"/>
                        <w:lang w:bidi="ar-SA"/>
                        <w14:ligatures w14:val="none"/>
                      </w:rPr>
                    </w:del>
                  </m:ctrlPr>
                </m:sSubPr>
                <m:e>
                  <m:r>
                    <w:del w:id="3672" w:author="arun kumar" w:date="2026-07-27T20:18:00Z" w16du:dateUtc="2026-07-27T12:18:00Z">
                      <w:rPr>
                        <w:rFonts w:ascii="Cambria Math" w:eastAsia="Times New Roman" w:hAnsi="Cambria Math"/>
                        <w:kern w:val="0"/>
                        <w:lang w:bidi="ar-SA"/>
                        <w14:ligatures w14:val="none"/>
                      </w:rPr>
                      <m:t>x</m:t>
                    </w:del>
                  </m:r>
                </m:e>
                <m:sub>
                  <m:r>
                    <w:del w:id="3673" w:author="arun kumar" w:date="2026-07-27T20:18:00Z" w16du:dateUtc="2026-07-27T12:18:00Z">
                      <w:rPr>
                        <w:rFonts w:ascii="Cambria Math" w:eastAsia="Times New Roman" w:hAnsi="Cambria Math"/>
                        <w:kern w:val="0"/>
                        <w:lang w:bidi="ar-SA"/>
                        <w14:ligatures w14:val="none"/>
                      </w:rPr>
                      <m:t>ij</m:t>
                    </w:del>
                  </m:r>
                </m:sub>
              </m:sSub>
            </m:oMath>
            <w:del w:id="3674" w:author="arun kumar" w:date="2026-07-27T20:18:00Z" w16du:dateUtc="2026-07-27T12:18:00Z">
              <w:r w:rsidR="001E33AF" w:rsidDel="00A35F98">
                <w:rPr>
                  <w:rFonts w:ascii="Cambria Math" w:eastAsia="Times New Roman" w:hAnsi="Cambria Math"/>
                  <w:i/>
                  <w:kern w:val="0"/>
                  <w:lang w:bidi="ar-SA"/>
                  <w14:ligatures w14:val="none"/>
                </w:rPr>
                <w:delText xml:space="preserve">  for all i = 1,2,3….N</w:delText>
              </w:r>
            </w:del>
          </w:p>
        </w:tc>
      </w:tr>
      <w:tr w:rsidR="005628F3" w14:paraId="327FBF17" w14:textId="77777777" w:rsidTr="00636A4A">
        <w:trPr>
          <w:trHeight w:val="263"/>
          <w:ins w:id="3675" w:author="arun kumar" w:date="2026-07-28T22:14:00Z" w16du:dateUtc="2026-07-28T14:14:00Z"/>
        </w:trPr>
        <w:tc>
          <w:tcPr>
            <w:tcW w:w="3268" w:type="dxa"/>
          </w:tcPr>
          <w:p w14:paraId="7B1ECD65" w14:textId="77777777" w:rsidR="005628F3" w:rsidRDefault="005628F3" w:rsidP="00632B42">
            <w:pPr>
              <w:spacing w:before="100" w:beforeAutospacing="1" w:after="100" w:afterAutospacing="1" w:line="240" w:lineRule="auto"/>
              <w:jc w:val="left"/>
              <w:rPr>
                <w:ins w:id="3676" w:author="arun kumar" w:date="2026-07-28T22:14:00Z" w16du:dateUtc="2026-07-28T14:14:00Z"/>
              </w:rPr>
            </w:pPr>
            <w:ins w:id="3677" w:author="arun kumar" w:date="2026-07-28T22:14:00Z" w16du:dateUtc="2026-07-28T14:14:00Z">
              <w:r>
                <w:t>Deferred Maintenance waiting constratints:</w:t>
              </w:r>
            </w:ins>
          </w:p>
          <w:p w14:paraId="26434CE9" w14:textId="3E8847E8" w:rsidR="005628F3" w:rsidRPr="00603FB5" w:rsidRDefault="005628F3" w:rsidP="005628F3">
            <w:pPr>
              <w:spacing w:after="200"/>
              <w:rPr>
                <w:ins w:id="3678" w:author="arun kumar" w:date="2026-07-28T22:14:00Z" w16du:dateUtc="2026-07-28T14:14:00Z"/>
              </w:rPr>
            </w:pPr>
            <w:ins w:id="3679" w:author="arun kumar" w:date="2026-07-28T22:14:00Z" w16du:dateUtc="2026-07-28T14:14:00Z">
              <w:r w:rsidRPr="00603FB5">
                <w:lastRenderedPageBreak/>
                <w:t>This constraint ensures that when maintenance check</w:t>
              </w:r>
              <w:r>
                <w:t>-</w:t>
              </w:r>
            </w:ins>
            <m:oMath>
              <m:r>
                <w:ins w:id="3680" w:author="arun kumar" w:date="2026-07-28T22:14:00Z" w16du:dateUtc="2026-07-28T14:14:00Z">
                  <w:rPr>
                    <w:rFonts w:ascii="Cambria Math" w:hAnsi="Cambria Math"/>
                  </w:rPr>
                  <m:t>c</m:t>
                </w:ins>
              </m:r>
              <m:r>
                <w:ins w:id="3681" w:author="arun kumar" w:date="2026-07-28T22:14:00Z" w16du:dateUtc="2026-07-28T14:14:00Z">
                  <w:rPr>
                    <w:rFonts w:ascii="Cambria Math" w:hAnsi="Cambria Math"/>
                  </w:rPr>
                  <m:t xml:space="preserve"> </m:t>
                </w:ins>
              </m:r>
            </m:oMath>
            <w:ins w:id="3682" w:author="arun kumar" w:date="2026-07-28T22:14:00Z" w16du:dateUtc="2026-07-28T14:14:00Z">
              <w:r w:rsidRPr="00603FB5">
                <w:t xml:space="preserve">is initiated for aircraft </w:t>
              </w:r>
            </w:ins>
            <m:oMath>
              <m:r>
                <w:ins w:id="3683" w:author="arun kumar" w:date="2026-07-28T22:14:00Z" w16du:dateUtc="2026-07-28T14:14:00Z">
                  <w:rPr>
                    <w:rFonts w:ascii="Cambria Math" w:hAnsi="Cambria Math"/>
                  </w:rPr>
                  <m:t>j</m:t>
                </w:ins>
              </m:r>
            </m:oMath>
            <w:ins w:id="3684" w:author="arun kumar" w:date="2026-07-28T22:14:00Z" w16du:dateUtc="2026-07-28T14:14:00Z">
              <w:r w:rsidRPr="00603FB5">
                <w:t xml:space="preserve">after flight </w:t>
              </w:r>
            </w:ins>
            <m:oMath>
              <m:r>
                <w:ins w:id="3685" w:author="arun kumar" w:date="2026-07-28T22:14:00Z" w16du:dateUtc="2026-07-28T14:14:00Z">
                  <w:rPr>
                    <w:rFonts w:ascii="Cambria Math" w:hAnsi="Cambria Math"/>
                  </w:rPr>
                  <m:t>i</m:t>
                </w:ins>
              </m:r>
            </m:oMath>
            <w:ins w:id="3686" w:author="arun kumar" w:date="2026-07-28T22:14:00Z" w16du:dateUtc="2026-07-28T14:14:00Z">
              <w:r w:rsidRPr="00603FB5">
                <w:t xml:space="preserve">, the same aircraft cannot operate any feasible successor flight </w:t>
              </w:r>
            </w:ins>
            <m:oMath>
              <m:r>
                <w:ins w:id="3687" w:author="arun kumar" w:date="2026-07-28T22:14:00Z" w16du:dateUtc="2026-07-28T14:14:00Z">
                  <w:rPr>
                    <w:rFonts w:ascii="Cambria Math" w:hAnsi="Cambria Math"/>
                  </w:rPr>
                  <m:t>r∈</m:t>
                </w:ins>
              </m:r>
              <m:sSubSup>
                <m:sSubSupPr>
                  <m:ctrlPr>
                    <w:ins w:id="3688" w:author="arun kumar" w:date="2026-07-28T22:14:00Z" w16du:dateUtc="2026-07-28T14:14:00Z">
                      <w:rPr>
                        <w:rFonts w:ascii="Cambria Math" w:hAnsi="Cambria Math"/>
                      </w:rPr>
                    </w:ins>
                  </m:ctrlPr>
                </m:sSubSupPr>
                <m:e>
                  <m:r>
                    <w:ins w:id="3689" w:author="arun kumar" w:date="2026-07-28T22:14:00Z" w16du:dateUtc="2026-07-28T14:14:00Z">
                      <m:rPr>
                        <m:scr m:val="script"/>
                      </m:rPr>
                      <w:rPr>
                        <w:rFonts w:ascii="Cambria Math" w:hAnsi="Cambria Math"/>
                      </w:rPr>
                      <m:t>F</m:t>
                    </w:ins>
                  </m:r>
                </m:e>
                <m:sub>
                  <m:r>
                    <w:ins w:id="3690" w:author="arun kumar" w:date="2026-07-28T22:14:00Z" w16du:dateUtc="2026-07-28T14:14:00Z">
                      <w:rPr>
                        <w:rFonts w:ascii="Cambria Math" w:hAnsi="Cambria Math"/>
                      </w:rPr>
                      <m:t>i</m:t>
                    </w:ins>
                  </m:r>
                </m:sub>
                <m:sup>
                  <m:r>
                    <w:ins w:id="3691" w:author="arun kumar" w:date="2026-07-28T22:14:00Z" w16du:dateUtc="2026-07-28T14:14:00Z">
                      <m:rPr>
                        <m:sty m:val="p"/>
                      </m:rPr>
                      <w:rPr>
                        <w:rFonts w:ascii="Cambria Math" w:hAnsi="Cambria Math"/>
                      </w:rPr>
                      <m:t>succ</m:t>
                    </w:ins>
                  </m:r>
                </m:sup>
              </m:sSubSup>
            </m:oMath>
            <w:ins w:id="3692" w:author="arun kumar" w:date="2026-07-28T22:14:00Z" w16du:dateUtc="2026-07-28T14:14:00Z">
              <w:r w:rsidRPr="00603FB5">
                <w:t>.</w:t>
              </w:r>
            </w:ins>
          </w:p>
          <w:p w14:paraId="7B91423B" w14:textId="5A6C9991" w:rsidR="005628F3" w:rsidRDefault="005628F3" w:rsidP="00632B42">
            <w:pPr>
              <w:spacing w:before="100" w:beforeAutospacing="1" w:after="100" w:afterAutospacing="1" w:line="240" w:lineRule="auto"/>
              <w:jc w:val="left"/>
              <w:rPr>
                <w:ins w:id="3693" w:author="arun kumar" w:date="2026-07-28T22:14:00Z" w16du:dateUtc="2026-07-28T14:14:00Z"/>
              </w:rPr>
            </w:pPr>
            <w:ins w:id="3694" w:author="arun kumar" w:date="2026-07-28T22:15:00Z" w16du:dateUtc="2026-07-28T14:15:00Z">
              <w:r>
                <w:t xml:space="preserve">This also </w:t>
              </w:r>
              <w:r w:rsidRPr="00603FB5">
                <w:t xml:space="preserve">prevents aircraft </w:t>
              </w:r>
            </w:ins>
            <m:oMath>
              <m:r>
                <w:ins w:id="3695" w:author="arun kumar" w:date="2026-07-28T22:15:00Z" w16du:dateUtc="2026-07-28T14:15:00Z">
                  <w:rPr>
                    <w:rFonts w:ascii="Cambria Math" w:hAnsi="Cambria Math"/>
                  </w:rPr>
                  <m:t>j</m:t>
                </w:ins>
              </m:r>
            </m:oMath>
            <w:ins w:id="3696" w:author="arun kumar" w:date="2026-07-28T22:15:00Z" w16du:dateUtc="2026-07-28T14:15:00Z">
              <w:r w:rsidRPr="00603FB5">
                <w:t xml:space="preserve">from operating any flight departing from maintenance airport </w:t>
              </w:r>
            </w:ins>
            <m:oMath>
              <m:sSub>
                <m:sSubPr>
                  <m:ctrlPr>
                    <w:ins w:id="3697" w:author="arun kumar" w:date="2026-07-28T22:15:00Z" w16du:dateUtc="2026-07-28T14:15:00Z">
                      <w:rPr>
                        <w:rFonts w:ascii="Cambria Math" w:hAnsi="Cambria Math"/>
                      </w:rPr>
                    </w:ins>
                  </m:ctrlPr>
                </m:sSubPr>
                <m:e>
                  <m:r>
                    <w:ins w:id="3698" w:author="arun kumar" w:date="2026-07-28T22:15:00Z" w16du:dateUtc="2026-07-28T14:15:00Z">
                      <w:rPr>
                        <w:rFonts w:ascii="Cambria Math" w:hAnsi="Cambria Math"/>
                      </w:rPr>
                      <m:t>q</m:t>
                    </w:ins>
                  </m:r>
                </m:e>
                <m:sub>
                  <m:r>
                    <w:ins w:id="3699" w:author="arun kumar" w:date="2026-07-28T22:15:00Z" w16du:dateUtc="2026-07-28T14:15:00Z">
                      <w:rPr>
                        <w:rFonts w:ascii="Cambria Math" w:hAnsi="Cambria Math"/>
                      </w:rPr>
                      <m:t>i</m:t>
                    </w:ins>
                  </m:r>
                </m:sub>
              </m:sSub>
            </m:oMath>
            <w:ins w:id="3700" w:author="arun kumar" w:date="2026-07-28T22:15:00Z" w16du:dateUtc="2026-07-28T14:15:00Z">
              <w:r w:rsidRPr="00603FB5">
                <w:t xml:space="preserve">on the day maintenance check </w:t>
              </w:r>
            </w:ins>
            <m:oMath>
              <m:r>
                <w:ins w:id="3701" w:author="arun kumar" w:date="2026-07-28T22:15:00Z" w16du:dateUtc="2026-07-28T14:15:00Z">
                  <w:rPr>
                    <w:rFonts w:ascii="Cambria Math" w:hAnsi="Cambria Math"/>
                  </w:rPr>
                  <m:t>c</m:t>
                </w:ins>
              </m:r>
            </m:oMath>
            <w:ins w:id="3702" w:author="arun kumar" w:date="2026-07-28T22:15:00Z" w16du:dateUtc="2026-07-28T14:15:00Z">
              <w:r w:rsidRPr="00603FB5">
                <w:t>starts.</w:t>
              </w:r>
            </w:ins>
          </w:p>
          <w:p w14:paraId="733D6334" w14:textId="6BE84DC8" w:rsidR="005628F3" w:rsidRDefault="005628F3" w:rsidP="00632B42">
            <w:pPr>
              <w:spacing w:before="100" w:beforeAutospacing="1" w:after="100" w:afterAutospacing="1" w:line="240" w:lineRule="auto"/>
              <w:jc w:val="left"/>
              <w:rPr>
                <w:ins w:id="3703" w:author="arun kumar" w:date="2026-07-28T22:14:00Z" w16du:dateUtc="2026-07-28T14:14:00Z"/>
              </w:rPr>
            </w:pPr>
          </w:p>
        </w:tc>
        <w:tc>
          <w:tcPr>
            <w:tcW w:w="6722" w:type="dxa"/>
          </w:tcPr>
          <w:p w14:paraId="611923E8" w14:textId="77777777" w:rsidR="005628F3" w:rsidRPr="00603FB5" w:rsidRDefault="005628F3" w:rsidP="005628F3">
            <w:pPr>
              <w:pStyle w:val="BodyText"/>
              <w:rPr>
                <w:ins w:id="3704" w:author="arun kumar" w:date="2026-07-28T22:16:00Z" w16du:dateUtc="2026-07-28T14:16:00Z"/>
              </w:rPr>
            </w:pPr>
            <w:ins w:id="3705" w:author="arun kumar" w:date="2026-07-28T22:16:00Z" w16du:dateUtc="2026-07-28T14:16:00Z">
              <w:r w:rsidRPr="00603FB5">
                <w:lastRenderedPageBreak/>
                <w:t xml:space="preserve">The set of feasible successor flights for flight </w:t>
              </w:r>
            </w:ins>
            <m:oMath>
              <m:r>
                <w:ins w:id="3706" w:author="arun kumar" w:date="2026-07-28T22:16:00Z" w16du:dateUtc="2026-07-28T14:16:00Z">
                  <w:rPr>
                    <w:rFonts w:ascii="Cambria Math" w:hAnsi="Cambria Math"/>
                  </w:rPr>
                  <m:t>i</m:t>
                </w:ins>
              </m:r>
            </m:oMath>
            <w:ins w:id="3707" w:author="arun kumar" w:date="2026-07-28T22:16:00Z" w16du:dateUtc="2026-07-28T14:16:00Z">
              <w:r w:rsidRPr="00603FB5">
                <w:t>can be defined as</w:t>
              </w:r>
            </w:ins>
          </w:p>
          <w:p w14:paraId="78D4F62F" w14:textId="77C8287E" w:rsidR="005628F3" w:rsidRDefault="005628F3" w:rsidP="00387A0B">
            <w:pPr>
              <w:spacing w:before="100" w:beforeAutospacing="1" w:after="100" w:afterAutospacing="1" w:line="240" w:lineRule="auto"/>
              <w:jc w:val="left"/>
              <w:rPr>
                <w:ins w:id="3708" w:author="arun kumar" w:date="2026-07-28T22:15:00Z" w16du:dateUtc="2026-07-28T14:15:00Z"/>
                <w:rFonts w:eastAsia="Times New Roman"/>
                <w:kern w:val="0"/>
                <w:lang w:bidi="ar-SA"/>
                <w14:ligatures w14:val="none"/>
              </w:rPr>
            </w:pPr>
            <m:oMathPara>
              <m:oMath>
                <m:sSubSup>
                  <m:sSubSupPr>
                    <m:ctrlPr>
                      <w:ins w:id="3709" w:author="arun kumar" w:date="2026-07-28T22:16:00Z" w16du:dateUtc="2026-07-28T14:16:00Z">
                        <w:rPr>
                          <w:rFonts w:ascii="Cambria Math" w:hAnsi="Cambria Math"/>
                        </w:rPr>
                      </w:ins>
                    </m:ctrlPr>
                  </m:sSubSupPr>
                  <m:e>
                    <m:r>
                      <w:ins w:id="3710" w:author="arun kumar" w:date="2026-07-28T22:16:00Z" w16du:dateUtc="2026-07-28T14:16:00Z">
                        <m:rPr>
                          <m:scr m:val="script"/>
                        </m:rPr>
                        <w:rPr>
                          <w:rFonts w:ascii="Cambria Math" w:hAnsi="Cambria Math"/>
                        </w:rPr>
                        <m:t>F</m:t>
                      </w:ins>
                    </m:r>
                  </m:e>
                  <m:sub>
                    <m:r>
                      <w:ins w:id="3711" w:author="arun kumar" w:date="2026-07-28T22:16:00Z" w16du:dateUtc="2026-07-28T14:16:00Z">
                        <w:rPr>
                          <w:rFonts w:ascii="Cambria Math" w:hAnsi="Cambria Math"/>
                        </w:rPr>
                        <m:t>i</m:t>
                      </w:ins>
                    </m:r>
                  </m:sub>
                  <m:sup>
                    <m:r>
                      <w:ins w:id="3712" w:author="arun kumar" w:date="2026-07-28T22:16:00Z" w16du:dateUtc="2026-07-28T14:16:00Z">
                        <m:rPr>
                          <m:sty m:val="p"/>
                        </m:rPr>
                        <w:rPr>
                          <w:rFonts w:ascii="Cambria Math" w:hAnsi="Cambria Math"/>
                        </w:rPr>
                        <m:t>succ</m:t>
                      </w:ins>
                    </m:r>
                  </m:sup>
                </m:sSubSup>
                <m:r>
                  <w:ins w:id="3713" w:author="arun kumar" w:date="2026-07-28T22:16:00Z" w16du:dateUtc="2026-07-28T14:16:00Z">
                    <w:rPr>
                      <w:rFonts w:ascii="Cambria Math" w:hAnsi="Cambria Math"/>
                    </w:rPr>
                    <m:t>=</m:t>
                  </w:ins>
                </m:r>
                <m:d>
                  <m:dPr>
                    <m:begChr m:val="{"/>
                    <m:sepChr m:val=","/>
                    <m:endChr m:val="}"/>
                    <m:ctrlPr>
                      <w:ins w:id="3714" w:author="arun kumar" w:date="2026-07-28T22:16:00Z" w16du:dateUtc="2026-07-28T14:16:00Z">
                        <w:rPr>
                          <w:rFonts w:ascii="Cambria Math" w:hAnsi="Cambria Math"/>
                        </w:rPr>
                      </w:ins>
                    </m:ctrlPr>
                  </m:dPr>
                  <m:e>
                    <m:r>
                      <w:ins w:id="3715" w:author="arun kumar" w:date="2026-07-28T22:16:00Z" w16du:dateUtc="2026-07-28T14:16:00Z">
                        <w:rPr>
                          <w:rFonts w:ascii="Cambria Math" w:hAnsi="Cambria Math"/>
                        </w:rPr>
                        <m:t>r</m:t>
                      </w:ins>
                    </m:r>
                  </m:e>
                  <m:e>
                    <m:r>
                      <w:ins w:id="3716" w:author="arun kumar" w:date="2026-07-28T22:16:00Z" w16du:dateUtc="2026-07-28T14:16:00Z">
                        <w:rPr>
                          <w:rFonts w:ascii="Cambria Math" w:hAnsi="Cambria Math"/>
                        </w:rPr>
                        <m:t>∈</m:t>
                      </w:ins>
                    </m:r>
                  </m:e>
                  <m:e>
                    <m:r>
                      <w:ins w:id="3717" w:author="arun kumar" w:date="2026-07-28T22:16:00Z" w16du:dateUtc="2026-07-28T14:16:00Z">
                        <m:rPr>
                          <m:scr m:val="script"/>
                        </m:rPr>
                        <w:rPr>
                          <w:rFonts w:ascii="Cambria Math" w:hAnsi="Cambria Math"/>
                        </w:rPr>
                        <m:t>F:</m:t>
                      </w:ins>
                    </m:r>
                    <m:sSub>
                      <m:sSubPr>
                        <m:ctrlPr>
                          <w:ins w:id="3718" w:author="arun kumar" w:date="2026-07-28T22:16:00Z" w16du:dateUtc="2026-07-28T14:16:00Z">
                            <w:rPr>
                              <w:rFonts w:ascii="Cambria Math" w:hAnsi="Cambria Math"/>
                            </w:rPr>
                          </w:ins>
                        </m:ctrlPr>
                      </m:sSubPr>
                      <m:e>
                        <m:r>
                          <w:ins w:id="3719" w:author="arun kumar" w:date="2026-07-28T22:16:00Z" w16du:dateUtc="2026-07-28T14:16:00Z">
                            <w:rPr>
                              <w:rFonts w:ascii="Cambria Math" w:hAnsi="Cambria Math"/>
                            </w:rPr>
                            <m:t>o</m:t>
                          </w:ins>
                        </m:r>
                      </m:e>
                      <m:sub>
                        <m:r>
                          <w:ins w:id="3720" w:author="arun kumar" w:date="2026-07-28T22:16:00Z" w16du:dateUtc="2026-07-28T14:16:00Z">
                            <w:rPr>
                              <w:rFonts w:ascii="Cambria Math" w:hAnsi="Cambria Math"/>
                            </w:rPr>
                            <m:t>r</m:t>
                          </w:ins>
                        </m:r>
                      </m:sub>
                    </m:sSub>
                    <m:r>
                      <w:ins w:id="3721" w:author="arun kumar" w:date="2026-07-28T22:16:00Z" w16du:dateUtc="2026-07-28T14:16:00Z">
                        <w:rPr>
                          <w:rFonts w:ascii="Cambria Math" w:hAnsi="Cambria Math"/>
                        </w:rPr>
                        <m:t>=</m:t>
                      </w:ins>
                    </m:r>
                    <m:sSub>
                      <m:sSubPr>
                        <m:ctrlPr>
                          <w:ins w:id="3722" w:author="arun kumar" w:date="2026-07-28T22:16:00Z" w16du:dateUtc="2026-07-28T14:16:00Z">
                            <w:rPr>
                              <w:rFonts w:ascii="Cambria Math" w:hAnsi="Cambria Math"/>
                            </w:rPr>
                          </w:ins>
                        </m:ctrlPr>
                      </m:sSubPr>
                      <m:e>
                        <m:r>
                          <w:ins w:id="3723" w:author="arun kumar" w:date="2026-07-28T22:16:00Z" w16du:dateUtc="2026-07-28T14:16:00Z">
                            <w:rPr>
                              <w:rFonts w:ascii="Cambria Math" w:hAnsi="Cambria Math"/>
                            </w:rPr>
                            <m:t>q</m:t>
                          </w:ins>
                        </m:r>
                      </m:e>
                      <m:sub>
                        <m:r>
                          <w:ins w:id="3724" w:author="arun kumar" w:date="2026-07-28T22:16:00Z" w16du:dateUtc="2026-07-28T14:16:00Z">
                            <w:rPr>
                              <w:rFonts w:ascii="Cambria Math" w:hAnsi="Cambria Math"/>
                            </w:rPr>
                            <m:t>i</m:t>
                          </w:ins>
                        </m:r>
                      </m:sub>
                    </m:sSub>
                    <m:r>
                      <w:ins w:id="3725" w:author="arun kumar" w:date="2026-07-28T22:16:00Z" w16du:dateUtc="2026-07-28T14:16:00Z">
                        <m:rPr>
                          <m:nor/>
                        </m:rPr>
                        <w:rPr>
                          <w:rFonts w:ascii="Arial" w:hAnsi="Arial" w:cs="Arial"/>
                        </w:rPr>
                        <m:t>  </m:t>
                      </w:ins>
                    </m:r>
                    <m:sSubSup>
                      <m:sSubSupPr>
                        <m:ctrlPr>
                          <w:ins w:id="3726" w:author="arun kumar" w:date="2026-07-28T22:16:00Z" w16du:dateUtc="2026-07-28T14:16:00Z">
                            <w:rPr>
                              <w:rFonts w:ascii="Cambria Math" w:hAnsi="Cambria Math"/>
                            </w:rPr>
                          </w:ins>
                        </m:ctrlPr>
                      </m:sSubSupPr>
                      <m:e>
                        <m:r>
                          <w:ins w:id="3727" w:author="arun kumar" w:date="2026-07-28T22:16:00Z" w16du:dateUtc="2026-07-28T14:16:00Z">
                            <w:rPr>
                              <w:rFonts w:ascii="Cambria Math" w:hAnsi="Cambria Math"/>
                            </w:rPr>
                            <m:t>d</m:t>
                          </w:ins>
                        </m:r>
                      </m:e>
                      <m:sub>
                        <m:r>
                          <w:ins w:id="3728" w:author="arun kumar" w:date="2026-07-28T22:16:00Z" w16du:dateUtc="2026-07-28T14:16:00Z">
                            <w:rPr>
                              <w:rFonts w:ascii="Cambria Math" w:hAnsi="Cambria Math"/>
                            </w:rPr>
                            <m:t>r</m:t>
                          </w:ins>
                        </m:r>
                      </m:sub>
                      <m:sup>
                        <m:r>
                          <w:ins w:id="3729" w:author="arun kumar" w:date="2026-07-28T22:16:00Z" w16du:dateUtc="2026-07-28T14:16:00Z">
                            <m:rPr>
                              <m:sty m:val="p"/>
                            </m:rPr>
                            <w:rPr>
                              <w:rFonts w:ascii="Cambria Math" w:hAnsi="Cambria Math"/>
                            </w:rPr>
                            <m:t>dep</m:t>
                          </w:ins>
                        </m:r>
                      </m:sup>
                    </m:sSubSup>
                    <m:r>
                      <w:ins w:id="3730" w:author="arun kumar" w:date="2026-07-28T22:16:00Z" w16du:dateUtc="2026-07-28T14:16:00Z">
                        <w:rPr>
                          <w:rFonts w:ascii="Cambria Math" w:hAnsi="Cambria Math"/>
                        </w:rPr>
                        <m:t>=</m:t>
                      </w:ins>
                    </m:r>
                    <m:sSubSup>
                      <m:sSubSupPr>
                        <m:ctrlPr>
                          <w:ins w:id="3731" w:author="arun kumar" w:date="2026-07-28T22:16:00Z" w16du:dateUtc="2026-07-28T14:16:00Z">
                            <w:rPr>
                              <w:rFonts w:ascii="Cambria Math" w:hAnsi="Cambria Math"/>
                            </w:rPr>
                          </w:ins>
                        </m:ctrlPr>
                      </m:sSubSupPr>
                      <m:e>
                        <m:r>
                          <w:ins w:id="3732" w:author="arun kumar" w:date="2026-07-28T22:16:00Z" w16du:dateUtc="2026-07-28T14:16:00Z">
                            <w:rPr>
                              <w:rFonts w:ascii="Cambria Math" w:hAnsi="Cambria Math"/>
                            </w:rPr>
                            <m:t>d</m:t>
                          </w:ins>
                        </m:r>
                      </m:e>
                      <m:sub>
                        <m:r>
                          <w:ins w:id="3733" w:author="arun kumar" w:date="2026-07-28T22:16:00Z" w16du:dateUtc="2026-07-28T14:16:00Z">
                            <w:rPr>
                              <w:rFonts w:ascii="Cambria Math" w:hAnsi="Cambria Math"/>
                            </w:rPr>
                            <m:t>i</m:t>
                          </w:ins>
                        </m:r>
                      </m:sub>
                      <m:sup>
                        <m:r>
                          <w:ins w:id="3734" w:author="arun kumar" w:date="2026-07-28T22:16:00Z" w16du:dateUtc="2026-07-28T14:16:00Z">
                            <m:rPr>
                              <m:sty m:val="p"/>
                            </m:rPr>
                            <w:rPr>
                              <w:rFonts w:ascii="Cambria Math" w:hAnsi="Cambria Math"/>
                            </w:rPr>
                            <m:t>arr</m:t>
                          </w:ins>
                        </m:r>
                      </m:sup>
                    </m:sSubSup>
                    <m:r>
                      <w:ins w:id="3735" w:author="arun kumar" w:date="2026-07-28T22:16:00Z" w16du:dateUtc="2026-07-28T14:16:00Z">
                        <m:rPr>
                          <m:nor/>
                        </m:rPr>
                        <w:rPr>
                          <w:rFonts w:ascii="Arial" w:hAnsi="Arial" w:cs="Arial"/>
                        </w:rPr>
                        <m:t>  </m:t>
                      </w:ins>
                    </m:r>
                    <m:sSub>
                      <m:sSubPr>
                        <m:ctrlPr>
                          <w:ins w:id="3736" w:author="arun kumar" w:date="2026-07-28T22:16:00Z" w16du:dateUtc="2026-07-28T14:16:00Z">
                            <w:rPr>
                              <w:rFonts w:ascii="Cambria Math" w:hAnsi="Cambria Math"/>
                            </w:rPr>
                          </w:ins>
                        </m:ctrlPr>
                      </m:sSubPr>
                      <m:e>
                        <m:r>
                          <w:ins w:id="3737" w:author="arun kumar" w:date="2026-07-28T22:16:00Z" w16du:dateUtc="2026-07-28T14:16:00Z">
                            <w:rPr>
                              <w:rFonts w:ascii="Cambria Math" w:hAnsi="Cambria Math"/>
                            </w:rPr>
                            <m:t>s</m:t>
                          </w:ins>
                        </m:r>
                      </m:e>
                      <m:sub>
                        <m:r>
                          <w:ins w:id="3738" w:author="arun kumar" w:date="2026-07-28T22:16:00Z" w16du:dateUtc="2026-07-28T14:16:00Z">
                            <w:rPr>
                              <w:rFonts w:ascii="Cambria Math" w:hAnsi="Cambria Math"/>
                            </w:rPr>
                            <m:t>r</m:t>
                          </w:ins>
                        </m:r>
                      </m:sub>
                    </m:sSub>
                    <m:r>
                      <w:ins w:id="3739" w:author="arun kumar" w:date="2026-07-28T22:16:00Z" w16du:dateUtc="2026-07-28T14:16:00Z">
                        <w:rPr>
                          <w:rFonts w:ascii="Cambria Math" w:hAnsi="Cambria Math"/>
                        </w:rPr>
                        <m:t>&gt;</m:t>
                      </w:ins>
                    </m:r>
                    <m:sSub>
                      <m:sSubPr>
                        <m:ctrlPr>
                          <w:ins w:id="3740" w:author="arun kumar" w:date="2026-07-28T22:16:00Z" w16du:dateUtc="2026-07-28T14:16:00Z">
                            <w:rPr>
                              <w:rFonts w:ascii="Cambria Math" w:hAnsi="Cambria Math"/>
                            </w:rPr>
                          </w:ins>
                        </m:ctrlPr>
                      </m:sSubPr>
                      <m:e>
                        <m:r>
                          <w:ins w:id="3741" w:author="arun kumar" w:date="2026-07-28T22:16:00Z" w16du:dateUtc="2026-07-28T14:16:00Z">
                            <w:rPr>
                              <w:rFonts w:ascii="Cambria Math" w:hAnsi="Cambria Math"/>
                            </w:rPr>
                            <m:t>a</m:t>
                          </w:ins>
                        </m:r>
                      </m:e>
                      <m:sub>
                        <m:r>
                          <w:ins w:id="3742" w:author="arun kumar" w:date="2026-07-28T22:16:00Z" w16du:dateUtc="2026-07-28T14:16:00Z">
                            <w:rPr>
                              <w:rFonts w:ascii="Cambria Math" w:hAnsi="Cambria Math"/>
                            </w:rPr>
                            <m:t>i</m:t>
                          </w:ins>
                        </m:r>
                      </m:sub>
                    </m:sSub>
                    <m:r>
                      <w:ins w:id="3743" w:author="arun kumar" w:date="2026-07-28T22:17:00Z" w16du:dateUtc="2026-07-28T14:17:00Z">
                        <w:rPr>
                          <w:rFonts w:ascii="Cambria Math" w:hAnsi="Cambria Math"/>
                        </w:rPr>
                        <m:t>+</m:t>
                      </w:ins>
                    </m:r>
                    <m:sSub>
                      <m:sSubPr>
                        <m:ctrlPr>
                          <w:ins w:id="3744" w:author="arun kumar" w:date="2026-07-28T22:17:00Z" w16du:dateUtc="2026-07-28T14:17:00Z">
                            <w:rPr>
                              <w:rFonts w:ascii="Cambria Math" w:hAnsi="Cambria Math"/>
                            </w:rPr>
                          </w:ins>
                        </m:ctrlPr>
                      </m:sSubPr>
                      <m:e>
                        <m:r>
                          <w:ins w:id="3745" w:author="arun kumar" w:date="2026-07-28T22:17:00Z" w16du:dateUtc="2026-07-28T14:17:00Z">
                            <w:rPr>
                              <w:rFonts w:ascii="Cambria Math" w:hAnsi="Cambria Math"/>
                            </w:rPr>
                            <m:t>τ</m:t>
                          </w:ins>
                        </m:r>
                      </m:e>
                      <m:sub>
                        <m:r>
                          <w:ins w:id="3746" w:author="arun kumar" w:date="2026-07-28T22:17:00Z" w16du:dateUtc="2026-07-28T14:17:00Z">
                            <w:rPr>
                              <w:rFonts w:ascii="Cambria Math" w:hAnsi="Cambria Math"/>
                            </w:rPr>
                            <m:t>i</m:t>
                          </w:ins>
                        </m:r>
                      </m:sub>
                    </m:sSub>
                  </m:e>
                </m:d>
              </m:oMath>
            </m:oMathPara>
          </w:p>
          <w:p w14:paraId="14DFC3E9" w14:textId="6FE723F2" w:rsidR="005628F3" w:rsidRPr="00603FB5" w:rsidRDefault="005628F3" w:rsidP="005628F3">
            <w:pPr>
              <w:spacing w:after="200"/>
              <w:rPr>
                <w:ins w:id="3747" w:author="arun kumar" w:date="2026-07-28T22:17:00Z" w16du:dateUtc="2026-07-28T14:17:00Z"/>
              </w:rPr>
            </w:pPr>
            <w:ins w:id="3748" w:author="arun kumar" w:date="2026-07-28T22:17:00Z" w16du:dateUtc="2026-07-28T14:17:00Z">
              <w:r>
                <w:lastRenderedPageBreak/>
                <w:t>The</w:t>
              </w:r>
              <w:r w:rsidRPr="00603FB5">
                <w:t xml:space="preserve"> set of flights departing from maintenance airport </w:t>
              </w:r>
            </w:ins>
            <m:oMath>
              <m:sSub>
                <m:sSubPr>
                  <m:ctrlPr>
                    <w:ins w:id="3749" w:author="arun kumar" w:date="2026-07-28T22:17:00Z" w16du:dateUtc="2026-07-28T14:17:00Z">
                      <w:rPr>
                        <w:rFonts w:ascii="Cambria Math" w:hAnsi="Cambria Math"/>
                      </w:rPr>
                    </w:ins>
                  </m:ctrlPr>
                </m:sSubPr>
                <m:e>
                  <m:r>
                    <w:ins w:id="3750" w:author="arun kumar" w:date="2026-07-28T22:17:00Z" w16du:dateUtc="2026-07-28T14:17:00Z">
                      <w:rPr>
                        <w:rFonts w:ascii="Cambria Math" w:hAnsi="Cambria Math"/>
                      </w:rPr>
                      <m:t>q</m:t>
                    </w:ins>
                  </m:r>
                </m:e>
                <m:sub>
                  <m:r>
                    <w:ins w:id="3751" w:author="arun kumar" w:date="2026-07-28T22:17:00Z" w16du:dateUtc="2026-07-28T14:17:00Z">
                      <w:rPr>
                        <w:rFonts w:ascii="Cambria Math" w:hAnsi="Cambria Math"/>
                      </w:rPr>
                      <m:t>i</m:t>
                    </w:ins>
                  </m:r>
                </m:sub>
              </m:sSub>
            </m:oMath>
            <w:ins w:id="3752" w:author="arun kumar" w:date="2026-07-28T22:17:00Z" w16du:dateUtc="2026-07-28T14:17:00Z">
              <w:r w:rsidRPr="00603FB5">
                <w:t xml:space="preserve">on day </w:t>
              </w:r>
            </w:ins>
            <m:oMath>
              <m:r>
                <w:ins w:id="3753" w:author="arun kumar" w:date="2026-07-28T22:17:00Z" w16du:dateUtc="2026-07-28T14:17:00Z">
                  <w:rPr>
                    <w:rFonts w:ascii="Cambria Math" w:hAnsi="Cambria Math"/>
                  </w:rPr>
                  <m:t>d</m:t>
                </w:ins>
              </m:r>
            </m:oMath>
            <w:ins w:id="3754" w:author="arun kumar" w:date="2026-07-28T22:17:00Z" w16du:dateUtc="2026-07-28T14:17:00Z">
              <w:r w:rsidRPr="00603FB5">
                <w:t>as</w:t>
              </w:r>
            </w:ins>
          </w:p>
          <w:p w14:paraId="5EA7E889" w14:textId="676B6B3A" w:rsidR="005628F3" w:rsidRDefault="005628F3" w:rsidP="005628F3">
            <w:pPr>
              <w:spacing w:before="100" w:beforeAutospacing="1" w:after="100" w:afterAutospacing="1" w:line="240" w:lineRule="auto"/>
              <w:jc w:val="left"/>
              <w:rPr>
                <w:ins w:id="3755" w:author="arun kumar" w:date="2026-07-28T22:17:00Z" w16du:dateUtc="2026-07-28T14:17:00Z"/>
                <w:rFonts w:eastAsia="Times New Roman"/>
              </w:rPr>
            </w:pPr>
            <m:oMathPara>
              <m:oMath>
                <m:borderBox>
                  <m:borderBoxPr>
                    <m:ctrlPr>
                      <w:ins w:id="3756" w:author="arun kumar" w:date="2026-07-28T22:17:00Z" w16du:dateUtc="2026-07-28T14:17:00Z">
                        <w:rPr>
                          <w:rFonts w:ascii="Cambria Math" w:hAnsi="Cambria Math"/>
                        </w:rPr>
                      </w:ins>
                    </m:ctrlPr>
                  </m:borderBoxPr>
                  <m:e>
                    <m:sSubSup>
                      <m:sSubSupPr>
                        <m:ctrlPr>
                          <w:ins w:id="3757" w:author="arun kumar" w:date="2026-07-28T22:17:00Z" w16du:dateUtc="2026-07-28T14:17:00Z">
                            <w:rPr>
                              <w:rFonts w:ascii="Cambria Math" w:hAnsi="Cambria Math"/>
                            </w:rPr>
                          </w:ins>
                        </m:ctrlPr>
                      </m:sSubSupPr>
                      <m:e>
                        <m:r>
                          <w:ins w:id="3758" w:author="arun kumar" w:date="2026-07-28T22:17:00Z" w16du:dateUtc="2026-07-28T14:17:00Z">
                            <m:rPr>
                              <m:scr m:val="script"/>
                            </m:rPr>
                            <w:rPr>
                              <w:rFonts w:ascii="Cambria Math" w:hAnsi="Cambria Math"/>
                            </w:rPr>
                            <m:t>F</m:t>
                          </w:ins>
                        </m:r>
                      </m:e>
                      <m:sub>
                        <m:sSub>
                          <m:sSubPr>
                            <m:ctrlPr>
                              <w:ins w:id="3759" w:author="arun kumar" w:date="2026-07-28T22:17:00Z" w16du:dateUtc="2026-07-28T14:17:00Z">
                                <w:rPr>
                                  <w:rFonts w:ascii="Cambria Math" w:hAnsi="Cambria Math"/>
                                </w:rPr>
                              </w:ins>
                            </m:ctrlPr>
                          </m:sSubPr>
                          <m:e>
                            <m:r>
                              <w:ins w:id="3760" w:author="arun kumar" w:date="2026-07-28T22:17:00Z" w16du:dateUtc="2026-07-28T14:17:00Z">
                                <w:rPr>
                                  <w:rFonts w:ascii="Cambria Math" w:hAnsi="Cambria Math"/>
                                </w:rPr>
                                <m:t>q</m:t>
                              </w:ins>
                            </m:r>
                          </m:e>
                          <m:sub>
                            <m:r>
                              <w:ins w:id="3761" w:author="arun kumar" w:date="2026-07-28T22:17:00Z" w16du:dateUtc="2026-07-28T14:17:00Z">
                                <w:rPr>
                                  <w:rFonts w:ascii="Cambria Math" w:hAnsi="Cambria Math"/>
                                </w:rPr>
                                <m:t>i</m:t>
                              </w:ins>
                            </m:r>
                          </m:sub>
                        </m:sSub>
                        <m:r>
                          <w:ins w:id="3762" w:author="arun kumar" w:date="2026-07-28T22:17:00Z" w16du:dateUtc="2026-07-28T14:17:00Z">
                            <w:rPr>
                              <w:rFonts w:ascii="Cambria Math" w:hAnsi="Cambria Math"/>
                            </w:rPr>
                            <m:t>d</m:t>
                          </w:ins>
                        </m:r>
                      </m:sub>
                      <m:sup>
                        <m:r>
                          <w:ins w:id="3763" w:author="arun kumar" w:date="2026-07-28T22:17:00Z" w16du:dateUtc="2026-07-28T14:17:00Z">
                            <m:rPr>
                              <m:sty m:val="p"/>
                            </m:rPr>
                            <w:rPr>
                              <w:rFonts w:ascii="Cambria Math" w:hAnsi="Cambria Math"/>
                            </w:rPr>
                            <m:t>dep</m:t>
                          </w:ins>
                        </m:r>
                      </m:sup>
                    </m:sSubSup>
                    <m:r>
                      <w:ins w:id="3764" w:author="arun kumar" w:date="2026-07-28T22:17:00Z" w16du:dateUtc="2026-07-28T14:17:00Z">
                        <w:rPr>
                          <w:rFonts w:ascii="Cambria Math" w:hAnsi="Cambria Math"/>
                        </w:rPr>
                        <m:t>=</m:t>
                      </w:ins>
                    </m:r>
                    <m:d>
                      <m:dPr>
                        <m:begChr m:val="{"/>
                        <m:sepChr m:val=","/>
                        <m:endChr m:val="}"/>
                        <m:ctrlPr>
                          <w:ins w:id="3765" w:author="arun kumar" w:date="2026-07-28T22:17:00Z" w16du:dateUtc="2026-07-28T14:17:00Z">
                            <w:rPr>
                              <w:rFonts w:ascii="Cambria Math" w:hAnsi="Cambria Math"/>
                            </w:rPr>
                          </w:ins>
                        </m:ctrlPr>
                      </m:dPr>
                      <m:e>
                        <m:r>
                          <w:ins w:id="3766" w:author="arun kumar" w:date="2026-07-28T22:17:00Z" w16du:dateUtc="2026-07-28T14:17:00Z">
                            <w:rPr>
                              <w:rFonts w:ascii="Cambria Math" w:hAnsi="Cambria Math"/>
                            </w:rPr>
                            <m:t>r</m:t>
                          </w:ins>
                        </m:r>
                      </m:e>
                      <m:e>
                        <m:r>
                          <w:ins w:id="3767" w:author="arun kumar" w:date="2026-07-28T22:17:00Z" w16du:dateUtc="2026-07-28T14:17:00Z">
                            <m:rPr>
                              <m:scr m:val="script"/>
                            </m:rPr>
                            <w:rPr>
                              <w:rFonts w:ascii="Cambria Math" w:hAnsi="Cambria Math"/>
                            </w:rPr>
                            <m:t>∈F:</m:t>
                          </w:ins>
                        </m:r>
                        <m:sSub>
                          <m:sSubPr>
                            <m:ctrlPr>
                              <w:ins w:id="3768" w:author="arun kumar" w:date="2026-07-28T22:17:00Z" w16du:dateUtc="2026-07-28T14:17:00Z">
                                <w:rPr>
                                  <w:rFonts w:ascii="Cambria Math" w:hAnsi="Cambria Math"/>
                                </w:rPr>
                              </w:ins>
                            </m:ctrlPr>
                          </m:sSubPr>
                          <m:e>
                            <m:r>
                              <w:ins w:id="3769" w:author="arun kumar" w:date="2026-07-28T22:17:00Z" w16du:dateUtc="2026-07-28T14:17:00Z">
                                <w:rPr>
                                  <w:rFonts w:ascii="Cambria Math" w:hAnsi="Cambria Math"/>
                                </w:rPr>
                                <m:t>o</m:t>
                              </w:ins>
                            </m:r>
                          </m:e>
                          <m:sub>
                            <m:r>
                              <w:ins w:id="3770" w:author="arun kumar" w:date="2026-07-28T22:17:00Z" w16du:dateUtc="2026-07-28T14:17:00Z">
                                <w:rPr>
                                  <w:rFonts w:ascii="Cambria Math" w:hAnsi="Cambria Math"/>
                                </w:rPr>
                                <m:t>r</m:t>
                              </w:ins>
                            </m:r>
                          </m:sub>
                        </m:sSub>
                        <m:r>
                          <w:ins w:id="3771" w:author="arun kumar" w:date="2026-07-28T22:17:00Z" w16du:dateUtc="2026-07-28T14:17:00Z">
                            <w:rPr>
                              <w:rFonts w:ascii="Cambria Math" w:hAnsi="Cambria Math"/>
                            </w:rPr>
                            <m:t>=</m:t>
                          </w:ins>
                        </m:r>
                        <m:sSub>
                          <m:sSubPr>
                            <m:ctrlPr>
                              <w:ins w:id="3772" w:author="arun kumar" w:date="2026-07-28T22:17:00Z" w16du:dateUtc="2026-07-28T14:17:00Z">
                                <w:rPr>
                                  <w:rFonts w:ascii="Cambria Math" w:hAnsi="Cambria Math"/>
                                </w:rPr>
                              </w:ins>
                            </m:ctrlPr>
                          </m:sSubPr>
                          <m:e>
                            <m:r>
                              <w:ins w:id="3773" w:author="arun kumar" w:date="2026-07-28T22:17:00Z" w16du:dateUtc="2026-07-28T14:17:00Z">
                                <w:rPr>
                                  <w:rFonts w:ascii="Cambria Math" w:hAnsi="Cambria Math"/>
                                </w:rPr>
                                <m:t>q</m:t>
                              </w:ins>
                            </m:r>
                          </m:e>
                          <m:sub>
                            <m:r>
                              <w:ins w:id="3774" w:author="arun kumar" w:date="2026-07-28T22:17:00Z" w16du:dateUtc="2026-07-28T14:17:00Z">
                                <w:rPr>
                                  <w:rFonts w:ascii="Cambria Math" w:hAnsi="Cambria Math"/>
                                </w:rPr>
                                <m:t>i</m:t>
                              </w:ins>
                            </m:r>
                          </m:sub>
                        </m:sSub>
                        <m:r>
                          <w:ins w:id="3775" w:author="arun kumar" w:date="2026-07-28T22:17:00Z" w16du:dateUtc="2026-07-28T14:17:00Z">
                            <m:rPr>
                              <m:nor/>
                            </m:rPr>
                            <w:rPr>
                              <w:rFonts w:ascii="Arial" w:hAnsi="Arial" w:cs="Arial"/>
                            </w:rPr>
                            <m:t>  </m:t>
                          </w:ins>
                        </m:r>
                        <m:sSubSup>
                          <m:sSubSupPr>
                            <m:ctrlPr>
                              <w:ins w:id="3776" w:author="arun kumar" w:date="2026-07-28T22:17:00Z" w16du:dateUtc="2026-07-28T14:17:00Z">
                                <w:rPr>
                                  <w:rFonts w:ascii="Cambria Math" w:hAnsi="Cambria Math"/>
                                </w:rPr>
                              </w:ins>
                            </m:ctrlPr>
                          </m:sSubSupPr>
                          <m:e>
                            <m:r>
                              <w:ins w:id="3777" w:author="arun kumar" w:date="2026-07-28T22:17:00Z" w16du:dateUtc="2026-07-28T14:17:00Z">
                                <w:rPr>
                                  <w:rFonts w:ascii="Cambria Math" w:hAnsi="Cambria Math"/>
                                </w:rPr>
                                <m:t>d</m:t>
                              </w:ins>
                            </m:r>
                          </m:e>
                          <m:sub>
                            <m:r>
                              <w:ins w:id="3778" w:author="arun kumar" w:date="2026-07-28T22:17:00Z" w16du:dateUtc="2026-07-28T14:17:00Z">
                                <w:rPr>
                                  <w:rFonts w:ascii="Cambria Math" w:hAnsi="Cambria Math"/>
                                </w:rPr>
                                <m:t>r</m:t>
                              </w:ins>
                            </m:r>
                          </m:sub>
                          <m:sup>
                            <m:r>
                              <w:ins w:id="3779" w:author="arun kumar" w:date="2026-07-28T22:17:00Z" w16du:dateUtc="2026-07-28T14:17:00Z">
                                <m:rPr>
                                  <m:sty m:val="p"/>
                                </m:rPr>
                                <w:rPr>
                                  <w:rFonts w:ascii="Cambria Math" w:hAnsi="Cambria Math"/>
                                </w:rPr>
                                <m:t>dep</m:t>
                              </w:ins>
                            </m:r>
                          </m:sup>
                        </m:sSubSup>
                        <m:r>
                          <w:ins w:id="3780" w:author="arun kumar" w:date="2026-07-28T22:17:00Z" w16du:dateUtc="2026-07-28T14:17:00Z">
                            <w:rPr>
                              <w:rFonts w:ascii="Cambria Math" w:hAnsi="Cambria Math"/>
                            </w:rPr>
                            <m:t>=d</m:t>
                          </w:ins>
                        </m:r>
                      </m:e>
                    </m:d>
                    <m:r>
                      <w:ins w:id="3781" w:author="arun kumar" w:date="2026-07-28T22:17:00Z" w16du:dateUtc="2026-07-28T14:17:00Z">
                        <w:rPr>
                          <w:rFonts w:ascii="Cambria Math" w:hAnsi="Cambria Math"/>
                        </w:rPr>
                        <m:t>.</m:t>
                      </w:ins>
                    </m:r>
                  </m:e>
                </m:borderBox>
              </m:oMath>
            </m:oMathPara>
          </w:p>
          <w:p w14:paraId="30037731" w14:textId="77777777" w:rsidR="005628F3" w:rsidRDefault="005628F3" w:rsidP="00387A0B">
            <w:pPr>
              <w:spacing w:before="100" w:beforeAutospacing="1" w:after="100" w:afterAutospacing="1" w:line="240" w:lineRule="auto"/>
              <w:jc w:val="left"/>
              <w:rPr>
                <w:ins w:id="3782" w:author="arun kumar" w:date="2026-07-28T22:18:00Z" w16du:dateUtc="2026-07-28T14:18:00Z"/>
                <w:rFonts w:eastAsia="Times New Roman"/>
              </w:rPr>
            </w:pPr>
            <w:ins w:id="3783" w:author="arun kumar" w:date="2026-07-28T22:18:00Z" w16du:dateUtc="2026-07-28T14:18:00Z">
              <w:r>
                <w:rPr>
                  <w:rFonts w:eastAsia="Times New Roman"/>
                </w:rPr>
                <w:t xml:space="preserve">Combine both above: </w:t>
              </w:r>
            </w:ins>
            <m:oMath>
              <m:sSubSup>
                <m:sSubSupPr>
                  <m:ctrlPr>
                    <w:ins w:id="3784" w:author="arun kumar" w:date="2026-07-28T22:15:00Z" w16du:dateUtc="2026-07-28T14:15:00Z">
                      <w:rPr>
                        <w:rFonts w:ascii="Cambria Math" w:hAnsi="Cambria Math"/>
                      </w:rPr>
                    </w:ins>
                  </m:ctrlPr>
                </m:sSubSupPr>
                <m:e>
                  <m:r>
                    <w:ins w:id="3785" w:author="arun kumar" w:date="2026-07-28T22:15:00Z" w16du:dateUtc="2026-07-28T14:15:00Z">
                      <m:rPr>
                        <m:scr m:val="script"/>
                      </m:rPr>
                      <w:rPr>
                        <w:rFonts w:ascii="Cambria Math" w:hAnsi="Cambria Math"/>
                      </w:rPr>
                      <m:t>F</m:t>
                    </w:ins>
                  </m:r>
                </m:e>
                <m:sub>
                  <m:r>
                    <w:ins w:id="3786" w:author="arun kumar" w:date="2026-07-28T22:15:00Z" w16du:dateUtc="2026-07-28T14:15:00Z">
                      <w:rPr>
                        <w:rFonts w:ascii="Cambria Math" w:hAnsi="Cambria Math"/>
                      </w:rPr>
                      <m:t>icd</m:t>
                    </w:ins>
                  </m:r>
                </m:sub>
                <m:sup>
                  <m:r>
                    <w:ins w:id="3787" w:author="arun kumar" w:date="2026-07-28T22:15:00Z" w16du:dateUtc="2026-07-28T14:15:00Z">
                      <m:rPr>
                        <m:sty m:val="p"/>
                      </m:rPr>
                      <w:rPr>
                        <w:rFonts w:ascii="Cambria Math" w:hAnsi="Cambria Math"/>
                      </w:rPr>
                      <m:t>block</m:t>
                    </w:ins>
                  </m:r>
                </m:sup>
              </m:sSubSup>
              <m:r>
                <w:ins w:id="3788" w:author="arun kumar" w:date="2026-07-28T22:15:00Z" w16du:dateUtc="2026-07-28T14:15:00Z">
                  <w:rPr>
                    <w:rFonts w:ascii="Cambria Math" w:hAnsi="Cambria Math"/>
                  </w:rPr>
                  <m:t>=</m:t>
                </w:ins>
              </m:r>
              <m:sSubSup>
                <m:sSubSupPr>
                  <m:ctrlPr>
                    <w:ins w:id="3789" w:author="arun kumar" w:date="2026-07-28T22:15:00Z" w16du:dateUtc="2026-07-28T14:15:00Z">
                      <w:rPr>
                        <w:rFonts w:ascii="Cambria Math" w:hAnsi="Cambria Math"/>
                      </w:rPr>
                    </w:ins>
                  </m:ctrlPr>
                </m:sSubSupPr>
                <m:e>
                  <m:r>
                    <w:ins w:id="3790" w:author="arun kumar" w:date="2026-07-28T22:15:00Z" w16du:dateUtc="2026-07-28T14:15:00Z">
                      <m:rPr>
                        <m:scr m:val="script"/>
                      </m:rPr>
                      <w:rPr>
                        <w:rFonts w:ascii="Cambria Math" w:hAnsi="Cambria Math"/>
                      </w:rPr>
                      <m:t>F</m:t>
                    </w:ins>
                  </m:r>
                </m:e>
                <m:sub>
                  <m:r>
                    <w:ins w:id="3791" w:author="arun kumar" w:date="2026-07-28T22:15:00Z" w16du:dateUtc="2026-07-28T14:15:00Z">
                      <w:rPr>
                        <w:rFonts w:ascii="Cambria Math" w:hAnsi="Cambria Math"/>
                      </w:rPr>
                      <m:t>i</m:t>
                    </w:ins>
                  </m:r>
                </m:sub>
                <m:sup>
                  <m:r>
                    <w:ins w:id="3792" w:author="arun kumar" w:date="2026-07-28T22:15:00Z" w16du:dateUtc="2026-07-28T14:15:00Z">
                      <m:rPr>
                        <m:sty m:val="p"/>
                      </m:rPr>
                      <w:rPr>
                        <w:rFonts w:ascii="Cambria Math" w:hAnsi="Cambria Math"/>
                      </w:rPr>
                      <m:t>succ</m:t>
                    </w:ins>
                  </m:r>
                </m:sup>
              </m:sSubSup>
              <m:r>
                <w:ins w:id="3793" w:author="arun kumar" w:date="2026-07-28T22:15:00Z" w16du:dateUtc="2026-07-28T14:15:00Z">
                  <w:rPr>
                    <w:rFonts w:ascii="Cambria Math" w:hAnsi="Cambria Math"/>
                  </w:rPr>
                  <m:t>∪</m:t>
                </w:ins>
              </m:r>
              <m:sSubSup>
                <m:sSubSupPr>
                  <m:ctrlPr>
                    <w:ins w:id="3794" w:author="arun kumar" w:date="2026-07-28T22:15:00Z" w16du:dateUtc="2026-07-28T14:15:00Z">
                      <w:rPr>
                        <w:rFonts w:ascii="Cambria Math" w:hAnsi="Cambria Math"/>
                      </w:rPr>
                    </w:ins>
                  </m:ctrlPr>
                </m:sSubSupPr>
                <m:e>
                  <m:r>
                    <w:ins w:id="3795" w:author="arun kumar" w:date="2026-07-28T22:15:00Z" w16du:dateUtc="2026-07-28T14:15:00Z">
                      <m:rPr>
                        <m:scr m:val="script"/>
                      </m:rPr>
                      <w:rPr>
                        <w:rFonts w:ascii="Cambria Math" w:hAnsi="Cambria Math"/>
                      </w:rPr>
                      <m:t>F</m:t>
                    </w:ins>
                  </m:r>
                </m:e>
                <m:sub>
                  <m:sSub>
                    <m:sSubPr>
                      <m:ctrlPr>
                        <w:ins w:id="3796" w:author="arun kumar" w:date="2026-07-28T22:15:00Z" w16du:dateUtc="2026-07-28T14:15:00Z">
                          <w:rPr>
                            <w:rFonts w:ascii="Cambria Math" w:hAnsi="Cambria Math"/>
                          </w:rPr>
                        </w:ins>
                      </m:ctrlPr>
                    </m:sSubPr>
                    <m:e>
                      <m:r>
                        <w:ins w:id="3797" w:author="arun kumar" w:date="2026-07-28T22:15:00Z" w16du:dateUtc="2026-07-28T14:15:00Z">
                          <w:rPr>
                            <w:rFonts w:ascii="Cambria Math" w:hAnsi="Cambria Math"/>
                          </w:rPr>
                          <m:t>q</m:t>
                        </w:ins>
                      </m:r>
                    </m:e>
                    <m:sub>
                      <m:r>
                        <w:ins w:id="3798" w:author="arun kumar" w:date="2026-07-28T22:15:00Z" w16du:dateUtc="2026-07-28T14:15:00Z">
                          <w:rPr>
                            <w:rFonts w:ascii="Cambria Math" w:hAnsi="Cambria Math"/>
                          </w:rPr>
                          <m:t>i</m:t>
                        </w:ins>
                      </m:r>
                    </m:sub>
                  </m:sSub>
                  <m:r>
                    <w:ins w:id="3799" w:author="arun kumar" w:date="2026-07-28T22:15:00Z" w16du:dateUtc="2026-07-28T14:15:00Z">
                      <w:rPr>
                        <w:rFonts w:ascii="Cambria Math" w:hAnsi="Cambria Math"/>
                      </w:rPr>
                      <m:t>d</m:t>
                    </w:ins>
                  </m:r>
                </m:sub>
                <m:sup>
                  <m:r>
                    <w:ins w:id="3800" w:author="arun kumar" w:date="2026-07-28T22:15:00Z" w16du:dateUtc="2026-07-28T14:15:00Z">
                      <m:rPr>
                        <m:sty m:val="p"/>
                      </m:rPr>
                      <w:rPr>
                        <w:rFonts w:ascii="Cambria Math" w:hAnsi="Cambria Math"/>
                      </w:rPr>
                      <m:t>dep</m:t>
                    </w:ins>
                  </m:r>
                </m:sup>
              </m:sSubSup>
              <m:r>
                <w:ins w:id="3801" w:author="arun kumar" w:date="2026-07-28T22:15:00Z" w16du:dateUtc="2026-07-28T14:15:00Z">
                  <w:rPr>
                    <w:rFonts w:ascii="Cambria Math" w:hAnsi="Cambria Math"/>
                  </w:rPr>
                  <m:t>,</m:t>
                </w:ins>
              </m:r>
            </m:oMath>
          </w:p>
          <w:p w14:paraId="7B7CDF70" w14:textId="77777777" w:rsidR="005628F3" w:rsidRDefault="005628F3" w:rsidP="00387A0B">
            <w:pPr>
              <w:spacing w:before="100" w:beforeAutospacing="1" w:after="100" w:afterAutospacing="1" w:line="240" w:lineRule="auto"/>
              <w:jc w:val="left"/>
              <w:rPr>
                <w:ins w:id="3802" w:author="arun kumar" w:date="2026-07-28T22:18:00Z" w16du:dateUtc="2026-07-28T14:18:00Z"/>
                <w:rFonts w:eastAsia="Times New Roman"/>
                <w:kern w:val="0"/>
                <w:lang w:bidi="ar-SA"/>
                <w14:ligatures w14:val="none"/>
              </w:rPr>
            </w:pPr>
          </w:p>
          <w:p w14:paraId="1513C52B" w14:textId="5848B4D5" w:rsidR="005628F3" w:rsidDel="00A35F98" w:rsidRDefault="005628F3" w:rsidP="00387A0B">
            <w:pPr>
              <w:spacing w:before="100" w:beforeAutospacing="1" w:after="100" w:afterAutospacing="1" w:line="240" w:lineRule="auto"/>
              <w:jc w:val="left"/>
              <w:rPr>
                <w:ins w:id="3803" w:author="arun kumar" w:date="2026-07-28T22:14:00Z" w16du:dateUtc="2026-07-28T14:14:00Z"/>
                <w:rFonts w:eastAsia="Times New Roman"/>
                <w:kern w:val="0"/>
                <w:lang w:bidi="ar-SA"/>
                <w14:ligatures w14:val="none"/>
              </w:rPr>
            </w:pPr>
            <m:oMathPara>
              <m:oMath>
                <m:sSub>
                  <m:sSubPr>
                    <m:ctrlPr>
                      <w:ins w:id="3804" w:author="arun kumar" w:date="2026-07-28T22:18:00Z" w16du:dateUtc="2026-07-28T14:18:00Z">
                        <w:rPr>
                          <w:rFonts w:ascii="Cambria Math" w:hAnsi="Cambria Math"/>
                        </w:rPr>
                      </w:ins>
                    </m:ctrlPr>
                  </m:sSubPr>
                  <m:e>
                    <m:r>
                      <w:ins w:id="3805" w:author="arun kumar" w:date="2026-07-28T22:18:00Z" w16du:dateUtc="2026-07-28T14:18:00Z">
                        <w:rPr>
                          <w:rFonts w:ascii="Cambria Math" w:hAnsi="Cambria Math"/>
                        </w:rPr>
                        <m:t>z</m:t>
                      </w:ins>
                    </m:r>
                  </m:e>
                  <m:sub>
                    <m:r>
                      <w:ins w:id="3806" w:author="arun kumar" w:date="2026-07-28T22:18:00Z" w16du:dateUtc="2026-07-28T14:18:00Z">
                        <w:rPr>
                          <w:rFonts w:ascii="Cambria Math" w:hAnsi="Cambria Math"/>
                        </w:rPr>
                        <m:t>ijdc</m:t>
                      </w:ins>
                    </m:r>
                  </m:sub>
                </m:sSub>
                <m:r>
                  <w:ins w:id="3807" w:author="arun kumar" w:date="2026-07-28T22:18:00Z" w16du:dateUtc="2026-07-28T14:18:00Z">
                    <w:rPr>
                      <w:rFonts w:ascii="Cambria Math" w:hAnsi="Cambria Math"/>
                    </w:rPr>
                    <m:t>+</m:t>
                  </w:ins>
                </m:r>
                <m:sSub>
                  <m:sSubPr>
                    <m:ctrlPr>
                      <w:ins w:id="3808" w:author="arun kumar" w:date="2026-07-28T22:18:00Z" w16du:dateUtc="2026-07-28T14:18:00Z">
                        <w:rPr>
                          <w:rFonts w:ascii="Cambria Math" w:hAnsi="Cambria Math"/>
                        </w:rPr>
                      </w:ins>
                    </m:ctrlPr>
                  </m:sSubPr>
                  <m:e>
                    <m:r>
                      <w:ins w:id="3809" w:author="arun kumar" w:date="2026-07-28T22:18:00Z" w16du:dateUtc="2026-07-28T14:18:00Z">
                        <w:rPr>
                          <w:rFonts w:ascii="Cambria Math" w:hAnsi="Cambria Math"/>
                        </w:rPr>
                        <m:t>x</m:t>
                      </w:ins>
                    </m:r>
                  </m:e>
                  <m:sub>
                    <m:r>
                      <w:ins w:id="3810" w:author="arun kumar" w:date="2026-07-28T22:18:00Z" w16du:dateUtc="2026-07-28T14:18:00Z">
                        <w:rPr>
                          <w:rFonts w:ascii="Cambria Math" w:hAnsi="Cambria Math"/>
                        </w:rPr>
                        <m:t>rj</m:t>
                      </w:ins>
                    </m:r>
                  </m:sub>
                </m:sSub>
                <m:r>
                  <w:ins w:id="3811" w:author="arun kumar" w:date="2026-07-28T22:18:00Z" w16du:dateUtc="2026-07-28T14:18:00Z">
                    <w:rPr>
                      <w:rFonts w:ascii="Cambria Math" w:hAnsi="Cambria Math"/>
                    </w:rPr>
                    <m:t>≤1, ∀i∈</m:t>
                  </w:ins>
                </m:r>
                <m:sSup>
                  <m:sSupPr>
                    <m:ctrlPr>
                      <w:ins w:id="3812" w:author="arun kumar" w:date="2026-07-28T22:18:00Z" w16du:dateUtc="2026-07-28T14:18:00Z">
                        <w:rPr>
                          <w:rFonts w:ascii="Cambria Math" w:hAnsi="Cambria Math"/>
                        </w:rPr>
                      </w:ins>
                    </m:ctrlPr>
                  </m:sSupPr>
                  <m:e>
                    <m:r>
                      <w:ins w:id="3813" w:author="arun kumar" w:date="2026-07-28T22:18:00Z" w16du:dateUtc="2026-07-28T14:18:00Z">
                        <m:rPr>
                          <m:scr m:val="script"/>
                        </m:rPr>
                        <w:rPr>
                          <w:rFonts w:ascii="Cambria Math" w:hAnsi="Cambria Math"/>
                        </w:rPr>
                        <m:t>F</m:t>
                      </w:ins>
                    </m:r>
                  </m:e>
                  <m:sup>
                    <m:r>
                      <w:ins w:id="3814" w:author="arun kumar" w:date="2026-07-28T22:18:00Z" w16du:dateUtc="2026-07-28T14:18:00Z">
                        <w:rPr>
                          <w:rFonts w:ascii="Cambria Math" w:hAnsi="Cambria Math"/>
                        </w:rPr>
                        <m:t>M</m:t>
                      </w:ins>
                    </m:r>
                  </m:sup>
                </m:sSup>
                <m:r>
                  <w:ins w:id="3815" w:author="arun kumar" w:date="2026-07-28T22:18:00Z" w16du:dateUtc="2026-07-28T14:18:00Z">
                    <w:rPr>
                      <w:rFonts w:ascii="Cambria Math" w:hAnsi="Cambria Math"/>
                    </w:rPr>
                    <m:t>,</m:t>
                  </w:ins>
                </m:r>
                <m:r>
                  <w:ins w:id="3816" w:author="arun kumar" w:date="2026-07-28T22:18:00Z" w16du:dateUtc="2026-07-28T14:18:00Z">
                    <m:rPr>
                      <m:nor/>
                    </m:rPr>
                    <w:rPr>
                      <w:rFonts w:ascii="Arial" w:hAnsi="Arial" w:cs="Arial"/>
                    </w:rPr>
                    <m:t>  </m:t>
                  </w:ins>
                </m:r>
                <m:r>
                  <w:ins w:id="3817" w:author="arun kumar" w:date="2026-07-28T22:18:00Z" w16du:dateUtc="2026-07-28T14:18:00Z">
                    <w:rPr>
                      <w:rFonts w:ascii="Cambria Math" w:hAnsi="Cambria Math"/>
                    </w:rPr>
                    <m:t>∀j∈</m:t>
                  </w:ins>
                </m:r>
                <m:r>
                  <w:ins w:id="3818" w:author="arun kumar" w:date="2026-07-28T22:18:00Z" w16du:dateUtc="2026-07-28T14:18:00Z">
                    <m:rPr>
                      <m:scr m:val="script"/>
                    </m:rPr>
                    <w:rPr>
                      <w:rFonts w:ascii="Cambria Math" w:hAnsi="Cambria Math"/>
                    </w:rPr>
                    <m:t>P,</m:t>
                  </w:ins>
                </m:r>
                <m:r>
                  <w:ins w:id="3819" w:author="arun kumar" w:date="2026-07-28T22:18:00Z" w16du:dateUtc="2026-07-28T14:18:00Z">
                    <m:rPr>
                      <m:nor/>
                    </m:rPr>
                    <w:rPr>
                      <w:rFonts w:ascii="Arial" w:hAnsi="Arial" w:cs="Arial"/>
                    </w:rPr>
                    <m:t>  </m:t>
                  </w:ins>
                </m:r>
                <m:r>
                  <w:ins w:id="3820" w:author="arun kumar" w:date="2026-07-28T22:18:00Z" w16du:dateUtc="2026-07-28T14:18:00Z">
                    <w:rPr>
                      <w:rFonts w:ascii="Cambria Math" w:hAnsi="Cambria Math"/>
                    </w:rPr>
                    <m:t>∀d∈</m:t>
                  </w:ins>
                </m:r>
                <m:r>
                  <w:ins w:id="3821" w:author="arun kumar" w:date="2026-07-28T22:18:00Z" w16du:dateUtc="2026-07-28T14:18:00Z">
                    <m:rPr>
                      <m:scr m:val="script"/>
                    </m:rPr>
                    <w:rPr>
                      <w:rFonts w:ascii="Cambria Math" w:hAnsi="Cambria Math"/>
                    </w:rPr>
                    <m:t>D,</m:t>
                  </w:ins>
                </m:r>
                <m:r>
                  <w:ins w:id="3822" w:author="arun kumar" w:date="2026-07-28T22:18:00Z" w16du:dateUtc="2026-07-28T14:18:00Z">
                    <m:rPr>
                      <m:nor/>
                    </m:rPr>
                    <w:rPr>
                      <w:rFonts w:ascii="Arial" w:hAnsi="Arial" w:cs="Arial"/>
                    </w:rPr>
                    <m:t>  </m:t>
                  </w:ins>
                </m:r>
                <m:r>
                  <w:ins w:id="3823" w:author="arun kumar" w:date="2026-07-28T22:18:00Z" w16du:dateUtc="2026-07-28T14:18:00Z">
                    <w:rPr>
                      <w:rFonts w:ascii="Cambria Math" w:hAnsi="Cambria Math"/>
                    </w:rPr>
                    <m:t>∀c∈</m:t>
                  </w:ins>
                </m:r>
                <m:r>
                  <w:ins w:id="3824" w:author="arun kumar" w:date="2026-07-28T22:18:00Z" w16du:dateUtc="2026-07-28T14:18:00Z">
                    <m:rPr>
                      <m:scr m:val="script"/>
                    </m:rPr>
                    <w:rPr>
                      <w:rFonts w:ascii="Cambria Math" w:hAnsi="Cambria Math"/>
                    </w:rPr>
                    <m:t>C,</m:t>
                  </w:ins>
                </m:r>
                <m:r>
                  <w:ins w:id="3825" w:author="arun kumar" w:date="2026-07-28T22:18:00Z" w16du:dateUtc="2026-07-28T14:18:00Z">
                    <m:rPr>
                      <m:nor/>
                    </m:rPr>
                    <w:rPr>
                      <w:rFonts w:ascii="Arial" w:hAnsi="Arial" w:cs="Arial"/>
                    </w:rPr>
                    <m:t>  </m:t>
                  </w:ins>
                </m:r>
                <m:r>
                  <w:ins w:id="3826" w:author="arun kumar" w:date="2026-07-28T22:18:00Z" w16du:dateUtc="2026-07-28T14:18:00Z">
                    <w:rPr>
                      <w:rFonts w:ascii="Cambria Math" w:hAnsi="Cambria Math"/>
                    </w:rPr>
                    <m:t>∀r∈</m:t>
                  </w:ins>
                </m:r>
                <m:sSubSup>
                  <m:sSubSupPr>
                    <m:ctrlPr>
                      <w:ins w:id="3827" w:author="arun kumar" w:date="2026-07-28T22:18:00Z" w16du:dateUtc="2026-07-28T14:18:00Z">
                        <w:rPr>
                          <w:rFonts w:ascii="Cambria Math" w:hAnsi="Cambria Math"/>
                        </w:rPr>
                      </w:ins>
                    </m:ctrlPr>
                  </m:sSubSupPr>
                  <m:e>
                    <m:r>
                      <w:ins w:id="3828" w:author="arun kumar" w:date="2026-07-28T22:18:00Z" w16du:dateUtc="2026-07-28T14:18:00Z">
                        <m:rPr>
                          <m:scr m:val="script"/>
                        </m:rPr>
                        <w:rPr>
                          <w:rFonts w:ascii="Cambria Math" w:hAnsi="Cambria Math"/>
                        </w:rPr>
                        <m:t>F</m:t>
                      </w:ins>
                    </m:r>
                  </m:e>
                  <m:sub>
                    <m:r>
                      <w:ins w:id="3829" w:author="arun kumar" w:date="2026-07-28T22:18:00Z" w16du:dateUtc="2026-07-28T14:18:00Z">
                        <w:rPr>
                          <w:rFonts w:ascii="Cambria Math" w:hAnsi="Cambria Math"/>
                        </w:rPr>
                        <m:t>icd</m:t>
                      </w:ins>
                    </m:r>
                  </m:sub>
                  <m:sup>
                    <m:r>
                      <w:ins w:id="3830" w:author="arun kumar" w:date="2026-07-28T22:18:00Z" w16du:dateUtc="2026-07-28T14:18:00Z">
                        <m:rPr>
                          <m:sty m:val="p"/>
                        </m:rPr>
                        <w:rPr>
                          <w:rFonts w:ascii="Cambria Math" w:hAnsi="Cambria Math"/>
                        </w:rPr>
                        <m:t>block</m:t>
                      </w:ins>
                    </m:r>
                  </m:sup>
                </m:sSubSup>
              </m:oMath>
            </m:oMathPara>
          </w:p>
        </w:tc>
      </w:tr>
      <w:tr w:rsidR="005628F3" w14:paraId="2A173B51" w14:textId="77777777" w:rsidTr="00636A4A">
        <w:trPr>
          <w:trHeight w:val="263"/>
          <w:ins w:id="3831" w:author="arun kumar" w:date="2026-07-28T22:18:00Z" w16du:dateUtc="2026-07-28T14:18:00Z"/>
        </w:trPr>
        <w:tc>
          <w:tcPr>
            <w:tcW w:w="3268" w:type="dxa"/>
          </w:tcPr>
          <w:p w14:paraId="5863C60C" w14:textId="77777777" w:rsidR="005628F3" w:rsidRDefault="005628F3" w:rsidP="00632B42">
            <w:pPr>
              <w:spacing w:before="100" w:beforeAutospacing="1" w:after="100" w:afterAutospacing="1" w:line="240" w:lineRule="auto"/>
              <w:jc w:val="left"/>
              <w:rPr>
                <w:ins w:id="3832" w:author="arun kumar" w:date="2026-07-28T22:19:00Z" w16du:dateUtc="2026-07-28T14:19:00Z"/>
              </w:rPr>
            </w:pPr>
            <w:ins w:id="3833" w:author="arun kumar" w:date="2026-07-28T22:18:00Z" w16du:dateUtc="2026-07-28T14:18:00Z">
              <w:r>
                <w:t>Calendar based maintenance-spacing constraints</w:t>
              </w:r>
            </w:ins>
            <w:ins w:id="3834" w:author="arun kumar" w:date="2026-07-28T22:19:00Z" w16du:dateUtc="2026-07-28T14:19:00Z">
              <w:r>
                <w:t>:</w:t>
              </w:r>
            </w:ins>
          </w:p>
          <w:p w14:paraId="655B7C86" w14:textId="0ED1B836" w:rsidR="005628F3" w:rsidRDefault="005628F3" w:rsidP="00632B42">
            <w:pPr>
              <w:spacing w:before="100" w:beforeAutospacing="1" w:after="100" w:afterAutospacing="1" w:line="240" w:lineRule="auto"/>
              <w:jc w:val="left"/>
              <w:rPr>
                <w:ins w:id="3835" w:author="arun kumar" w:date="2026-07-28T22:19:00Z" w16du:dateUtc="2026-07-28T14:19:00Z"/>
              </w:rPr>
            </w:pPr>
            <w:ins w:id="3836" w:author="arun kumar" w:date="2026-07-28T22:19:00Z" w16du:dateUtc="2026-07-28T14:19:00Z">
              <w:r>
                <w:t>For every calendar-based check (c), each rolling interval of (L</w:t>
              </w:r>
              <w:r w:rsidRPr="00341F70">
                <w:rPr>
                  <w:vertAlign w:val="subscript"/>
                </w:rPr>
                <w:t>c</w:t>
              </w:r>
              <w:r>
                <w:t>) consecutive days must contain at least one maintenance activity satisfying requirement (c)</w:t>
              </w:r>
            </w:ins>
          </w:p>
          <w:p w14:paraId="2907E44B" w14:textId="1F4BA023" w:rsidR="005628F3" w:rsidRDefault="005628F3" w:rsidP="00632B42">
            <w:pPr>
              <w:spacing w:before="100" w:beforeAutospacing="1" w:after="100" w:afterAutospacing="1" w:line="240" w:lineRule="auto"/>
              <w:jc w:val="left"/>
              <w:rPr>
                <w:ins w:id="3837" w:author="arun kumar" w:date="2026-07-28T22:18:00Z" w16du:dateUtc="2026-07-28T14:18:00Z"/>
              </w:rPr>
            </w:pPr>
          </w:p>
        </w:tc>
        <w:tc>
          <w:tcPr>
            <w:tcW w:w="6722" w:type="dxa"/>
          </w:tcPr>
          <w:p w14:paraId="2ECDD954" w14:textId="4803A739" w:rsidR="005628F3" w:rsidDel="00A35F98" w:rsidRDefault="005628F3" w:rsidP="00387A0B">
            <w:pPr>
              <w:spacing w:before="100" w:beforeAutospacing="1" w:after="100" w:afterAutospacing="1" w:line="240" w:lineRule="auto"/>
              <w:jc w:val="left"/>
              <w:rPr>
                <w:ins w:id="3838" w:author="arun kumar" w:date="2026-07-28T22:18:00Z" w16du:dateUtc="2026-07-28T14:18:00Z"/>
                <w:rFonts w:eastAsia="Times New Roman"/>
                <w:kern w:val="0"/>
                <w:lang w:bidi="ar-SA"/>
                <w14:ligatures w14:val="none"/>
              </w:rPr>
            </w:pPr>
            <m:oMathPara>
              <m:oMath>
                <m:nary>
                  <m:naryPr>
                    <m:chr m:val="∑"/>
                    <m:limLoc m:val="undOvr"/>
                    <m:grow m:val="1"/>
                    <m:ctrlPr>
                      <w:ins w:id="3839" w:author="arun kumar" w:date="2026-07-28T22:19:00Z" w16du:dateUtc="2026-07-28T14:19:00Z">
                        <w:rPr>
                          <w:rFonts w:ascii="Cambria Math" w:hAnsi="Cambria Math"/>
                        </w:rPr>
                      </w:ins>
                    </m:ctrlPr>
                  </m:naryPr>
                  <m:sub>
                    <m:r>
                      <w:ins w:id="3840" w:author="arun kumar" w:date="2026-07-28T22:19:00Z" w16du:dateUtc="2026-07-28T14:19:00Z">
                        <w:rPr>
                          <w:rFonts w:ascii="Cambria Math" w:hAnsi="Cambria Math"/>
                        </w:rPr>
                        <m:t>τ=d</m:t>
                      </w:ins>
                    </m:r>
                  </m:sub>
                  <m:sup>
                    <m:r>
                      <w:ins w:id="3841" w:author="arun kumar" w:date="2026-07-28T22:19:00Z" w16du:dateUtc="2026-07-28T14:19:00Z">
                        <w:rPr>
                          <w:rFonts w:ascii="Cambria Math" w:hAnsi="Cambria Math"/>
                        </w:rPr>
                        <m:t>d+</m:t>
                      </w:ins>
                    </m:r>
                    <m:sSub>
                      <m:sSubPr>
                        <m:ctrlPr>
                          <w:ins w:id="3842" w:author="arun kumar" w:date="2026-07-28T22:19:00Z" w16du:dateUtc="2026-07-28T14:19:00Z">
                            <w:rPr>
                              <w:rFonts w:ascii="Cambria Math" w:hAnsi="Cambria Math"/>
                            </w:rPr>
                          </w:ins>
                        </m:ctrlPr>
                      </m:sSubPr>
                      <m:e>
                        <m:r>
                          <w:ins w:id="3843" w:author="arun kumar" w:date="2026-07-28T22:19:00Z" w16du:dateUtc="2026-07-28T14:19:00Z">
                            <w:rPr>
                              <w:rFonts w:ascii="Cambria Math" w:hAnsi="Cambria Math"/>
                            </w:rPr>
                            <m:t>L</m:t>
                          </w:ins>
                        </m:r>
                      </m:e>
                      <m:sub>
                        <m:r>
                          <w:ins w:id="3844" w:author="arun kumar" w:date="2026-07-28T22:19:00Z" w16du:dateUtc="2026-07-28T14:19:00Z">
                            <w:rPr>
                              <w:rFonts w:ascii="Cambria Math" w:hAnsi="Cambria Math"/>
                            </w:rPr>
                            <m:t>c</m:t>
                          </w:ins>
                        </m:r>
                      </m:sub>
                    </m:sSub>
                    <m:r>
                      <w:ins w:id="3845" w:author="arun kumar" w:date="2026-07-28T22:19:00Z" w16du:dateUtc="2026-07-28T14:19:00Z">
                        <w:rPr>
                          <w:rFonts w:ascii="Cambria Math" w:hAnsi="Cambria Math"/>
                        </w:rPr>
                        <m:t>-1</m:t>
                      </w:ins>
                    </m:r>
                  </m:sup>
                  <m:e>
                    <m:sSub>
                      <m:sSubPr>
                        <m:ctrlPr>
                          <w:ins w:id="3846" w:author="arun kumar" w:date="2026-07-28T22:19:00Z" w16du:dateUtc="2026-07-28T14:19:00Z">
                            <w:rPr>
                              <w:rFonts w:ascii="Cambria Math" w:hAnsi="Cambria Math"/>
                            </w:rPr>
                          </w:ins>
                        </m:ctrlPr>
                      </m:sSubPr>
                      <m:e>
                        <m:r>
                          <w:ins w:id="3847" w:author="arun kumar" w:date="2026-07-28T22:19:00Z" w16du:dateUtc="2026-07-28T14:19:00Z">
                            <w:rPr>
                              <w:rFonts w:ascii="Cambria Math" w:hAnsi="Cambria Math"/>
                            </w:rPr>
                            <m:t>v</m:t>
                          </w:ins>
                        </m:r>
                      </m:e>
                      <m:sub>
                        <m:r>
                          <w:ins w:id="3848" w:author="arun kumar" w:date="2026-07-28T22:19:00Z" w16du:dateUtc="2026-07-28T14:19:00Z">
                            <w:rPr>
                              <w:rFonts w:ascii="Cambria Math" w:hAnsi="Cambria Math"/>
                            </w:rPr>
                            <m:t>jτc</m:t>
                          </w:ins>
                        </m:r>
                      </m:sub>
                    </m:sSub>
                  </m:e>
                </m:nary>
                <m:r>
                  <w:ins w:id="3849" w:author="arun kumar" w:date="2026-07-28T22:19:00Z" w16du:dateUtc="2026-07-28T14:19:00Z">
                    <w:rPr>
                      <w:rFonts w:ascii="Cambria Math" w:hAnsi="Cambria Math"/>
                    </w:rPr>
                    <m:t>≥1, ∀j∈</m:t>
                  </w:ins>
                </m:r>
                <m:r>
                  <w:ins w:id="3850" w:author="arun kumar" w:date="2026-07-28T22:19:00Z" w16du:dateUtc="2026-07-28T14:19:00Z">
                    <m:rPr>
                      <m:scr m:val="script"/>
                    </m:rPr>
                    <w:rPr>
                      <w:rFonts w:ascii="Cambria Math" w:hAnsi="Cambria Math"/>
                    </w:rPr>
                    <m:t>P,</m:t>
                  </w:ins>
                </m:r>
                <m:r>
                  <w:ins w:id="3851" w:author="arun kumar" w:date="2026-07-28T22:19:00Z" w16du:dateUtc="2026-07-28T14:19:00Z">
                    <m:rPr>
                      <m:nor/>
                    </m:rPr>
                    <w:rPr>
                      <w:rFonts w:ascii="Arial" w:hAnsi="Arial" w:cs="Arial"/>
                    </w:rPr>
                    <m:t>  </m:t>
                  </w:ins>
                </m:r>
                <m:r>
                  <w:ins w:id="3852" w:author="arun kumar" w:date="2026-07-28T22:19:00Z" w16du:dateUtc="2026-07-28T14:19:00Z">
                    <w:rPr>
                      <w:rFonts w:ascii="Cambria Math" w:hAnsi="Cambria Math"/>
                    </w:rPr>
                    <m:t>∀c∈</m:t>
                  </w:ins>
                </m:r>
                <m:r>
                  <w:ins w:id="3853" w:author="arun kumar" w:date="2026-07-28T22:19:00Z" w16du:dateUtc="2026-07-28T14:19:00Z">
                    <m:rPr>
                      <m:scr m:val="script"/>
                    </m:rPr>
                    <w:rPr>
                      <w:rFonts w:ascii="Cambria Math" w:hAnsi="Cambria Math"/>
                    </w:rPr>
                    <m:t>C,</m:t>
                  </w:ins>
                </m:r>
                <m:r>
                  <w:ins w:id="3854" w:author="arun kumar" w:date="2026-07-28T22:19:00Z" w16du:dateUtc="2026-07-28T14:19:00Z">
                    <m:rPr>
                      <m:nor/>
                    </m:rPr>
                    <w:rPr>
                      <w:rFonts w:ascii="Arial" w:hAnsi="Arial" w:cs="Arial"/>
                    </w:rPr>
                    <m:t>  </m:t>
                  </w:ins>
                </m:r>
                <m:r>
                  <w:ins w:id="3855" w:author="arun kumar" w:date="2026-07-28T22:19:00Z" w16du:dateUtc="2026-07-28T14:19:00Z">
                    <w:rPr>
                      <w:rFonts w:ascii="Cambria Math" w:hAnsi="Cambria Math"/>
                    </w:rPr>
                    <m:t>∀d∈</m:t>
                  </w:ins>
                </m:r>
                <m:d>
                  <m:dPr>
                    <m:begChr m:val="{"/>
                    <m:sepChr m:val=","/>
                    <m:endChr m:val="}"/>
                    <m:ctrlPr>
                      <w:ins w:id="3856" w:author="arun kumar" w:date="2026-07-28T22:19:00Z" w16du:dateUtc="2026-07-28T14:19:00Z">
                        <w:rPr>
                          <w:rFonts w:ascii="Cambria Math" w:hAnsi="Cambria Math"/>
                        </w:rPr>
                      </w:ins>
                    </m:ctrlPr>
                  </m:dPr>
                  <m:e>
                    <m:r>
                      <w:ins w:id="3857" w:author="arun kumar" w:date="2026-07-28T22:19:00Z" w16du:dateUtc="2026-07-28T14:19:00Z">
                        <w:rPr>
                          <w:rFonts w:ascii="Cambria Math" w:hAnsi="Cambria Math"/>
                        </w:rPr>
                        <m:t>1</m:t>
                      </w:ins>
                    </m:r>
                  </m:e>
                  <m:e>
                    <m:r>
                      <w:ins w:id="3858" w:author="arun kumar" w:date="2026-07-28T22:19:00Z" w16du:dateUtc="2026-07-28T14:19:00Z">
                        <w:rPr>
                          <w:rFonts w:ascii="Cambria Math" w:hAnsi="Cambria Math"/>
                        </w:rPr>
                        <m:t>…</m:t>
                      </w:ins>
                    </m:r>
                  </m:e>
                  <m:e>
                    <m:r>
                      <w:ins w:id="3859" w:author="arun kumar" w:date="2026-07-28T22:19:00Z" w16du:dateUtc="2026-07-28T14:19:00Z">
                        <w:rPr>
                          <w:rFonts w:ascii="Cambria Math" w:hAnsi="Cambria Math"/>
                        </w:rPr>
                        <m:t>H-</m:t>
                      </w:ins>
                    </m:r>
                    <m:sSub>
                      <m:sSubPr>
                        <m:ctrlPr>
                          <w:ins w:id="3860" w:author="arun kumar" w:date="2026-07-28T22:19:00Z" w16du:dateUtc="2026-07-28T14:19:00Z">
                            <w:rPr>
                              <w:rFonts w:ascii="Cambria Math" w:hAnsi="Cambria Math"/>
                            </w:rPr>
                          </w:ins>
                        </m:ctrlPr>
                      </m:sSubPr>
                      <m:e>
                        <m:r>
                          <w:ins w:id="3861" w:author="arun kumar" w:date="2026-07-28T22:19:00Z" w16du:dateUtc="2026-07-28T14:19:00Z">
                            <w:rPr>
                              <w:rFonts w:ascii="Cambria Math" w:hAnsi="Cambria Math"/>
                            </w:rPr>
                            <m:t>L</m:t>
                          </w:ins>
                        </m:r>
                      </m:e>
                      <m:sub>
                        <m:r>
                          <w:ins w:id="3862" w:author="arun kumar" w:date="2026-07-28T22:19:00Z" w16du:dateUtc="2026-07-28T14:19:00Z">
                            <w:rPr>
                              <w:rFonts w:ascii="Cambria Math" w:hAnsi="Cambria Math"/>
                            </w:rPr>
                            <m:t>c</m:t>
                          </w:ins>
                        </m:r>
                      </m:sub>
                    </m:sSub>
                    <m:r>
                      <w:ins w:id="3863" w:author="arun kumar" w:date="2026-07-28T22:19:00Z" w16du:dateUtc="2026-07-28T14:19:00Z">
                        <w:rPr>
                          <w:rFonts w:ascii="Cambria Math" w:hAnsi="Cambria Math"/>
                        </w:rPr>
                        <m:t>+1</m:t>
                      </w:ins>
                    </m:r>
                  </m:e>
                </m:d>
              </m:oMath>
            </m:oMathPara>
          </w:p>
        </w:tc>
      </w:tr>
      <w:tr w:rsidR="00387A0B" w14:paraId="5A3E0F32" w14:textId="77777777" w:rsidTr="00636A4A">
        <w:trPr>
          <w:trHeight w:val="263"/>
          <w:trPrChange w:id="3864" w:author="arun kumar" w:date="2026-07-28T22:03:00Z" w16du:dateUtc="2026-07-28T14:03:00Z">
            <w:trPr>
              <w:trHeight w:val="263"/>
            </w:trPr>
          </w:trPrChange>
        </w:trPr>
        <w:tc>
          <w:tcPr>
            <w:tcW w:w="3268" w:type="dxa"/>
            <w:tcPrChange w:id="3865" w:author="arun kumar" w:date="2026-07-28T22:03:00Z" w16du:dateUtc="2026-07-28T14:03:00Z">
              <w:tcPr>
                <w:tcW w:w="3420" w:type="dxa"/>
                <w:gridSpan w:val="2"/>
              </w:tcPr>
            </w:tcPrChange>
          </w:tcPr>
          <w:p w14:paraId="655F4E31" w14:textId="79536521" w:rsidR="00632B42" w:rsidDel="009E106E" w:rsidRDefault="00C94260" w:rsidP="00632B42">
            <w:pPr>
              <w:spacing w:before="100" w:beforeAutospacing="1" w:after="100" w:afterAutospacing="1" w:line="240" w:lineRule="auto"/>
              <w:jc w:val="left"/>
              <w:rPr>
                <w:del w:id="3866" w:author="arun kumar" w:date="2026-07-27T20:18:00Z" w16du:dateUtc="2026-07-27T12:18:00Z"/>
                <w:rFonts w:eastAsia="Times New Roman"/>
                <w:b/>
                <w:bCs/>
                <w:kern w:val="0"/>
                <w:lang w:bidi="ar-SA"/>
                <w14:ligatures w14:val="none"/>
              </w:rPr>
            </w:pPr>
            <w:ins w:id="3867" w:author="arun kumar" w:date="2026-07-27T20:31:00Z" w16du:dateUtc="2026-07-27T12:31:00Z">
              <w:r>
                <w:t>Initial calendar-age constraints</w:t>
              </w:r>
              <w:r w:rsidDel="00A35F98">
                <w:rPr>
                  <w:rFonts w:eastAsia="Times New Roman"/>
                  <w:b/>
                  <w:bCs/>
                  <w:kern w:val="0"/>
                  <w:lang w:bidi="ar-SA"/>
                  <w14:ligatures w14:val="none"/>
                </w:rPr>
                <w:t xml:space="preserve"> </w:t>
              </w:r>
            </w:ins>
            <w:del w:id="3868" w:author="arun kumar" w:date="2026-07-27T20:18:00Z" w16du:dateUtc="2026-07-27T12:18:00Z">
              <w:r w:rsidR="00632B42" w:rsidDel="00A35F98">
                <w:rPr>
                  <w:rFonts w:eastAsia="Times New Roman"/>
                  <w:b/>
                  <w:bCs/>
                  <w:kern w:val="0"/>
                  <w:lang w:bidi="ar-SA"/>
                  <w14:ligatures w14:val="none"/>
                </w:rPr>
                <w:delText>Aircraft must undergo maintenance</w:delText>
              </w:r>
              <w:r w:rsidR="002E3C75" w:rsidDel="00A35F98">
                <w:rPr>
                  <w:rFonts w:eastAsia="Times New Roman"/>
                  <w:b/>
                  <w:bCs/>
                  <w:kern w:val="0"/>
                  <w:lang w:bidi="ar-SA"/>
                  <w14:ligatures w14:val="none"/>
                </w:rPr>
                <w:delText xml:space="preserve"> based on hours, cycles, days</w:delText>
              </w:r>
              <w:r w:rsidR="00632B42" w:rsidDel="00A35F98">
                <w:rPr>
                  <w:rFonts w:eastAsia="Times New Roman"/>
                  <w:b/>
                  <w:bCs/>
                  <w:kern w:val="0"/>
                  <w:lang w:bidi="ar-SA"/>
                  <w14:ligatures w14:val="none"/>
                </w:rPr>
                <w:delText>.</w:delText>
              </w:r>
            </w:del>
          </w:p>
          <w:p w14:paraId="75DA0028" w14:textId="77777777" w:rsidR="009E106E" w:rsidRDefault="009E106E" w:rsidP="00632B42">
            <w:pPr>
              <w:spacing w:before="100" w:beforeAutospacing="1" w:after="100" w:afterAutospacing="1" w:line="240" w:lineRule="auto"/>
              <w:jc w:val="left"/>
              <w:rPr>
                <w:ins w:id="3869" w:author="arun kumar" w:date="2026-07-28T22:27:00Z" w16du:dateUtc="2026-07-28T14:27:00Z"/>
                <w:rFonts w:eastAsia="Times New Roman"/>
                <w:b/>
                <w:bCs/>
                <w:kern w:val="0"/>
                <w:lang w:bidi="ar-SA"/>
                <w14:ligatures w14:val="none"/>
              </w:rPr>
            </w:pPr>
          </w:p>
          <w:p w14:paraId="3BB11245" w14:textId="2CE9A2A3" w:rsidR="009E106E" w:rsidRDefault="009E106E" w:rsidP="00632B42">
            <w:pPr>
              <w:spacing w:before="100" w:beforeAutospacing="1" w:after="100" w:afterAutospacing="1" w:line="240" w:lineRule="auto"/>
              <w:jc w:val="left"/>
              <w:rPr>
                <w:ins w:id="3870" w:author="arun kumar" w:date="2026-07-28T22:27:00Z" w16du:dateUtc="2026-07-28T14:27:00Z"/>
              </w:rPr>
            </w:pPr>
            <w:ins w:id="3871" w:author="arun kumar" w:date="2026-07-28T22:27:00Z" w16du:dateUtc="2026-07-28T14:27:00Z">
              <w:r>
                <w:t>t</w:t>
              </w:r>
              <w:r w:rsidRPr="00341F70">
                <w:t xml:space="preserve">hen aircraft </w:t>
              </w:r>
            </w:ins>
            <m:oMath>
              <m:r>
                <w:ins w:id="3872" w:author="arun kumar" w:date="2026-07-28T22:27:00Z" w16du:dateUtc="2026-07-28T14:27:00Z">
                  <w:rPr>
                    <w:rFonts w:ascii="Cambria Math" w:hAnsi="Cambria Math"/>
                  </w:rPr>
                  <m:t>j</m:t>
                </w:ins>
              </m:r>
            </m:oMath>
            <w:ins w:id="3873" w:author="arun kumar" w:date="2026-07-28T22:27:00Z" w16du:dateUtc="2026-07-28T14:27:00Z">
              <w:r w:rsidRPr="00341F70">
                <w:t xml:space="preserve">is already due or overdue for maintenance check </w:t>
              </w:r>
            </w:ins>
            <m:oMath>
              <m:r>
                <w:ins w:id="3874" w:author="arun kumar" w:date="2026-07-28T22:27:00Z" w16du:dateUtc="2026-07-28T14:27:00Z">
                  <w:rPr>
                    <w:rFonts w:ascii="Cambria Math" w:hAnsi="Cambria Math"/>
                  </w:rPr>
                  <m:t>c</m:t>
                </w:ins>
              </m:r>
            </m:oMath>
            <w:ins w:id="3875" w:author="arun kumar" w:date="2026-07-28T22:27:00Z" w16du:dateUtc="2026-07-28T14:27:00Z">
              <w:r w:rsidRPr="00341F70">
                <w:t xml:space="preserve">. Therefore, a check satisfying requirement </w:t>
              </w:r>
            </w:ins>
            <m:oMath>
              <m:r>
                <w:ins w:id="3876" w:author="arun kumar" w:date="2026-07-28T22:27:00Z" w16du:dateUtc="2026-07-28T14:27:00Z">
                  <w:rPr>
                    <w:rFonts w:ascii="Cambria Math" w:hAnsi="Cambria Math"/>
                  </w:rPr>
                  <m:t>c</m:t>
                </w:ins>
              </m:r>
            </m:oMath>
            <w:ins w:id="3877" w:author="arun kumar" w:date="2026-07-28T22:27:00Z" w16du:dateUtc="2026-07-28T14:27:00Z">
              <w:r w:rsidRPr="00341F70">
                <w:t>must be performed on the first day</w:t>
              </w:r>
            </w:ins>
          </w:p>
          <w:p w14:paraId="0138A9BD" w14:textId="77777777" w:rsidR="009E106E" w:rsidRDefault="009E106E" w:rsidP="00632B42">
            <w:pPr>
              <w:spacing w:before="100" w:beforeAutospacing="1" w:after="100" w:afterAutospacing="1" w:line="240" w:lineRule="auto"/>
              <w:jc w:val="left"/>
              <w:rPr>
                <w:ins w:id="3878" w:author="arun kumar" w:date="2026-07-28T22:27:00Z" w16du:dateUtc="2026-07-28T14:27:00Z"/>
                <w:rFonts w:eastAsia="Times New Roman"/>
                <w:b/>
                <w:bCs/>
                <w:kern w:val="0"/>
                <w:lang w:bidi="ar-SA"/>
                <w14:ligatures w14:val="none"/>
              </w:rPr>
            </w:pPr>
          </w:p>
          <w:p w14:paraId="467F30DC" w14:textId="321F5943" w:rsidR="00387A0B" w:rsidRPr="00065D88" w:rsidRDefault="00B90945" w:rsidP="00632B42">
            <w:pPr>
              <w:spacing w:before="100" w:beforeAutospacing="1" w:after="100" w:afterAutospacing="1" w:line="240" w:lineRule="auto"/>
              <w:jc w:val="left"/>
              <w:rPr>
                <w:rFonts w:eastAsia="Times New Roman"/>
                <w:b/>
                <w:bCs/>
                <w:kern w:val="0"/>
                <w:lang w:bidi="ar-SA"/>
                <w14:ligatures w14:val="none"/>
              </w:rPr>
            </w:pPr>
            <w:ins w:id="3879" w:author="arun kumar" w:date="2026-07-28T22:31:00Z" w16du:dateUtc="2026-07-28T14:31:00Z">
              <w:r w:rsidRPr="00341F70">
                <w:t xml:space="preserve">then at least one maintenance check satisfying requirement </w:t>
              </w:r>
            </w:ins>
            <m:oMath>
              <m:r>
                <w:ins w:id="3880" w:author="arun kumar" w:date="2026-07-28T22:31:00Z" w16du:dateUtc="2026-07-28T14:31:00Z">
                  <w:rPr>
                    <w:rFonts w:ascii="Cambria Math" w:hAnsi="Cambria Math"/>
                  </w:rPr>
                  <m:t>c</m:t>
                </w:ins>
              </m:r>
            </m:oMath>
            <w:ins w:id="3881" w:author="arun kumar" w:date="2026-07-28T22:31:00Z" w16du:dateUtc="2026-07-28T14:31:00Z">
              <w:r w:rsidRPr="00341F70">
                <w:t xml:space="preserve">must be performed no later than day </w:t>
              </w:r>
            </w:ins>
            <m:oMath>
              <m:sSubSup>
                <m:sSubSupPr>
                  <m:ctrlPr>
                    <w:ins w:id="3882" w:author="arun kumar" w:date="2026-07-28T22:31:00Z" w16du:dateUtc="2026-07-28T14:31:00Z">
                      <w:rPr>
                        <w:rFonts w:ascii="Cambria Math" w:hAnsi="Cambria Math"/>
                      </w:rPr>
                    </w:ins>
                  </m:ctrlPr>
                </m:sSubSupPr>
                <m:e>
                  <m:r>
                    <w:ins w:id="3883" w:author="arun kumar" w:date="2026-07-28T22:31:00Z" w16du:dateUtc="2026-07-28T14:31:00Z">
                      <w:rPr>
                        <w:rFonts w:ascii="Cambria Math" w:hAnsi="Cambria Math"/>
                      </w:rPr>
                      <m:t>R</m:t>
                    </w:ins>
                  </m:r>
                </m:e>
                <m:sub>
                  <m:r>
                    <w:ins w:id="3884" w:author="arun kumar" w:date="2026-07-28T22:31:00Z" w16du:dateUtc="2026-07-28T14:31:00Z">
                      <w:rPr>
                        <w:rFonts w:ascii="Cambria Math" w:hAnsi="Cambria Math"/>
                      </w:rPr>
                      <m:t>jc</m:t>
                    </w:ins>
                  </m:r>
                </m:sub>
                <m:sup>
                  <m:r>
                    <w:ins w:id="3885" w:author="arun kumar" w:date="2026-07-28T22:31:00Z" w16du:dateUtc="2026-07-28T14:31:00Z">
                      <w:rPr>
                        <w:rFonts w:ascii="Cambria Math" w:hAnsi="Cambria Math"/>
                      </w:rPr>
                      <m:t>0</m:t>
                    </w:ins>
                  </m:r>
                </m:sup>
              </m:sSubSup>
            </m:oMath>
            <w:del w:id="3886" w:author="arun kumar" w:date="2026-07-27T20:18:00Z" w16du:dateUtc="2026-07-27T12:18:00Z">
              <w:r w:rsidR="00632B42" w:rsidRPr="002112E5" w:rsidDel="00A35F98">
                <w:rPr>
                  <w:rFonts w:eastAsia="Times New Roman"/>
                  <w:kern w:val="0"/>
                  <w:lang w:bidi="ar-SA"/>
                  <w14:ligatures w14:val="none"/>
                </w:rPr>
                <w:delText>This is to assign</w:delText>
              </w:r>
              <w:r w:rsidR="00632B42" w:rsidDel="00A35F98">
                <w:rPr>
                  <w:rFonts w:eastAsia="Times New Roman"/>
                  <w:kern w:val="0"/>
                  <w:lang w:bidi="ar-SA"/>
                  <w14:ligatures w14:val="none"/>
                </w:rPr>
                <w:delText xml:space="preserve"> maintenance before the aircraft max allowed flying hours OR max flight cycles, or days</w:delText>
              </w:r>
              <w:r w:rsidR="00C05D06" w:rsidDel="00A35F98">
                <w:rPr>
                  <w:rFonts w:eastAsia="Times New Roman"/>
                  <w:kern w:val="0"/>
                  <w:lang w:bidi="ar-SA"/>
                  <w14:ligatures w14:val="none"/>
                </w:rPr>
                <w:delText xml:space="preserve"> since last maintenance</w:delText>
              </w:r>
              <w:r w:rsidR="00632B42" w:rsidDel="00A35F98">
                <w:rPr>
                  <w:rFonts w:eastAsia="Times New Roman"/>
                  <w:kern w:val="0"/>
                  <w:lang w:bidi="ar-SA"/>
                  <w14:ligatures w14:val="none"/>
                </w:rPr>
                <w:delText xml:space="preserve"> are reached</w:delText>
              </w:r>
            </w:del>
          </w:p>
        </w:tc>
        <w:tc>
          <w:tcPr>
            <w:tcW w:w="6722" w:type="dxa"/>
            <w:tcPrChange w:id="3887" w:author="arun kumar" w:date="2026-07-28T22:03:00Z" w16du:dateUtc="2026-07-28T14:03:00Z">
              <w:tcPr>
                <w:tcW w:w="6570" w:type="dxa"/>
              </w:tcPr>
            </w:tcPrChange>
          </w:tcPr>
          <w:p w14:paraId="7C201F29" w14:textId="10F710EE" w:rsidR="009E106E" w:rsidRPr="00341F70" w:rsidRDefault="009E106E" w:rsidP="009E106E">
            <w:pPr>
              <w:pStyle w:val="BodyText"/>
              <w:rPr>
                <w:ins w:id="3888" w:author="arun kumar" w:date="2026-07-28T22:26:00Z" w16du:dateUtc="2026-07-28T14:26:00Z"/>
                <w:b/>
                <w:bCs/>
              </w:rPr>
            </w:pPr>
            <w:ins w:id="3889" w:author="arun kumar" w:date="2026-07-28T22:26:00Z" w16du:dateUtc="2026-07-28T14:26:00Z">
              <w:r w:rsidRPr="00341F70">
                <w:rPr>
                  <w:b/>
                  <w:bCs/>
                </w:rPr>
                <w:t>Aircraft already due or overdue</w:t>
              </w:r>
              <w:r>
                <w:rPr>
                  <w:b/>
                  <w:bCs/>
                </w:rPr>
                <w:t xml:space="preserve"> (</w:t>
              </w:r>
            </w:ins>
            <m:oMath>
              <m:sSubSup>
                <m:sSubSupPr>
                  <m:ctrlPr>
                    <w:ins w:id="3890" w:author="arun kumar" w:date="2026-07-28T22:26:00Z" w16du:dateUtc="2026-07-28T14:26:00Z">
                      <w:rPr>
                        <w:rFonts w:ascii="Cambria Math" w:hAnsi="Cambria Math"/>
                      </w:rPr>
                    </w:ins>
                  </m:ctrlPr>
                </m:sSubSupPr>
                <m:e>
                  <m:r>
                    <w:ins w:id="3891" w:author="arun kumar" w:date="2026-07-28T22:26:00Z" w16du:dateUtc="2026-07-28T14:26:00Z">
                      <w:rPr>
                        <w:rFonts w:ascii="Cambria Math" w:hAnsi="Cambria Math"/>
                      </w:rPr>
                      <m:t>R</m:t>
                    </w:ins>
                  </m:r>
                </m:e>
                <m:sub>
                  <m:r>
                    <w:ins w:id="3892" w:author="arun kumar" w:date="2026-07-28T22:26:00Z" w16du:dateUtc="2026-07-28T14:26:00Z">
                      <w:rPr>
                        <w:rFonts w:ascii="Cambria Math" w:hAnsi="Cambria Math"/>
                      </w:rPr>
                      <m:t>jc</m:t>
                    </w:ins>
                  </m:r>
                </m:sub>
                <m:sup>
                  <m:r>
                    <w:ins w:id="3893" w:author="arun kumar" w:date="2026-07-28T22:26:00Z" w16du:dateUtc="2026-07-28T14:26:00Z">
                      <w:rPr>
                        <w:rFonts w:ascii="Cambria Math" w:hAnsi="Cambria Math"/>
                      </w:rPr>
                      <m:t>0</m:t>
                    </w:ins>
                  </m:r>
                </m:sup>
              </m:sSubSup>
              <m:r>
                <w:ins w:id="3894" w:author="arun kumar" w:date="2026-07-28T22:26:00Z" w16du:dateUtc="2026-07-28T14:26:00Z">
                  <w:rPr>
                    <w:rFonts w:ascii="Cambria Math" w:hAnsi="Cambria Math"/>
                  </w:rPr>
                  <m:t>≤0</m:t>
                </w:ins>
              </m:r>
            </m:oMath>
            <w:ins w:id="3895" w:author="arun kumar" w:date="2026-07-28T22:26:00Z" w16du:dateUtc="2026-07-28T14:26:00Z">
              <w:r>
                <w:rPr>
                  <w:b/>
                  <w:bCs/>
                </w:rPr>
                <w:t xml:space="preserve"> )</w:t>
              </w:r>
            </w:ins>
          </w:p>
          <w:p w14:paraId="684E5263" w14:textId="2FF725CB" w:rsidR="00387A0B" w:rsidDel="00A35F98" w:rsidRDefault="009E106E" w:rsidP="00387A0B">
            <w:pPr>
              <w:spacing w:before="100" w:beforeAutospacing="1" w:after="100" w:afterAutospacing="1" w:line="240" w:lineRule="auto"/>
              <w:jc w:val="left"/>
              <w:rPr>
                <w:del w:id="3896" w:author="arun kumar" w:date="2026-07-27T20:18:00Z" w16du:dateUtc="2026-07-27T12:18:00Z"/>
                <w:rFonts w:ascii="Cambria Math" w:eastAsia="Times New Roman" w:hAnsi="Cambria Math"/>
                <w:i/>
                <w:kern w:val="0"/>
                <w:lang w:bidi="ar-SA"/>
                <w14:ligatures w14:val="none"/>
              </w:rPr>
            </w:pPr>
            <m:oMath>
              <m:sSub>
                <m:sSubPr>
                  <m:ctrlPr>
                    <w:ins w:id="3897" w:author="arun kumar" w:date="2026-07-28T22:26:00Z" w16du:dateUtc="2026-07-28T14:26:00Z">
                      <w:rPr>
                        <w:rFonts w:ascii="Cambria Math" w:hAnsi="Cambria Math"/>
                      </w:rPr>
                    </w:ins>
                  </m:ctrlPr>
                </m:sSubPr>
                <m:e>
                  <m:r>
                    <w:ins w:id="3898" w:author="arun kumar" w:date="2026-07-28T22:26:00Z" w16du:dateUtc="2026-07-28T14:26:00Z">
                      <w:rPr>
                        <w:rFonts w:ascii="Cambria Math" w:hAnsi="Cambria Math"/>
                      </w:rPr>
                      <m:t>v</m:t>
                    </w:ins>
                  </m:r>
                </m:e>
                <m:sub>
                  <m:r>
                    <w:ins w:id="3899" w:author="arun kumar" w:date="2026-07-28T22:26:00Z" w16du:dateUtc="2026-07-28T14:26:00Z">
                      <w:rPr>
                        <w:rFonts w:ascii="Cambria Math" w:hAnsi="Cambria Math"/>
                      </w:rPr>
                      <m:t>j1c</m:t>
                    </w:ins>
                  </m:r>
                </m:sub>
              </m:sSub>
              <m:r>
                <w:ins w:id="3900" w:author="arun kumar" w:date="2026-07-28T22:26:00Z" w16du:dateUtc="2026-07-28T14:26:00Z">
                  <w:rPr>
                    <w:rFonts w:ascii="Cambria Math" w:hAnsi="Cambria Math"/>
                  </w:rPr>
                  <m:t>=1, ∀j∈</m:t>
                </w:ins>
              </m:r>
              <m:r>
                <w:ins w:id="3901" w:author="arun kumar" w:date="2026-07-28T22:26:00Z" w16du:dateUtc="2026-07-28T14:26:00Z">
                  <m:rPr>
                    <m:scr m:val="script"/>
                  </m:rPr>
                  <w:rPr>
                    <w:rFonts w:ascii="Cambria Math" w:hAnsi="Cambria Math"/>
                  </w:rPr>
                  <m:t>P,</m:t>
                </w:ins>
              </m:r>
              <m:r>
                <w:ins w:id="3902" w:author="arun kumar" w:date="2026-07-28T22:26:00Z" w16du:dateUtc="2026-07-28T14:26:00Z">
                  <m:rPr>
                    <m:nor/>
                  </m:rPr>
                  <w:rPr>
                    <w:rFonts w:ascii="Arial" w:hAnsi="Arial" w:cs="Arial"/>
                  </w:rPr>
                  <m:t>  </m:t>
                </w:ins>
              </m:r>
              <m:r>
                <w:ins w:id="3903" w:author="arun kumar" w:date="2026-07-28T22:26:00Z" w16du:dateUtc="2026-07-28T14:26:00Z">
                  <w:rPr>
                    <w:rFonts w:ascii="Cambria Math" w:hAnsi="Cambria Math"/>
                  </w:rPr>
                  <m:t>∀c∈</m:t>
                </w:ins>
              </m:r>
              <m:r>
                <w:ins w:id="3904" w:author="arun kumar" w:date="2026-07-28T22:26:00Z" w16du:dateUtc="2026-07-28T14:26:00Z">
                  <m:rPr>
                    <m:scr m:val="script"/>
                  </m:rPr>
                  <w:rPr>
                    <w:rFonts w:ascii="Cambria Math" w:hAnsi="Cambria Math"/>
                  </w:rPr>
                  <m:t>C:</m:t>
                </w:ins>
              </m:r>
              <m:sSubSup>
                <m:sSubSupPr>
                  <m:ctrlPr>
                    <w:ins w:id="3905" w:author="arun kumar" w:date="2026-07-28T22:26:00Z" w16du:dateUtc="2026-07-28T14:26:00Z">
                      <w:rPr>
                        <w:rFonts w:ascii="Cambria Math" w:hAnsi="Cambria Math"/>
                      </w:rPr>
                    </w:ins>
                  </m:ctrlPr>
                </m:sSubSupPr>
                <m:e>
                  <m:r>
                    <w:ins w:id="3906" w:author="arun kumar" w:date="2026-07-28T22:26:00Z" w16du:dateUtc="2026-07-28T14:26:00Z">
                      <w:rPr>
                        <w:rFonts w:ascii="Cambria Math" w:hAnsi="Cambria Math"/>
                      </w:rPr>
                      <m:t>R</m:t>
                    </w:ins>
                  </m:r>
                </m:e>
                <m:sub>
                  <m:r>
                    <w:ins w:id="3907" w:author="arun kumar" w:date="2026-07-28T22:26:00Z" w16du:dateUtc="2026-07-28T14:26:00Z">
                      <w:rPr>
                        <w:rFonts w:ascii="Cambria Math" w:hAnsi="Cambria Math"/>
                      </w:rPr>
                      <m:t>jc</m:t>
                    </w:ins>
                  </m:r>
                </m:sub>
                <m:sup>
                  <m:r>
                    <w:ins w:id="3908" w:author="arun kumar" w:date="2026-07-28T22:26:00Z" w16du:dateUtc="2026-07-28T14:26:00Z">
                      <w:rPr>
                        <w:rFonts w:ascii="Cambria Math" w:hAnsi="Cambria Math"/>
                      </w:rPr>
                      <m:t>0</m:t>
                    </w:ins>
                  </m:r>
                </m:sup>
              </m:sSubSup>
              <m:r>
                <w:ins w:id="3909" w:author="arun kumar" w:date="2026-07-28T22:26:00Z" w16du:dateUtc="2026-07-28T14:26:00Z">
                  <w:rPr>
                    <w:rFonts w:ascii="Cambria Math" w:hAnsi="Cambria Math"/>
                  </w:rPr>
                  <m:t>≤0</m:t>
                </w:ins>
              </m:r>
              <m:sSubSup>
                <m:sSubSupPr>
                  <m:ctrlPr>
                    <w:del w:id="3910" w:author="arun kumar" w:date="2026-07-27T20:18:00Z" w16du:dateUtc="2026-07-27T12:18:00Z">
                      <w:rPr>
                        <w:rFonts w:ascii="Cambria Math" w:eastAsia="Times New Roman" w:hAnsi="Cambria Math"/>
                        <w:i/>
                        <w:kern w:val="0"/>
                        <w:lang w:bidi="ar-SA"/>
                        <w14:ligatures w14:val="none"/>
                      </w:rPr>
                    </w:del>
                  </m:ctrlPr>
                </m:sSubSupPr>
                <m:e>
                  <m:r>
                    <w:del w:id="3911" w:author="arun kumar" w:date="2026-07-27T20:18:00Z" w16du:dateUtc="2026-07-27T12:18:00Z">
                      <w:rPr>
                        <w:rFonts w:ascii="Cambria Math" w:eastAsia="Times New Roman" w:hAnsi="Cambria Math"/>
                        <w:kern w:val="0"/>
                        <w:lang w:bidi="ar-SA"/>
                        <w14:ligatures w14:val="none"/>
                      </w:rPr>
                      <m:t>y</m:t>
                    </w:del>
                  </m:r>
                </m:e>
                <m:sub>
                  <m:r>
                    <w:del w:id="3912" w:author="arun kumar" w:date="2026-07-27T20:18:00Z" w16du:dateUtc="2026-07-27T12:18:00Z">
                      <w:rPr>
                        <w:rFonts w:ascii="Cambria Math" w:eastAsia="Times New Roman" w:hAnsi="Cambria Math"/>
                        <w:kern w:val="0"/>
                        <w:lang w:bidi="ar-SA"/>
                        <w14:ligatures w14:val="none"/>
                      </w:rPr>
                      <m:t>im</m:t>
                    </w:del>
                  </m:r>
                </m:sub>
                <m:sup>
                  <m:r>
                    <w:del w:id="3913" w:author="arun kumar" w:date="2026-07-27T20:18:00Z" w16du:dateUtc="2026-07-27T12:18:00Z">
                      <w:rPr>
                        <w:rFonts w:ascii="Cambria Math" w:eastAsia="Times New Roman" w:hAnsi="Cambria Math"/>
                        <w:kern w:val="0"/>
                        <w:lang w:bidi="ar-SA"/>
                        <w14:ligatures w14:val="none"/>
                      </w:rPr>
                      <m:t>A</m:t>
                    </w:del>
                  </m:r>
                </m:sup>
              </m:sSubSup>
              <m:r>
                <w:del w:id="3914" w:author="arun kumar" w:date="2026-07-27T20:18:00Z" w16du:dateUtc="2026-07-27T12:18:00Z">
                  <w:rPr>
                    <w:rFonts w:ascii="Cambria Math" w:eastAsia="Times New Roman" w:hAnsi="Cambria Math"/>
                    <w:kern w:val="0"/>
                    <w:lang w:bidi="ar-SA"/>
                    <w14:ligatures w14:val="none"/>
                  </w:rPr>
                  <m:t>=1, if (</m:t>
                </w:del>
              </m:r>
              <m:sSubSup>
                <m:sSubSupPr>
                  <m:ctrlPr>
                    <w:del w:id="3915" w:author="arun kumar" w:date="2026-07-27T20:18:00Z" w16du:dateUtc="2026-07-27T12:18:00Z">
                      <w:rPr>
                        <w:rFonts w:ascii="Cambria Math" w:eastAsia="Times New Roman" w:hAnsi="Cambria Math"/>
                        <w:i/>
                        <w:kern w:val="0"/>
                        <w:lang w:bidi="ar-SA"/>
                        <w14:ligatures w14:val="none"/>
                      </w:rPr>
                    </w:del>
                  </m:ctrlPr>
                </m:sSubSupPr>
                <m:e>
                  <m:r>
                    <w:del w:id="3916" w:author="arun kumar" w:date="2026-07-27T20:18:00Z" w16du:dateUtc="2026-07-27T12:18:00Z">
                      <w:rPr>
                        <w:rFonts w:ascii="Cambria Math" w:eastAsia="Times New Roman" w:hAnsi="Cambria Math"/>
                        <w:kern w:val="0"/>
                        <w:lang w:bidi="ar-SA"/>
                        <w14:ligatures w14:val="none"/>
                      </w:rPr>
                      <m:t>h</m:t>
                    </w:del>
                  </m:r>
                </m:e>
                <m:sub>
                  <m:r>
                    <w:del w:id="3917" w:author="arun kumar" w:date="2026-07-27T20:18:00Z" w16du:dateUtc="2026-07-27T12:18:00Z">
                      <w:rPr>
                        <w:rFonts w:ascii="Cambria Math" w:eastAsia="Times New Roman" w:hAnsi="Cambria Math"/>
                        <w:kern w:val="0"/>
                        <w:lang w:bidi="ar-SA"/>
                        <w14:ligatures w14:val="none"/>
                      </w:rPr>
                      <m:t>i</m:t>
                    </w:del>
                  </m:r>
                  <m:d>
                    <m:dPr>
                      <m:ctrlPr>
                        <w:del w:id="3918" w:author="arun kumar" w:date="2026-07-27T20:18:00Z" w16du:dateUtc="2026-07-27T12:18:00Z">
                          <w:rPr>
                            <w:rFonts w:ascii="Cambria Math" w:eastAsia="Times New Roman" w:hAnsi="Cambria Math"/>
                            <w:i/>
                            <w:kern w:val="0"/>
                            <w:lang w:bidi="ar-SA"/>
                            <w14:ligatures w14:val="none"/>
                          </w:rPr>
                        </w:del>
                      </m:ctrlPr>
                    </m:dPr>
                    <m:e>
                      <m:r>
                        <w:del w:id="3919" w:author="arun kumar" w:date="2026-07-27T20:18:00Z" w16du:dateUtc="2026-07-27T12:18:00Z">
                          <w:rPr>
                            <w:rFonts w:ascii="Cambria Math" w:eastAsia="Times New Roman" w:hAnsi="Cambria Math"/>
                            <w:kern w:val="0"/>
                            <w:lang w:bidi="ar-SA"/>
                            <w14:ligatures w14:val="none"/>
                          </w:rPr>
                          <m:t>j-1</m:t>
                        </w:del>
                      </m:r>
                    </m:e>
                  </m:d>
                </m:sub>
                <m:sup>
                  <m:r>
                    <w:del w:id="3920" w:author="arun kumar" w:date="2026-07-27T20:18:00Z" w16du:dateUtc="2026-07-27T12:18:00Z">
                      <w:rPr>
                        <w:rFonts w:ascii="Cambria Math" w:eastAsia="Times New Roman" w:hAnsi="Cambria Math"/>
                        <w:kern w:val="0"/>
                        <w:lang w:bidi="ar-SA"/>
                        <w14:ligatures w14:val="none"/>
                      </w:rPr>
                      <m:t>A</m:t>
                    </w:del>
                  </m:r>
                </m:sup>
              </m:sSubSup>
            </m:oMath>
            <w:del w:id="3921" w:author="arun kumar" w:date="2026-07-27T20:18:00Z" w16du:dateUtc="2026-07-27T12:18:00Z">
              <w:r w:rsidR="00387A0B" w:rsidDel="00A35F98">
                <w:rPr>
                  <w:rFonts w:ascii="Cambria Math" w:eastAsia="Times New Roman" w:hAnsi="Cambria Math"/>
                  <w:i/>
                  <w:kern w:val="0"/>
                  <w:lang w:bidi="ar-SA"/>
                  <w14:ligatures w14:val="none"/>
                </w:rPr>
                <w:delText>+</w:delText>
              </w:r>
            </w:del>
            <m:oMath>
              <m:sSub>
                <m:sSubPr>
                  <m:ctrlPr>
                    <w:del w:id="3922" w:author="arun kumar" w:date="2026-07-27T20:18:00Z" w16du:dateUtc="2026-07-27T12:18:00Z">
                      <w:rPr>
                        <w:rFonts w:ascii="Cambria Math" w:eastAsia="Times New Roman" w:hAnsi="Cambria Math"/>
                        <w:i/>
                        <w:kern w:val="0"/>
                        <w:lang w:bidi="ar-SA"/>
                        <w14:ligatures w14:val="none"/>
                      </w:rPr>
                    </w:del>
                  </m:ctrlPr>
                </m:sSubPr>
                <m:e>
                  <m:r>
                    <w:del w:id="3923" w:author="arun kumar" w:date="2026-07-27T20:18:00Z" w16du:dateUtc="2026-07-27T12:18:00Z">
                      <w:rPr>
                        <w:rFonts w:ascii="Cambria Math" w:eastAsia="Times New Roman" w:hAnsi="Cambria Math"/>
                        <w:kern w:val="0"/>
                        <w:lang w:bidi="ar-SA"/>
                        <w14:ligatures w14:val="none"/>
                      </w:rPr>
                      <m:t>FlightHours</m:t>
                    </w:del>
                  </m:r>
                </m:e>
                <m:sub>
                  <m:r>
                    <w:del w:id="3924" w:author="arun kumar" w:date="2026-07-27T20:18:00Z" w16du:dateUtc="2026-07-27T12:18:00Z">
                      <w:rPr>
                        <w:rFonts w:ascii="Cambria Math" w:eastAsia="Times New Roman" w:hAnsi="Cambria Math"/>
                        <w:kern w:val="0"/>
                        <w:lang w:bidi="ar-SA"/>
                        <w14:ligatures w14:val="none"/>
                      </w:rPr>
                      <m:t>ij</m:t>
                    </w:del>
                  </m:r>
                </m:sub>
              </m:sSub>
            </m:oMath>
            <w:del w:id="3925" w:author="arun kumar" w:date="2026-07-27T20:18:00Z" w16du:dateUtc="2026-07-27T12:18:00Z">
              <w:r w:rsidR="00387A0B" w:rsidDel="00A35F98">
                <w:rPr>
                  <w:rFonts w:ascii="Cambria Math" w:eastAsia="Times New Roman" w:hAnsi="Cambria Math"/>
                  <w:i/>
                  <w:kern w:val="0"/>
                  <w:lang w:bidi="ar-SA"/>
                  <w14:ligatures w14:val="none"/>
                </w:rPr>
                <w:delText xml:space="preserve">&gt; </w:delText>
              </w:r>
            </w:del>
            <m:oMath>
              <m:sSup>
                <m:sSupPr>
                  <m:ctrlPr>
                    <w:del w:id="3926" w:author="arun kumar" w:date="2026-07-27T20:18:00Z" w16du:dateUtc="2026-07-27T12:18:00Z">
                      <w:rPr>
                        <w:rFonts w:ascii="Cambria Math" w:eastAsia="Times New Roman" w:hAnsi="Cambria Math"/>
                        <w:i/>
                        <w:kern w:val="0"/>
                        <w:lang w:bidi="ar-SA"/>
                        <w14:ligatures w14:val="none"/>
                      </w:rPr>
                    </w:del>
                  </m:ctrlPr>
                </m:sSupPr>
                <m:e>
                  <m:r>
                    <w:del w:id="3927" w:author="arun kumar" w:date="2026-07-27T20:18:00Z" w16du:dateUtc="2026-07-27T12:18:00Z">
                      <w:rPr>
                        <w:rFonts w:ascii="Cambria Math" w:eastAsia="Times New Roman" w:hAnsi="Cambria Math"/>
                        <w:kern w:val="0"/>
                        <w:lang w:bidi="ar-SA"/>
                        <w14:ligatures w14:val="none"/>
                      </w:rPr>
                      <m:t>T</m:t>
                    </w:del>
                  </m:r>
                </m:e>
                <m:sup>
                  <m:r>
                    <w:del w:id="3928" w:author="arun kumar" w:date="2026-07-27T20:18:00Z" w16du:dateUtc="2026-07-27T12:18:00Z">
                      <w:rPr>
                        <w:rFonts w:ascii="Cambria Math" w:eastAsia="Times New Roman" w:hAnsi="Cambria Math"/>
                        <w:kern w:val="0"/>
                        <w:lang w:bidi="ar-SA"/>
                        <w14:ligatures w14:val="none"/>
                      </w:rPr>
                      <m:t>A</m:t>
                    </w:del>
                  </m:r>
                </m:sup>
              </m:sSup>
              <m:r>
                <w:del w:id="3929" w:author="arun kumar" w:date="2026-07-27T20:18:00Z" w16du:dateUtc="2026-07-27T12:18:00Z">
                  <w:rPr>
                    <w:rFonts w:ascii="Cambria Math" w:eastAsia="Times New Roman" w:hAnsi="Cambria Math"/>
                    <w:kern w:val="0"/>
                    <w:lang w:bidi="ar-SA"/>
                    <w14:ligatures w14:val="none"/>
                  </w:rPr>
                  <m:t xml:space="preserve">) or </m:t>
                </w:del>
              </m:r>
              <m:d>
                <m:dPr>
                  <m:ctrlPr>
                    <w:del w:id="3930" w:author="arun kumar" w:date="2026-07-27T20:18:00Z" w16du:dateUtc="2026-07-27T12:18:00Z">
                      <w:rPr>
                        <w:rFonts w:ascii="Cambria Math" w:eastAsia="Times New Roman" w:hAnsi="Cambria Math"/>
                        <w:i/>
                        <w:kern w:val="0"/>
                        <w:lang w:bidi="ar-SA"/>
                        <w14:ligatures w14:val="none"/>
                      </w:rPr>
                    </w:del>
                  </m:ctrlPr>
                </m:dPr>
                <m:e>
                  <m:r>
                    <w:del w:id="3931" w:author="arun kumar" w:date="2026-07-27T20:18:00Z" w16du:dateUtc="2026-07-27T12:18:00Z">
                      <w:rPr>
                        <w:rFonts w:ascii="Cambria Math" w:eastAsia="Times New Roman" w:hAnsi="Cambria Math"/>
                        <w:kern w:val="0"/>
                        <w:lang w:bidi="ar-SA"/>
                        <w14:ligatures w14:val="none"/>
                      </w:rPr>
                      <m:t xml:space="preserve"> </m:t>
                    </w:del>
                  </m:r>
                  <m:sSup>
                    <m:sSupPr>
                      <m:ctrlPr>
                        <w:del w:id="3932" w:author="arun kumar" w:date="2026-07-27T20:18:00Z" w16du:dateUtc="2026-07-27T12:18:00Z">
                          <w:rPr>
                            <w:rFonts w:ascii="Cambria Math" w:eastAsia="Times New Roman" w:hAnsi="Cambria Math"/>
                            <w:i/>
                            <w:kern w:val="0"/>
                            <w:lang w:bidi="ar-SA"/>
                            <w14:ligatures w14:val="none"/>
                          </w:rPr>
                        </w:del>
                      </m:ctrlPr>
                    </m:sSupPr>
                    <m:e>
                      <m:sSub>
                        <m:sSubPr>
                          <m:ctrlPr>
                            <w:del w:id="3933" w:author="arun kumar" w:date="2026-07-27T20:18:00Z" w16du:dateUtc="2026-07-27T12:18:00Z">
                              <w:rPr>
                                <w:rFonts w:ascii="Cambria Math" w:eastAsia="Times New Roman" w:hAnsi="Cambria Math"/>
                                <w:i/>
                                <w:kern w:val="0"/>
                                <w:lang w:bidi="ar-SA"/>
                                <w14:ligatures w14:val="none"/>
                              </w:rPr>
                            </w:del>
                          </m:ctrlPr>
                        </m:sSubPr>
                        <m:e>
                          <m:r>
                            <w:del w:id="3934" w:author="arun kumar" w:date="2026-07-27T20:18:00Z" w16du:dateUtc="2026-07-27T12:18:00Z">
                              <w:rPr>
                                <w:rFonts w:ascii="Cambria Math" w:eastAsia="Times New Roman" w:hAnsi="Cambria Math"/>
                                <w:kern w:val="0"/>
                                <w:lang w:bidi="ar-SA"/>
                                <w14:ligatures w14:val="none"/>
                              </w:rPr>
                              <m:t>c</m:t>
                            </w:del>
                          </m:r>
                        </m:e>
                        <m:sub>
                          <m:r>
                            <w:del w:id="3935" w:author="arun kumar" w:date="2026-07-27T20:18:00Z" w16du:dateUtc="2026-07-27T12:18:00Z">
                              <w:rPr>
                                <w:rFonts w:ascii="Cambria Math" w:eastAsia="Times New Roman" w:hAnsi="Cambria Math"/>
                                <w:kern w:val="0"/>
                                <w:lang w:bidi="ar-SA"/>
                                <w14:ligatures w14:val="none"/>
                              </w:rPr>
                              <m:t>i</m:t>
                            </w:del>
                          </m:r>
                          <m:d>
                            <m:dPr>
                              <m:ctrlPr>
                                <w:del w:id="3936" w:author="arun kumar" w:date="2026-07-27T20:18:00Z" w16du:dateUtc="2026-07-27T12:18:00Z">
                                  <w:rPr>
                                    <w:rFonts w:ascii="Cambria Math" w:eastAsia="Times New Roman" w:hAnsi="Cambria Math"/>
                                    <w:i/>
                                    <w:kern w:val="0"/>
                                    <w:lang w:bidi="ar-SA"/>
                                    <w14:ligatures w14:val="none"/>
                                  </w:rPr>
                                </w:del>
                              </m:ctrlPr>
                            </m:dPr>
                            <m:e>
                              <m:r>
                                <w:del w:id="3937" w:author="arun kumar" w:date="2026-07-27T20:18:00Z" w16du:dateUtc="2026-07-27T12:18:00Z">
                                  <w:rPr>
                                    <w:rFonts w:ascii="Cambria Math" w:eastAsia="Times New Roman" w:hAnsi="Cambria Math"/>
                                    <w:kern w:val="0"/>
                                    <w:lang w:bidi="ar-SA"/>
                                    <w14:ligatures w14:val="none"/>
                                  </w:rPr>
                                  <m:t>j-1</m:t>
                                </w:del>
                              </m:r>
                            </m:e>
                          </m:d>
                        </m:sub>
                      </m:sSub>
                    </m:e>
                    <m:sup>
                      <m:r>
                        <w:del w:id="3938" w:author="arun kumar" w:date="2026-07-27T20:18:00Z" w16du:dateUtc="2026-07-27T12:18:00Z">
                          <w:rPr>
                            <w:rFonts w:ascii="Cambria Math" w:eastAsia="Times New Roman" w:hAnsi="Cambria Math"/>
                            <w:kern w:val="0"/>
                            <w:lang w:bidi="ar-SA"/>
                            <w14:ligatures w14:val="none"/>
                          </w:rPr>
                          <m:t>A</m:t>
                        </w:del>
                      </m:r>
                    </m:sup>
                  </m:sSup>
                  <m:r>
                    <w:del w:id="3939" w:author="arun kumar" w:date="2026-07-27T20:18:00Z" w16du:dateUtc="2026-07-27T12:18:00Z">
                      <w:rPr>
                        <w:rFonts w:ascii="Cambria Math" w:eastAsia="Times New Roman" w:hAnsi="Cambria Math"/>
                        <w:kern w:val="0"/>
                        <w:lang w:bidi="ar-SA"/>
                        <w14:ligatures w14:val="none"/>
                      </w:rPr>
                      <m:t>+</m:t>
                    </w:del>
                  </m:r>
                  <m:sSub>
                    <m:sSubPr>
                      <m:ctrlPr>
                        <w:del w:id="3940" w:author="arun kumar" w:date="2026-07-27T20:18:00Z" w16du:dateUtc="2026-07-27T12:18:00Z">
                          <w:rPr>
                            <w:rFonts w:ascii="Cambria Math" w:eastAsia="Times New Roman" w:hAnsi="Cambria Math"/>
                            <w:i/>
                            <w:kern w:val="0"/>
                            <w:lang w:bidi="ar-SA"/>
                            <w14:ligatures w14:val="none"/>
                          </w:rPr>
                        </w:del>
                      </m:ctrlPr>
                    </m:sSubPr>
                    <m:e>
                      <m:r>
                        <w:del w:id="3941" w:author="arun kumar" w:date="2026-07-27T20:18:00Z" w16du:dateUtc="2026-07-27T12:18:00Z">
                          <w:rPr>
                            <w:rFonts w:ascii="Cambria Math" w:eastAsia="Times New Roman" w:hAnsi="Cambria Math"/>
                            <w:kern w:val="0"/>
                            <w:lang w:bidi="ar-SA"/>
                            <w14:ligatures w14:val="none"/>
                          </w:rPr>
                          <m:t>FlightCycles</m:t>
                        </w:del>
                      </m:r>
                    </m:e>
                    <m:sub>
                      <m:r>
                        <w:del w:id="3942" w:author="arun kumar" w:date="2026-07-27T20:18:00Z" w16du:dateUtc="2026-07-27T12:18:00Z">
                          <w:rPr>
                            <w:rFonts w:ascii="Cambria Math" w:eastAsia="Times New Roman" w:hAnsi="Cambria Math"/>
                            <w:kern w:val="0"/>
                            <w:lang w:bidi="ar-SA"/>
                            <w14:ligatures w14:val="none"/>
                          </w:rPr>
                          <m:t>ij</m:t>
                        </w:del>
                      </m:r>
                    </m:sub>
                  </m:sSub>
                  <m:r>
                    <w:del w:id="3943" w:author="arun kumar" w:date="2026-07-27T20:18:00Z" w16du:dateUtc="2026-07-27T12:18:00Z">
                      <w:rPr>
                        <w:rFonts w:ascii="Cambria Math" w:eastAsia="Times New Roman" w:hAnsi="Cambria Math"/>
                        <w:kern w:val="0"/>
                        <w:lang w:bidi="ar-SA"/>
                        <w14:ligatures w14:val="none"/>
                      </w:rPr>
                      <m:t>&gt;</m:t>
                    </w:del>
                  </m:r>
                  <m:sSubSup>
                    <m:sSubSupPr>
                      <m:ctrlPr>
                        <w:del w:id="3944" w:author="arun kumar" w:date="2026-07-27T20:18:00Z" w16du:dateUtc="2026-07-27T12:18:00Z">
                          <w:rPr>
                            <w:rFonts w:ascii="Cambria Math" w:eastAsia="Times New Roman" w:hAnsi="Cambria Math"/>
                            <w:i/>
                            <w:kern w:val="0"/>
                            <w:lang w:bidi="ar-SA"/>
                            <w14:ligatures w14:val="none"/>
                          </w:rPr>
                        </w:del>
                      </m:ctrlPr>
                    </m:sSubSupPr>
                    <m:e>
                      <m:r>
                        <w:del w:id="3945" w:author="arun kumar" w:date="2026-07-27T20:18:00Z" w16du:dateUtc="2026-07-27T12:18:00Z">
                          <w:rPr>
                            <w:rFonts w:ascii="Cambria Math" w:eastAsia="Times New Roman" w:hAnsi="Cambria Math"/>
                            <w:kern w:val="0"/>
                            <w:lang w:bidi="ar-SA"/>
                            <w14:ligatures w14:val="none"/>
                          </w:rPr>
                          <m:t>T</m:t>
                        </w:del>
                      </m:r>
                    </m:e>
                    <m:sub>
                      <m:r>
                        <w:del w:id="3946" w:author="arun kumar" w:date="2026-07-27T20:18:00Z" w16du:dateUtc="2026-07-27T12:18:00Z">
                          <w:rPr>
                            <w:rFonts w:ascii="Cambria Math" w:eastAsia="Times New Roman" w:hAnsi="Cambria Math"/>
                            <w:kern w:val="0"/>
                            <w:lang w:bidi="ar-SA"/>
                            <w14:ligatures w14:val="none"/>
                          </w:rPr>
                          <m:t>cycles</m:t>
                        </w:del>
                      </m:r>
                    </m:sub>
                    <m:sup>
                      <m:r>
                        <w:del w:id="3947" w:author="arun kumar" w:date="2026-07-27T20:18:00Z" w16du:dateUtc="2026-07-27T12:18:00Z">
                          <w:rPr>
                            <w:rFonts w:ascii="Cambria Math" w:eastAsia="Times New Roman" w:hAnsi="Cambria Math"/>
                            <w:kern w:val="0"/>
                            <w:lang w:bidi="ar-SA"/>
                            <w14:ligatures w14:val="none"/>
                          </w:rPr>
                          <m:t>A</m:t>
                        </w:del>
                      </m:r>
                    </m:sup>
                  </m:sSubSup>
                </m:e>
              </m:d>
              <m:r>
                <w:del w:id="3948" w:author="arun kumar" w:date="2026-07-27T20:18:00Z" w16du:dateUtc="2026-07-27T12:18:00Z">
                  <w:rPr>
                    <w:rFonts w:ascii="Cambria Math" w:eastAsia="Times New Roman" w:hAnsi="Cambria Math"/>
                    <w:kern w:val="0"/>
                    <w:lang w:bidi="ar-SA"/>
                    <w14:ligatures w14:val="none"/>
                  </w:rPr>
                  <m:t>or (</m:t>
                </w:del>
              </m:r>
              <m:sSubSup>
                <m:sSubSupPr>
                  <m:ctrlPr>
                    <w:del w:id="3949" w:author="arun kumar" w:date="2026-07-27T20:18:00Z" w16du:dateUtc="2026-07-27T12:18:00Z">
                      <w:rPr>
                        <w:rFonts w:ascii="Cambria Math" w:eastAsia="Times New Roman" w:hAnsi="Cambria Math"/>
                        <w:i/>
                        <w:kern w:val="0"/>
                        <w:lang w:bidi="ar-SA"/>
                        <w14:ligatures w14:val="none"/>
                      </w:rPr>
                    </w:del>
                  </m:ctrlPr>
                </m:sSubSupPr>
                <m:e>
                  <m:r>
                    <w:del w:id="3950" w:author="arun kumar" w:date="2026-07-27T20:18:00Z" w16du:dateUtc="2026-07-27T12:18:00Z">
                      <w:rPr>
                        <w:rFonts w:ascii="Cambria Math" w:eastAsia="Times New Roman" w:hAnsi="Cambria Math"/>
                        <w:kern w:val="0"/>
                        <w:lang w:bidi="ar-SA"/>
                        <w14:ligatures w14:val="none"/>
                      </w:rPr>
                      <m:t>T</m:t>
                    </w:del>
                  </m:r>
                </m:e>
                <m:sub>
                  <m:r>
                    <w:del w:id="3951" w:author="arun kumar" w:date="2026-07-27T20:18:00Z" w16du:dateUtc="2026-07-27T12:18:00Z">
                      <w:rPr>
                        <w:rFonts w:ascii="Cambria Math" w:eastAsia="Times New Roman" w:hAnsi="Cambria Math"/>
                        <w:kern w:val="0"/>
                        <w:lang w:bidi="ar-SA"/>
                        <w14:ligatures w14:val="none"/>
                      </w:rPr>
                      <m:t>days,min</m:t>
                    </w:del>
                  </m:r>
                </m:sub>
                <m:sup>
                  <m:r>
                    <w:del w:id="3952" w:author="arun kumar" w:date="2026-07-27T20:18:00Z" w16du:dateUtc="2026-07-27T12:18:00Z">
                      <w:rPr>
                        <w:rFonts w:ascii="Cambria Math" w:eastAsia="Times New Roman" w:hAnsi="Cambria Math"/>
                        <w:kern w:val="0"/>
                        <w:lang w:bidi="ar-SA"/>
                        <w14:ligatures w14:val="none"/>
                      </w:rPr>
                      <m:t>A</m:t>
                    </w:del>
                  </m:r>
                </m:sup>
              </m:sSubSup>
              <m:r>
                <w:del w:id="3953" w:author="arun kumar" w:date="2026-07-27T20:18:00Z" w16du:dateUtc="2026-07-27T12:18:00Z">
                  <w:rPr>
                    <w:rFonts w:ascii="Cambria Math" w:eastAsia="Times New Roman" w:hAnsi="Cambria Math"/>
                    <w:kern w:val="0"/>
                    <w:lang w:bidi="ar-SA"/>
                    <w14:ligatures w14:val="none"/>
                  </w:rPr>
                  <m:t>≤</m:t>
                </w:del>
              </m:r>
              <m:sSup>
                <m:sSupPr>
                  <m:ctrlPr>
                    <w:del w:id="3954" w:author="arun kumar" w:date="2026-07-27T20:18:00Z" w16du:dateUtc="2026-07-27T12:18:00Z">
                      <w:rPr>
                        <w:rFonts w:ascii="Cambria Math" w:eastAsia="Times New Roman" w:hAnsi="Cambria Math"/>
                        <w:i/>
                        <w:kern w:val="0"/>
                        <w:lang w:bidi="ar-SA"/>
                        <w14:ligatures w14:val="none"/>
                      </w:rPr>
                    </w:del>
                  </m:ctrlPr>
                </m:sSupPr>
                <m:e>
                  <m:sSub>
                    <m:sSubPr>
                      <m:ctrlPr>
                        <w:del w:id="3955" w:author="arun kumar" w:date="2026-07-27T20:18:00Z" w16du:dateUtc="2026-07-27T12:18:00Z">
                          <w:rPr>
                            <w:rFonts w:ascii="Cambria Math" w:eastAsia="Times New Roman" w:hAnsi="Cambria Math"/>
                            <w:i/>
                            <w:kern w:val="0"/>
                            <w:lang w:bidi="ar-SA"/>
                            <w14:ligatures w14:val="none"/>
                          </w:rPr>
                        </w:del>
                      </m:ctrlPr>
                    </m:sSubPr>
                    <m:e>
                      <m:r>
                        <w:del w:id="3956" w:author="arun kumar" w:date="2026-07-27T20:18:00Z" w16du:dateUtc="2026-07-27T12:18:00Z">
                          <w:rPr>
                            <w:rFonts w:ascii="Cambria Math" w:eastAsia="Times New Roman" w:hAnsi="Cambria Math"/>
                            <w:kern w:val="0"/>
                            <w:lang w:bidi="ar-SA"/>
                            <w14:ligatures w14:val="none"/>
                          </w:rPr>
                          <m:t>d</m:t>
                        </w:del>
                      </m:r>
                    </m:e>
                    <m:sub>
                      <m:r>
                        <w:del w:id="3957" w:author="arun kumar" w:date="2026-07-27T20:18:00Z" w16du:dateUtc="2026-07-27T12:18:00Z">
                          <w:rPr>
                            <w:rFonts w:ascii="Cambria Math" w:eastAsia="Times New Roman" w:hAnsi="Cambria Math"/>
                            <w:kern w:val="0"/>
                            <w:lang w:bidi="ar-SA"/>
                            <w14:ligatures w14:val="none"/>
                          </w:rPr>
                          <m:t>i</m:t>
                        </w:del>
                      </m:r>
                    </m:sub>
                  </m:sSub>
                </m:e>
                <m:sup>
                  <m:r>
                    <w:del w:id="3958" w:author="arun kumar" w:date="2026-07-27T20:18:00Z" w16du:dateUtc="2026-07-27T12:18:00Z">
                      <w:rPr>
                        <w:rFonts w:ascii="Cambria Math" w:eastAsia="Times New Roman" w:hAnsi="Cambria Math"/>
                        <w:kern w:val="0"/>
                        <w:lang w:bidi="ar-SA"/>
                        <w14:ligatures w14:val="none"/>
                      </w:rPr>
                      <m:t>A</m:t>
                    </w:del>
                  </m:r>
                </m:sup>
              </m:sSup>
              <m:r>
                <w:del w:id="3959" w:author="arun kumar" w:date="2026-07-27T20:18:00Z" w16du:dateUtc="2026-07-27T12:18:00Z">
                  <w:rPr>
                    <w:rFonts w:ascii="Cambria Math" w:eastAsia="Times New Roman" w:hAnsi="Cambria Math"/>
                    <w:kern w:val="0"/>
                    <w:lang w:bidi="ar-SA"/>
                    <w14:ligatures w14:val="none"/>
                  </w:rPr>
                  <m:t xml:space="preserve"> ≤</m:t>
                </w:del>
              </m:r>
              <m:sSubSup>
                <m:sSubSupPr>
                  <m:ctrlPr>
                    <w:del w:id="3960" w:author="arun kumar" w:date="2026-07-27T20:18:00Z" w16du:dateUtc="2026-07-27T12:18:00Z">
                      <w:rPr>
                        <w:rFonts w:ascii="Cambria Math" w:eastAsia="Times New Roman" w:hAnsi="Cambria Math"/>
                        <w:i/>
                        <w:kern w:val="0"/>
                        <w:lang w:bidi="ar-SA"/>
                        <w14:ligatures w14:val="none"/>
                      </w:rPr>
                    </w:del>
                  </m:ctrlPr>
                </m:sSubSupPr>
                <m:e>
                  <m:r>
                    <w:del w:id="3961" w:author="arun kumar" w:date="2026-07-27T20:18:00Z" w16du:dateUtc="2026-07-27T12:18:00Z">
                      <w:rPr>
                        <w:rFonts w:ascii="Cambria Math" w:eastAsia="Times New Roman" w:hAnsi="Cambria Math"/>
                        <w:kern w:val="0"/>
                        <w:lang w:bidi="ar-SA"/>
                        <w14:ligatures w14:val="none"/>
                      </w:rPr>
                      <m:t>T</m:t>
                    </w:del>
                  </m:r>
                </m:e>
                <m:sub>
                  <m:r>
                    <w:del w:id="3962" w:author="arun kumar" w:date="2026-07-27T20:18:00Z" w16du:dateUtc="2026-07-27T12:18:00Z">
                      <w:rPr>
                        <w:rFonts w:ascii="Cambria Math" w:eastAsia="Times New Roman" w:hAnsi="Cambria Math"/>
                        <w:kern w:val="0"/>
                        <w:lang w:bidi="ar-SA"/>
                        <w14:ligatures w14:val="none"/>
                      </w:rPr>
                      <m:t>days,max</m:t>
                    </w:del>
                  </m:r>
                </m:sub>
                <m:sup>
                  <m:r>
                    <w:del w:id="3963" w:author="arun kumar" w:date="2026-07-27T20:18:00Z" w16du:dateUtc="2026-07-27T12:18:00Z">
                      <w:rPr>
                        <w:rFonts w:ascii="Cambria Math" w:eastAsia="Times New Roman" w:hAnsi="Cambria Math"/>
                        <w:kern w:val="0"/>
                        <w:lang w:bidi="ar-SA"/>
                        <w14:ligatures w14:val="none"/>
                      </w:rPr>
                      <m:t>A</m:t>
                    </w:del>
                  </m:r>
                </m:sup>
              </m:sSubSup>
              <m:r>
                <w:del w:id="3964" w:author="arun kumar" w:date="2026-07-27T20:18:00Z" w16du:dateUtc="2026-07-27T12:18:00Z">
                  <w:rPr>
                    <w:rFonts w:ascii="Cambria Math" w:eastAsia="Times New Roman" w:hAnsi="Cambria Math"/>
                    <w:kern w:val="0"/>
                    <w:lang w:bidi="ar-SA"/>
                    <w14:ligatures w14:val="none"/>
                  </w:rPr>
                  <m:t>)</m:t>
                </w:del>
              </m:r>
            </m:oMath>
          </w:p>
          <w:p w14:paraId="30846E15" w14:textId="6159A5C4" w:rsidR="00387A0B" w:rsidDel="00A35F98" w:rsidRDefault="00000000" w:rsidP="00387A0B">
            <w:pPr>
              <w:spacing w:before="100" w:beforeAutospacing="1" w:after="100" w:afterAutospacing="1" w:line="240" w:lineRule="auto"/>
              <w:jc w:val="left"/>
              <w:rPr>
                <w:del w:id="3965" w:author="arun kumar" w:date="2026-07-27T20:18:00Z" w16du:dateUtc="2026-07-27T12:18:00Z"/>
                <w:rFonts w:ascii="Cambria Math" w:eastAsia="Times New Roman" w:hAnsi="Cambria Math"/>
                <w:i/>
                <w:kern w:val="0"/>
                <w:lang w:bidi="ar-SA"/>
                <w14:ligatures w14:val="none"/>
              </w:rPr>
            </w:pPr>
            <m:oMath>
              <m:sSubSup>
                <m:sSubSupPr>
                  <m:ctrlPr>
                    <w:del w:id="3966" w:author="arun kumar" w:date="2026-07-27T20:18:00Z" w16du:dateUtc="2026-07-27T12:18:00Z">
                      <w:rPr>
                        <w:rFonts w:ascii="Cambria Math" w:eastAsia="Times New Roman" w:hAnsi="Cambria Math"/>
                        <w:i/>
                        <w:kern w:val="0"/>
                        <w:lang w:bidi="ar-SA"/>
                        <w14:ligatures w14:val="none"/>
                      </w:rPr>
                    </w:del>
                  </m:ctrlPr>
                </m:sSubSupPr>
                <m:e>
                  <m:r>
                    <w:del w:id="3967" w:author="arun kumar" w:date="2026-07-27T20:18:00Z" w16du:dateUtc="2026-07-27T12:18:00Z">
                      <w:rPr>
                        <w:rFonts w:ascii="Cambria Math" w:eastAsia="Times New Roman" w:hAnsi="Cambria Math"/>
                        <w:kern w:val="0"/>
                        <w:lang w:bidi="ar-SA"/>
                        <w14:ligatures w14:val="none"/>
                      </w:rPr>
                      <m:t>y</m:t>
                    </w:del>
                  </m:r>
                </m:e>
                <m:sub>
                  <m:r>
                    <w:del w:id="3968" w:author="arun kumar" w:date="2026-07-27T20:18:00Z" w16du:dateUtc="2026-07-27T12:18:00Z">
                      <w:rPr>
                        <w:rFonts w:ascii="Cambria Math" w:eastAsia="Times New Roman" w:hAnsi="Cambria Math"/>
                        <w:kern w:val="0"/>
                        <w:lang w:bidi="ar-SA"/>
                        <w14:ligatures w14:val="none"/>
                      </w:rPr>
                      <m:t>im</m:t>
                    </w:del>
                  </m:r>
                </m:sub>
                <m:sup>
                  <m:r>
                    <w:del w:id="3969" w:author="arun kumar" w:date="2026-07-27T20:18:00Z" w16du:dateUtc="2026-07-27T12:18:00Z">
                      <w:rPr>
                        <w:rFonts w:ascii="Cambria Math" w:eastAsia="Times New Roman" w:hAnsi="Cambria Math"/>
                        <w:kern w:val="0"/>
                        <w:lang w:bidi="ar-SA"/>
                        <w14:ligatures w14:val="none"/>
                      </w:rPr>
                      <m:t>B</m:t>
                    </w:del>
                  </m:r>
                </m:sup>
              </m:sSubSup>
              <m:r>
                <w:del w:id="3970" w:author="arun kumar" w:date="2026-07-27T20:18:00Z" w16du:dateUtc="2026-07-27T12:18:00Z">
                  <w:rPr>
                    <w:rFonts w:ascii="Cambria Math" w:eastAsia="Times New Roman" w:hAnsi="Cambria Math"/>
                    <w:kern w:val="0"/>
                    <w:lang w:bidi="ar-SA"/>
                    <w14:ligatures w14:val="none"/>
                  </w:rPr>
                  <m:t>=1, if (</m:t>
                </w:del>
              </m:r>
              <m:sSubSup>
                <m:sSubSupPr>
                  <m:ctrlPr>
                    <w:del w:id="3971" w:author="arun kumar" w:date="2026-07-27T20:18:00Z" w16du:dateUtc="2026-07-27T12:18:00Z">
                      <w:rPr>
                        <w:rFonts w:ascii="Cambria Math" w:eastAsia="Times New Roman" w:hAnsi="Cambria Math"/>
                        <w:i/>
                        <w:kern w:val="0"/>
                        <w:lang w:bidi="ar-SA"/>
                        <w14:ligatures w14:val="none"/>
                      </w:rPr>
                    </w:del>
                  </m:ctrlPr>
                </m:sSubSupPr>
                <m:e>
                  <m:r>
                    <w:del w:id="3972" w:author="arun kumar" w:date="2026-07-27T20:18:00Z" w16du:dateUtc="2026-07-27T12:18:00Z">
                      <w:rPr>
                        <w:rFonts w:ascii="Cambria Math" w:eastAsia="Times New Roman" w:hAnsi="Cambria Math"/>
                        <w:kern w:val="0"/>
                        <w:lang w:bidi="ar-SA"/>
                        <w14:ligatures w14:val="none"/>
                      </w:rPr>
                      <m:t>h</m:t>
                    </w:del>
                  </m:r>
                </m:e>
                <m:sub>
                  <m:r>
                    <w:del w:id="3973" w:author="arun kumar" w:date="2026-07-27T20:18:00Z" w16du:dateUtc="2026-07-27T12:18:00Z">
                      <w:rPr>
                        <w:rFonts w:ascii="Cambria Math" w:eastAsia="Times New Roman" w:hAnsi="Cambria Math"/>
                        <w:kern w:val="0"/>
                        <w:lang w:bidi="ar-SA"/>
                        <w14:ligatures w14:val="none"/>
                      </w:rPr>
                      <m:t>i</m:t>
                    </w:del>
                  </m:r>
                  <m:d>
                    <m:dPr>
                      <m:ctrlPr>
                        <w:del w:id="3974" w:author="arun kumar" w:date="2026-07-27T20:18:00Z" w16du:dateUtc="2026-07-27T12:18:00Z">
                          <w:rPr>
                            <w:rFonts w:ascii="Cambria Math" w:eastAsia="Times New Roman" w:hAnsi="Cambria Math"/>
                            <w:i/>
                            <w:kern w:val="0"/>
                            <w:lang w:bidi="ar-SA"/>
                            <w14:ligatures w14:val="none"/>
                          </w:rPr>
                        </w:del>
                      </m:ctrlPr>
                    </m:dPr>
                    <m:e>
                      <m:r>
                        <w:del w:id="3975" w:author="arun kumar" w:date="2026-07-27T20:18:00Z" w16du:dateUtc="2026-07-27T12:18:00Z">
                          <w:rPr>
                            <w:rFonts w:ascii="Cambria Math" w:eastAsia="Times New Roman" w:hAnsi="Cambria Math"/>
                            <w:kern w:val="0"/>
                            <w:lang w:bidi="ar-SA"/>
                            <w14:ligatures w14:val="none"/>
                          </w:rPr>
                          <m:t>j-1</m:t>
                        </w:del>
                      </m:r>
                    </m:e>
                  </m:d>
                </m:sub>
                <m:sup>
                  <m:r>
                    <w:del w:id="3976" w:author="arun kumar" w:date="2026-07-27T20:18:00Z" w16du:dateUtc="2026-07-27T12:18:00Z">
                      <w:rPr>
                        <w:rFonts w:ascii="Cambria Math" w:eastAsia="Times New Roman" w:hAnsi="Cambria Math"/>
                        <w:kern w:val="0"/>
                        <w:lang w:bidi="ar-SA"/>
                        <w14:ligatures w14:val="none"/>
                      </w:rPr>
                      <m:t>B</m:t>
                    </w:del>
                  </m:r>
                </m:sup>
              </m:sSubSup>
            </m:oMath>
            <w:del w:id="3977" w:author="arun kumar" w:date="2026-07-27T20:18:00Z" w16du:dateUtc="2026-07-27T12:18:00Z">
              <w:r w:rsidR="00387A0B" w:rsidDel="00A35F98">
                <w:rPr>
                  <w:rFonts w:ascii="Cambria Math" w:eastAsia="Times New Roman" w:hAnsi="Cambria Math"/>
                  <w:i/>
                  <w:kern w:val="0"/>
                  <w:lang w:bidi="ar-SA"/>
                  <w14:ligatures w14:val="none"/>
                </w:rPr>
                <w:delText>+</w:delText>
              </w:r>
            </w:del>
            <m:oMath>
              <m:sSub>
                <m:sSubPr>
                  <m:ctrlPr>
                    <w:del w:id="3978" w:author="arun kumar" w:date="2026-07-27T20:18:00Z" w16du:dateUtc="2026-07-27T12:18:00Z">
                      <w:rPr>
                        <w:rFonts w:ascii="Cambria Math" w:eastAsia="Times New Roman" w:hAnsi="Cambria Math"/>
                        <w:i/>
                        <w:kern w:val="0"/>
                        <w:lang w:bidi="ar-SA"/>
                        <w14:ligatures w14:val="none"/>
                      </w:rPr>
                    </w:del>
                  </m:ctrlPr>
                </m:sSubPr>
                <m:e>
                  <m:r>
                    <w:del w:id="3979" w:author="arun kumar" w:date="2026-07-27T20:18:00Z" w16du:dateUtc="2026-07-27T12:18:00Z">
                      <w:rPr>
                        <w:rFonts w:ascii="Cambria Math" w:eastAsia="Times New Roman" w:hAnsi="Cambria Math"/>
                        <w:kern w:val="0"/>
                        <w:lang w:bidi="ar-SA"/>
                        <w14:ligatures w14:val="none"/>
                      </w:rPr>
                      <m:t>FlightHours</m:t>
                    </w:del>
                  </m:r>
                </m:e>
                <m:sub>
                  <m:r>
                    <w:del w:id="3980" w:author="arun kumar" w:date="2026-07-27T20:18:00Z" w16du:dateUtc="2026-07-27T12:18:00Z">
                      <w:rPr>
                        <w:rFonts w:ascii="Cambria Math" w:eastAsia="Times New Roman" w:hAnsi="Cambria Math"/>
                        <w:kern w:val="0"/>
                        <w:lang w:bidi="ar-SA"/>
                        <w14:ligatures w14:val="none"/>
                      </w:rPr>
                      <m:t>ij</m:t>
                    </w:del>
                  </m:r>
                </m:sub>
              </m:sSub>
            </m:oMath>
            <w:del w:id="3981" w:author="arun kumar" w:date="2026-07-27T20:18:00Z" w16du:dateUtc="2026-07-27T12:18:00Z">
              <w:r w:rsidR="00387A0B" w:rsidDel="00A35F98">
                <w:rPr>
                  <w:rFonts w:ascii="Cambria Math" w:eastAsia="Times New Roman" w:hAnsi="Cambria Math"/>
                  <w:i/>
                  <w:kern w:val="0"/>
                  <w:lang w:bidi="ar-SA"/>
                  <w14:ligatures w14:val="none"/>
                </w:rPr>
                <w:delText xml:space="preserve">&gt; </w:delText>
              </w:r>
            </w:del>
            <m:oMath>
              <m:sSup>
                <m:sSupPr>
                  <m:ctrlPr>
                    <w:del w:id="3982" w:author="arun kumar" w:date="2026-07-27T20:18:00Z" w16du:dateUtc="2026-07-27T12:18:00Z">
                      <w:rPr>
                        <w:rFonts w:ascii="Cambria Math" w:eastAsia="Times New Roman" w:hAnsi="Cambria Math"/>
                        <w:i/>
                        <w:kern w:val="0"/>
                        <w:lang w:bidi="ar-SA"/>
                        <w14:ligatures w14:val="none"/>
                      </w:rPr>
                    </w:del>
                  </m:ctrlPr>
                </m:sSupPr>
                <m:e>
                  <m:r>
                    <w:del w:id="3983" w:author="arun kumar" w:date="2026-07-27T20:18:00Z" w16du:dateUtc="2026-07-27T12:18:00Z">
                      <w:rPr>
                        <w:rFonts w:ascii="Cambria Math" w:eastAsia="Times New Roman" w:hAnsi="Cambria Math"/>
                        <w:kern w:val="0"/>
                        <w:lang w:bidi="ar-SA"/>
                        <w14:ligatures w14:val="none"/>
                      </w:rPr>
                      <m:t>T</m:t>
                    </w:del>
                  </m:r>
                </m:e>
                <m:sup>
                  <m:r>
                    <w:del w:id="3984" w:author="arun kumar" w:date="2026-07-27T20:18:00Z" w16du:dateUtc="2026-07-27T12:18:00Z">
                      <w:rPr>
                        <w:rFonts w:ascii="Cambria Math" w:eastAsia="Times New Roman" w:hAnsi="Cambria Math"/>
                        <w:kern w:val="0"/>
                        <w:lang w:bidi="ar-SA"/>
                        <w14:ligatures w14:val="none"/>
                      </w:rPr>
                      <m:t>B</m:t>
                    </w:del>
                  </m:r>
                </m:sup>
              </m:sSup>
              <m:r>
                <w:del w:id="3985" w:author="arun kumar" w:date="2026-07-27T20:18:00Z" w16du:dateUtc="2026-07-27T12:18:00Z">
                  <w:rPr>
                    <w:rFonts w:ascii="Cambria Math" w:eastAsia="Times New Roman" w:hAnsi="Cambria Math"/>
                    <w:kern w:val="0"/>
                    <w:lang w:bidi="ar-SA"/>
                    <w14:ligatures w14:val="none"/>
                  </w:rPr>
                  <m:t xml:space="preserve">) or </m:t>
                </w:del>
              </m:r>
              <m:d>
                <m:dPr>
                  <m:ctrlPr>
                    <w:del w:id="3986" w:author="arun kumar" w:date="2026-07-27T20:18:00Z" w16du:dateUtc="2026-07-27T12:18:00Z">
                      <w:rPr>
                        <w:rFonts w:ascii="Cambria Math" w:eastAsia="Times New Roman" w:hAnsi="Cambria Math"/>
                        <w:i/>
                        <w:kern w:val="0"/>
                        <w:lang w:bidi="ar-SA"/>
                        <w14:ligatures w14:val="none"/>
                      </w:rPr>
                    </w:del>
                  </m:ctrlPr>
                </m:dPr>
                <m:e>
                  <m:r>
                    <w:del w:id="3987" w:author="arun kumar" w:date="2026-07-27T20:18:00Z" w16du:dateUtc="2026-07-27T12:18:00Z">
                      <w:rPr>
                        <w:rFonts w:ascii="Cambria Math" w:eastAsia="Times New Roman" w:hAnsi="Cambria Math"/>
                        <w:kern w:val="0"/>
                        <w:lang w:bidi="ar-SA"/>
                        <w14:ligatures w14:val="none"/>
                      </w:rPr>
                      <m:t xml:space="preserve"> </m:t>
                    </w:del>
                  </m:r>
                  <m:sSup>
                    <m:sSupPr>
                      <m:ctrlPr>
                        <w:del w:id="3988" w:author="arun kumar" w:date="2026-07-27T20:18:00Z" w16du:dateUtc="2026-07-27T12:18:00Z">
                          <w:rPr>
                            <w:rFonts w:ascii="Cambria Math" w:eastAsia="Times New Roman" w:hAnsi="Cambria Math"/>
                            <w:i/>
                            <w:kern w:val="0"/>
                            <w:lang w:bidi="ar-SA"/>
                            <w14:ligatures w14:val="none"/>
                          </w:rPr>
                        </w:del>
                      </m:ctrlPr>
                    </m:sSupPr>
                    <m:e>
                      <m:sSub>
                        <m:sSubPr>
                          <m:ctrlPr>
                            <w:del w:id="3989" w:author="arun kumar" w:date="2026-07-27T20:18:00Z" w16du:dateUtc="2026-07-27T12:18:00Z">
                              <w:rPr>
                                <w:rFonts w:ascii="Cambria Math" w:eastAsia="Times New Roman" w:hAnsi="Cambria Math"/>
                                <w:i/>
                                <w:kern w:val="0"/>
                                <w:lang w:bidi="ar-SA"/>
                                <w14:ligatures w14:val="none"/>
                              </w:rPr>
                            </w:del>
                          </m:ctrlPr>
                        </m:sSubPr>
                        <m:e>
                          <m:r>
                            <w:del w:id="3990" w:author="arun kumar" w:date="2026-07-27T20:18:00Z" w16du:dateUtc="2026-07-27T12:18:00Z">
                              <w:rPr>
                                <w:rFonts w:ascii="Cambria Math" w:eastAsia="Times New Roman" w:hAnsi="Cambria Math"/>
                                <w:kern w:val="0"/>
                                <w:lang w:bidi="ar-SA"/>
                                <w14:ligatures w14:val="none"/>
                              </w:rPr>
                              <m:t>c</m:t>
                            </w:del>
                          </m:r>
                        </m:e>
                        <m:sub>
                          <m:r>
                            <w:del w:id="3991" w:author="arun kumar" w:date="2026-07-27T20:18:00Z" w16du:dateUtc="2026-07-27T12:18:00Z">
                              <w:rPr>
                                <w:rFonts w:ascii="Cambria Math" w:eastAsia="Times New Roman" w:hAnsi="Cambria Math"/>
                                <w:kern w:val="0"/>
                                <w:lang w:bidi="ar-SA"/>
                                <w14:ligatures w14:val="none"/>
                              </w:rPr>
                              <m:t>i</m:t>
                            </w:del>
                          </m:r>
                          <m:d>
                            <m:dPr>
                              <m:ctrlPr>
                                <w:del w:id="3992" w:author="arun kumar" w:date="2026-07-27T20:18:00Z" w16du:dateUtc="2026-07-27T12:18:00Z">
                                  <w:rPr>
                                    <w:rFonts w:ascii="Cambria Math" w:eastAsia="Times New Roman" w:hAnsi="Cambria Math"/>
                                    <w:i/>
                                    <w:kern w:val="0"/>
                                    <w:lang w:bidi="ar-SA"/>
                                    <w14:ligatures w14:val="none"/>
                                  </w:rPr>
                                </w:del>
                              </m:ctrlPr>
                            </m:dPr>
                            <m:e>
                              <m:r>
                                <w:del w:id="3993" w:author="arun kumar" w:date="2026-07-27T20:18:00Z" w16du:dateUtc="2026-07-27T12:18:00Z">
                                  <w:rPr>
                                    <w:rFonts w:ascii="Cambria Math" w:eastAsia="Times New Roman" w:hAnsi="Cambria Math"/>
                                    <w:kern w:val="0"/>
                                    <w:lang w:bidi="ar-SA"/>
                                    <w14:ligatures w14:val="none"/>
                                  </w:rPr>
                                  <m:t>j-1</m:t>
                                </w:del>
                              </m:r>
                            </m:e>
                          </m:d>
                        </m:sub>
                      </m:sSub>
                    </m:e>
                    <m:sup>
                      <m:r>
                        <w:del w:id="3994" w:author="arun kumar" w:date="2026-07-27T20:18:00Z" w16du:dateUtc="2026-07-27T12:18:00Z">
                          <w:rPr>
                            <w:rFonts w:ascii="Cambria Math" w:eastAsia="Times New Roman" w:hAnsi="Cambria Math"/>
                            <w:kern w:val="0"/>
                            <w:lang w:bidi="ar-SA"/>
                            <w14:ligatures w14:val="none"/>
                          </w:rPr>
                          <m:t>B</m:t>
                        </w:del>
                      </m:r>
                    </m:sup>
                  </m:sSup>
                  <m:r>
                    <w:del w:id="3995" w:author="arun kumar" w:date="2026-07-27T20:18:00Z" w16du:dateUtc="2026-07-27T12:18:00Z">
                      <w:rPr>
                        <w:rFonts w:ascii="Cambria Math" w:eastAsia="Times New Roman" w:hAnsi="Cambria Math"/>
                        <w:kern w:val="0"/>
                        <w:lang w:bidi="ar-SA"/>
                        <w14:ligatures w14:val="none"/>
                      </w:rPr>
                      <m:t>+</m:t>
                    </w:del>
                  </m:r>
                  <m:sSub>
                    <m:sSubPr>
                      <m:ctrlPr>
                        <w:del w:id="3996" w:author="arun kumar" w:date="2026-07-27T20:18:00Z" w16du:dateUtc="2026-07-27T12:18:00Z">
                          <w:rPr>
                            <w:rFonts w:ascii="Cambria Math" w:eastAsia="Times New Roman" w:hAnsi="Cambria Math"/>
                            <w:i/>
                            <w:kern w:val="0"/>
                            <w:lang w:bidi="ar-SA"/>
                            <w14:ligatures w14:val="none"/>
                          </w:rPr>
                        </w:del>
                      </m:ctrlPr>
                    </m:sSubPr>
                    <m:e>
                      <m:r>
                        <w:del w:id="3997" w:author="arun kumar" w:date="2026-07-27T20:18:00Z" w16du:dateUtc="2026-07-27T12:18:00Z">
                          <w:rPr>
                            <w:rFonts w:ascii="Cambria Math" w:eastAsia="Times New Roman" w:hAnsi="Cambria Math"/>
                            <w:kern w:val="0"/>
                            <w:lang w:bidi="ar-SA"/>
                            <w14:ligatures w14:val="none"/>
                          </w:rPr>
                          <m:t>FlightCycles</m:t>
                        </w:del>
                      </m:r>
                    </m:e>
                    <m:sub>
                      <m:r>
                        <w:del w:id="3998" w:author="arun kumar" w:date="2026-07-27T20:18:00Z" w16du:dateUtc="2026-07-27T12:18:00Z">
                          <w:rPr>
                            <w:rFonts w:ascii="Cambria Math" w:eastAsia="Times New Roman" w:hAnsi="Cambria Math"/>
                            <w:kern w:val="0"/>
                            <w:lang w:bidi="ar-SA"/>
                            <w14:ligatures w14:val="none"/>
                          </w:rPr>
                          <m:t>ij</m:t>
                        </w:del>
                      </m:r>
                    </m:sub>
                  </m:sSub>
                  <m:r>
                    <w:del w:id="3999" w:author="arun kumar" w:date="2026-07-27T20:18:00Z" w16du:dateUtc="2026-07-27T12:18:00Z">
                      <w:rPr>
                        <w:rFonts w:ascii="Cambria Math" w:eastAsia="Times New Roman" w:hAnsi="Cambria Math"/>
                        <w:kern w:val="0"/>
                        <w:lang w:bidi="ar-SA"/>
                        <w14:ligatures w14:val="none"/>
                      </w:rPr>
                      <m:t>&gt;</m:t>
                    </w:del>
                  </m:r>
                  <m:sSubSup>
                    <m:sSubSupPr>
                      <m:ctrlPr>
                        <w:del w:id="4000" w:author="arun kumar" w:date="2026-07-27T20:18:00Z" w16du:dateUtc="2026-07-27T12:18:00Z">
                          <w:rPr>
                            <w:rFonts w:ascii="Cambria Math" w:eastAsia="Times New Roman" w:hAnsi="Cambria Math"/>
                            <w:i/>
                            <w:kern w:val="0"/>
                            <w:lang w:bidi="ar-SA"/>
                            <w14:ligatures w14:val="none"/>
                          </w:rPr>
                        </w:del>
                      </m:ctrlPr>
                    </m:sSubSupPr>
                    <m:e>
                      <m:r>
                        <w:del w:id="4001" w:author="arun kumar" w:date="2026-07-27T20:18:00Z" w16du:dateUtc="2026-07-27T12:18:00Z">
                          <w:rPr>
                            <w:rFonts w:ascii="Cambria Math" w:eastAsia="Times New Roman" w:hAnsi="Cambria Math"/>
                            <w:kern w:val="0"/>
                            <w:lang w:bidi="ar-SA"/>
                            <w14:ligatures w14:val="none"/>
                          </w:rPr>
                          <m:t>T</m:t>
                        </w:del>
                      </m:r>
                    </m:e>
                    <m:sub>
                      <m:r>
                        <w:del w:id="4002" w:author="arun kumar" w:date="2026-07-27T20:18:00Z" w16du:dateUtc="2026-07-27T12:18:00Z">
                          <w:rPr>
                            <w:rFonts w:ascii="Cambria Math" w:eastAsia="Times New Roman" w:hAnsi="Cambria Math"/>
                            <w:kern w:val="0"/>
                            <w:lang w:bidi="ar-SA"/>
                            <w14:ligatures w14:val="none"/>
                          </w:rPr>
                          <m:t>cycles</m:t>
                        </w:del>
                      </m:r>
                    </m:sub>
                    <m:sup>
                      <m:r>
                        <w:del w:id="4003" w:author="arun kumar" w:date="2026-07-27T20:18:00Z" w16du:dateUtc="2026-07-27T12:18:00Z">
                          <w:rPr>
                            <w:rFonts w:ascii="Cambria Math" w:eastAsia="Times New Roman" w:hAnsi="Cambria Math"/>
                            <w:kern w:val="0"/>
                            <w:lang w:bidi="ar-SA"/>
                            <w14:ligatures w14:val="none"/>
                          </w:rPr>
                          <m:t>B</m:t>
                        </w:del>
                      </m:r>
                    </m:sup>
                  </m:sSubSup>
                </m:e>
              </m:d>
              <m:r>
                <w:del w:id="4004" w:author="arun kumar" w:date="2026-07-27T20:18:00Z" w16du:dateUtc="2026-07-27T12:18:00Z">
                  <w:rPr>
                    <w:rFonts w:ascii="Cambria Math" w:eastAsia="Times New Roman" w:hAnsi="Cambria Math"/>
                    <w:kern w:val="0"/>
                    <w:lang w:bidi="ar-SA"/>
                    <w14:ligatures w14:val="none"/>
                  </w:rPr>
                  <m:t>or (</m:t>
                </w:del>
              </m:r>
              <m:sSubSup>
                <m:sSubSupPr>
                  <m:ctrlPr>
                    <w:del w:id="4005" w:author="arun kumar" w:date="2026-07-27T20:18:00Z" w16du:dateUtc="2026-07-27T12:18:00Z">
                      <w:rPr>
                        <w:rFonts w:ascii="Cambria Math" w:eastAsia="Times New Roman" w:hAnsi="Cambria Math"/>
                        <w:i/>
                        <w:kern w:val="0"/>
                        <w:lang w:bidi="ar-SA"/>
                        <w14:ligatures w14:val="none"/>
                      </w:rPr>
                    </w:del>
                  </m:ctrlPr>
                </m:sSubSupPr>
                <m:e>
                  <m:r>
                    <w:del w:id="4006" w:author="arun kumar" w:date="2026-07-27T20:18:00Z" w16du:dateUtc="2026-07-27T12:18:00Z">
                      <w:rPr>
                        <w:rFonts w:ascii="Cambria Math" w:eastAsia="Times New Roman" w:hAnsi="Cambria Math"/>
                        <w:kern w:val="0"/>
                        <w:lang w:bidi="ar-SA"/>
                        <w14:ligatures w14:val="none"/>
                      </w:rPr>
                      <m:t>T</m:t>
                    </w:del>
                  </m:r>
                </m:e>
                <m:sub>
                  <m:r>
                    <w:del w:id="4007" w:author="arun kumar" w:date="2026-07-27T20:18:00Z" w16du:dateUtc="2026-07-27T12:18:00Z">
                      <w:rPr>
                        <w:rFonts w:ascii="Cambria Math" w:eastAsia="Times New Roman" w:hAnsi="Cambria Math"/>
                        <w:kern w:val="0"/>
                        <w:lang w:bidi="ar-SA"/>
                        <w14:ligatures w14:val="none"/>
                      </w:rPr>
                      <m:t>days,min</m:t>
                    </w:del>
                  </m:r>
                </m:sub>
                <m:sup>
                  <m:r>
                    <w:del w:id="4008" w:author="arun kumar" w:date="2026-07-27T20:18:00Z" w16du:dateUtc="2026-07-27T12:18:00Z">
                      <w:rPr>
                        <w:rFonts w:ascii="Cambria Math" w:eastAsia="Times New Roman" w:hAnsi="Cambria Math"/>
                        <w:kern w:val="0"/>
                        <w:lang w:bidi="ar-SA"/>
                        <w14:ligatures w14:val="none"/>
                      </w:rPr>
                      <m:t>B</m:t>
                    </w:del>
                  </m:r>
                </m:sup>
              </m:sSubSup>
              <m:r>
                <w:del w:id="4009" w:author="arun kumar" w:date="2026-07-27T20:18:00Z" w16du:dateUtc="2026-07-27T12:18:00Z">
                  <w:rPr>
                    <w:rFonts w:ascii="Cambria Math" w:eastAsia="Times New Roman" w:hAnsi="Cambria Math"/>
                    <w:kern w:val="0"/>
                    <w:lang w:bidi="ar-SA"/>
                    <w14:ligatures w14:val="none"/>
                  </w:rPr>
                  <m:t>≤</m:t>
                </w:del>
              </m:r>
              <m:sSup>
                <m:sSupPr>
                  <m:ctrlPr>
                    <w:del w:id="4010" w:author="arun kumar" w:date="2026-07-27T20:18:00Z" w16du:dateUtc="2026-07-27T12:18:00Z">
                      <w:rPr>
                        <w:rFonts w:ascii="Cambria Math" w:eastAsia="Times New Roman" w:hAnsi="Cambria Math"/>
                        <w:i/>
                        <w:kern w:val="0"/>
                        <w:lang w:bidi="ar-SA"/>
                        <w14:ligatures w14:val="none"/>
                      </w:rPr>
                    </w:del>
                  </m:ctrlPr>
                </m:sSupPr>
                <m:e>
                  <m:sSub>
                    <m:sSubPr>
                      <m:ctrlPr>
                        <w:del w:id="4011" w:author="arun kumar" w:date="2026-07-27T20:18:00Z" w16du:dateUtc="2026-07-27T12:18:00Z">
                          <w:rPr>
                            <w:rFonts w:ascii="Cambria Math" w:eastAsia="Times New Roman" w:hAnsi="Cambria Math"/>
                            <w:i/>
                            <w:kern w:val="0"/>
                            <w:lang w:bidi="ar-SA"/>
                            <w14:ligatures w14:val="none"/>
                          </w:rPr>
                        </w:del>
                      </m:ctrlPr>
                    </m:sSubPr>
                    <m:e>
                      <m:r>
                        <w:del w:id="4012" w:author="arun kumar" w:date="2026-07-27T20:18:00Z" w16du:dateUtc="2026-07-27T12:18:00Z">
                          <w:rPr>
                            <w:rFonts w:ascii="Cambria Math" w:eastAsia="Times New Roman" w:hAnsi="Cambria Math"/>
                            <w:kern w:val="0"/>
                            <w:lang w:bidi="ar-SA"/>
                            <w14:ligatures w14:val="none"/>
                          </w:rPr>
                          <m:t>d</m:t>
                        </w:del>
                      </m:r>
                    </m:e>
                    <m:sub>
                      <m:r>
                        <w:del w:id="4013" w:author="arun kumar" w:date="2026-07-27T20:18:00Z" w16du:dateUtc="2026-07-27T12:18:00Z">
                          <w:rPr>
                            <w:rFonts w:ascii="Cambria Math" w:eastAsia="Times New Roman" w:hAnsi="Cambria Math"/>
                            <w:kern w:val="0"/>
                            <w:lang w:bidi="ar-SA"/>
                            <w14:ligatures w14:val="none"/>
                          </w:rPr>
                          <m:t>i</m:t>
                        </w:del>
                      </m:r>
                    </m:sub>
                  </m:sSub>
                </m:e>
                <m:sup>
                  <m:r>
                    <w:del w:id="4014" w:author="arun kumar" w:date="2026-07-27T20:18:00Z" w16du:dateUtc="2026-07-27T12:18:00Z">
                      <w:rPr>
                        <w:rFonts w:ascii="Cambria Math" w:eastAsia="Times New Roman" w:hAnsi="Cambria Math"/>
                        <w:kern w:val="0"/>
                        <w:lang w:bidi="ar-SA"/>
                        <w14:ligatures w14:val="none"/>
                      </w:rPr>
                      <m:t>B</m:t>
                    </w:del>
                  </m:r>
                </m:sup>
              </m:sSup>
              <m:r>
                <w:del w:id="4015" w:author="arun kumar" w:date="2026-07-27T20:18:00Z" w16du:dateUtc="2026-07-27T12:18:00Z">
                  <w:rPr>
                    <w:rFonts w:ascii="Cambria Math" w:eastAsia="Times New Roman" w:hAnsi="Cambria Math"/>
                    <w:kern w:val="0"/>
                    <w:lang w:bidi="ar-SA"/>
                    <w14:ligatures w14:val="none"/>
                  </w:rPr>
                  <m:t xml:space="preserve"> ≤</m:t>
                </w:del>
              </m:r>
              <m:sSubSup>
                <m:sSubSupPr>
                  <m:ctrlPr>
                    <w:del w:id="4016" w:author="arun kumar" w:date="2026-07-27T20:18:00Z" w16du:dateUtc="2026-07-27T12:18:00Z">
                      <w:rPr>
                        <w:rFonts w:ascii="Cambria Math" w:eastAsia="Times New Roman" w:hAnsi="Cambria Math"/>
                        <w:i/>
                        <w:kern w:val="0"/>
                        <w:lang w:bidi="ar-SA"/>
                        <w14:ligatures w14:val="none"/>
                      </w:rPr>
                    </w:del>
                  </m:ctrlPr>
                </m:sSubSupPr>
                <m:e>
                  <m:r>
                    <w:del w:id="4017" w:author="arun kumar" w:date="2026-07-27T20:18:00Z" w16du:dateUtc="2026-07-27T12:18:00Z">
                      <w:rPr>
                        <w:rFonts w:ascii="Cambria Math" w:eastAsia="Times New Roman" w:hAnsi="Cambria Math"/>
                        <w:kern w:val="0"/>
                        <w:lang w:bidi="ar-SA"/>
                        <w14:ligatures w14:val="none"/>
                      </w:rPr>
                      <m:t>T</m:t>
                    </w:del>
                  </m:r>
                </m:e>
                <m:sub>
                  <m:r>
                    <w:del w:id="4018" w:author="arun kumar" w:date="2026-07-27T20:18:00Z" w16du:dateUtc="2026-07-27T12:18:00Z">
                      <w:rPr>
                        <w:rFonts w:ascii="Cambria Math" w:eastAsia="Times New Roman" w:hAnsi="Cambria Math"/>
                        <w:kern w:val="0"/>
                        <w:lang w:bidi="ar-SA"/>
                        <w14:ligatures w14:val="none"/>
                      </w:rPr>
                      <m:t>days,max</m:t>
                    </w:del>
                  </m:r>
                </m:sub>
                <m:sup>
                  <m:r>
                    <w:del w:id="4019" w:author="arun kumar" w:date="2026-07-27T20:18:00Z" w16du:dateUtc="2026-07-27T12:18:00Z">
                      <w:rPr>
                        <w:rFonts w:ascii="Cambria Math" w:eastAsia="Times New Roman" w:hAnsi="Cambria Math"/>
                        <w:kern w:val="0"/>
                        <w:lang w:bidi="ar-SA"/>
                        <w14:ligatures w14:val="none"/>
                      </w:rPr>
                      <m:t>B</m:t>
                    </w:del>
                  </m:r>
                </m:sup>
              </m:sSubSup>
              <m:r>
                <w:del w:id="4020" w:author="arun kumar" w:date="2026-07-27T20:18:00Z" w16du:dateUtc="2026-07-27T12:18:00Z">
                  <w:rPr>
                    <w:rFonts w:ascii="Cambria Math" w:eastAsia="Times New Roman" w:hAnsi="Cambria Math"/>
                    <w:kern w:val="0"/>
                    <w:lang w:bidi="ar-SA"/>
                    <w14:ligatures w14:val="none"/>
                  </w:rPr>
                  <m:t xml:space="preserve"> )</m:t>
                </w:del>
              </m:r>
            </m:oMath>
          </w:p>
          <w:p w14:paraId="4AB59809" w14:textId="036FE0BC" w:rsidR="00387A0B" w:rsidDel="00A35F98" w:rsidRDefault="00000000" w:rsidP="00387A0B">
            <w:pPr>
              <w:spacing w:before="100" w:beforeAutospacing="1" w:after="100" w:afterAutospacing="1" w:line="240" w:lineRule="auto"/>
              <w:jc w:val="left"/>
              <w:rPr>
                <w:del w:id="4021" w:author="arun kumar" w:date="2026-07-27T20:18:00Z" w16du:dateUtc="2026-07-27T12:18:00Z"/>
                <w:rFonts w:ascii="Cambria Math" w:eastAsia="Times New Roman" w:hAnsi="Cambria Math"/>
                <w:i/>
                <w:kern w:val="0"/>
                <w:lang w:bidi="ar-SA"/>
                <w14:ligatures w14:val="none"/>
              </w:rPr>
            </w:pPr>
            <m:oMath>
              <m:sSubSup>
                <m:sSubSupPr>
                  <m:ctrlPr>
                    <w:del w:id="4022" w:author="arun kumar" w:date="2026-07-27T20:18:00Z" w16du:dateUtc="2026-07-27T12:18:00Z">
                      <w:rPr>
                        <w:rFonts w:ascii="Cambria Math" w:eastAsia="Times New Roman" w:hAnsi="Cambria Math"/>
                        <w:i/>
                        <w:kern w:val="0"/>
                        <w:lang w:bidi="ar-SA"/>
                        <w14:ligatures w14:val="none"/>
                      </w:rPr>
                    </w:del>
                  </m:ctrlPr>
                </m:sSubSupPr>
                <m:e>
                  <m:r>
                    <w:del w:id="4023" w:author="arun kumar" w:date="2026-07-27T20:18:00Z" w16du:dateUtc="2026-07-27T12:18:00Z">
                      <w:rPr>
                        <w:rFonts w:ascii="Cambria Math" w:eastAsia="Times New Roman" w:hAnsi="Cambria Math"/>
                        <w:kern w:val="0"/>
                        <w:lang w:bidi="ar-SA"/>
                        <w14:ligatures w14:val="none"/>
                      </w:rPr>
                      <m:t>y</m:t>
                    </w:del>
                  </m:r>
                </m:e>
                <m:sub>
                  <m:r>
                    <w:del w:id="4024" w:author="arun kumar" w:date="2026-07-27T20:18:00Z" w16du:dateUtc="2026-07-27T12:18:00Z">
                      <w:rPr>
                        <w:rFonts w:ascii="Cambria Math" w:eastAsia="Times New Roman" w:hAnsi="Cambria Math"/>
                        <w:kern w:val="0"/>
                        <w:lang w:bidi="ar-SA"/>
                        <w14:ligatures w14:val="none"/>
                      </w:rPr>
                      <m:t>im</m:t>
                    </w:del>
                  </m:r>
                </m:sub>
                <m:sup>
                  <m:r>
                    <w:del w:id="4025" w:author="arun kumar" w:date="2026-07-27T20:18:00Z" w16du:dateUtc="2026-07-27T12:18:00Z">
                      <w:rPr>
                        <w:rFonts w:ascii="Cambria Math" w:eastAsia="Times New Roman" w:hAnsi="Cambria Math"/>
                        <w:kern w:val="0"/>
                        <w:lang w:bidi="ar-SA"/>
                        <w14:ligatures w14:val="none"/>
                      </w:rPr>
                      <m:t>C</m:t>
                    </w:del>
                  </m:r>
                </m:sup>
              </m:sSubSup>
              <m:r>
                <w:del w:id="4026" w:author="arun kumar" w:date="2026-07-27T20:18:00Z" w16du:dateUtc="2026-07-27T12:18:00Z">
                  <w:rPr>
                    <w:rFonts w:ascii="Cambria Math" w:eastAsia="Times New Roman" w:hAnsi="Cambria Math"/>
                    <w:kern w:val="0"/>
                    <w:lang w:bidi="ar-SA"/>
                    <w14:ligatures w14:val="none"/>
                  </w:rPr>
                  <m:t>=1, if (</m:t>
                </w:del>
              </m:r>
              <m:sSubSup>
                <m:sSubSupPr>
                  <m:ctrlPr>
                    <w:del w:id="4027" w:author="arun kumar" w:date="2026-07-27T20:18:00Z" w16du:dateUtc="2026-07-27T12:18:00Z">
                      <w:rPr>
                        <w:rFonts w:ascii="Cambria Math" w:eastAsia="Times New Roman" w:hAnsi="Cambria Math"/>
                        <w:i/>
                        <w:kern w:val="0"/>
                        <w:lang w:bidi="ar-SA"/>
                        <w14:ligatures w14:val="none"/>
                      </w:rPr>
                    </w:del>
                  </m:ctrlPr>
                </m:sSubSupPr>
                <m:e>
                  <m:r>
                    <w:del w:id="4028" w:author="arun kumar" w:date="2026-07-27T20:18:00Z" w16du:dateUtc="2026-07-27T12:18:00Z">
                      <w:rPr>
                        <w:rFonts w:ascii="Cambria Math" w:eastAsia="Times New Roman" w:hAnsi="Cambria Math"/>
                        <w:kern w:val="0"/>
                        <w:lang w:bidi="ar-SA"/>
                        <w14:ligatures w14:val="none"/>
                      </w:rPr>
                      <m:t>h</m:t>
                    </w:del>
                  </m:r>
                </m:e>
                <m:sub>
                  <m:r>
                    <w:del w:id="4029" w:author="arun kumar" w:date="2026-07-27T20:18:00Z" w16du:dateUtc="2026-07-27T12:18:00Z">
                      <w:rPr>
                        <w:rFonts w:ascii="Cambria Math" w:eastAsia="Times New Roman" w:hAnsi="Cambria Math"/>
                        <w:kern w:val="0"/>
                        <w:lang w:bidi="ar-SA"/>
                        <w14:ligatures w14:val="none"/>
                      </w:rPr>
                      <m:t>i</m:t>
                    </w:del>
                  </m:r>
                  <m:d>
                    <m:dPr>
                      <m:ctrlPr>
                        <w:del w:id="4030" w:author="arun kumar" w:date="2026-07-27T20:18:00Z" w16du:dateUtc="2026-07-27T12:18:00Z">
                          <w:rPr>
                            <w:rFonts w:ascii="Cambria Math" w:eastAsia="Times New Roman" w:hAnsi="Cambria Math"/>
                            <w:i/>
                            <w:kern w:val="0"/>
                            <w:lang w:bidi="ar-SA"/>
                            <w14:ligatures w14:val="none"/>
                          </w:rPr>
                        </w:del>
                      </m:ctrlPr>
                    </m:dPr>
                    <m:e>
                      <m:r>
                        <w:del w:id="4031" w:author="arun kumar" w:date="2026-07-27T20:18:00Z" w16du:dateUtc="2026-07-27T12:18:00Z">
                          <w:rPr>
                            <w:rFonts w:ascii="Cambria Math" w:eastAsia="Times New Roman" w:hAnsi="Cambria Math"/>
                            <w:kern w:val="0"/>
                            <w:lang w:bidi="ar-SA"/>
                            <w14:ligatures w14:val="none"/>
                          </w:rPr>
                          <m:t>j-1</m:t>
                        </w:del>
                      </m:r>
                    </m:e>
                  </m:d>
                </m:sub>
                <m:sup>
                  <m:r>
                    <w:del w:id="4032" w:author="arun kumar" w:date="2026-07-27T20:18:00Z" w16du:dateUtc="2026-07-27T12:18:00Z">
                      <w:rPr>
                        <w:rFonts w:ascii="Cambria Math" w:eastAsia="Times New Roman" w:hAnsi="Cambria Math"/>
                        <w:kern w:val="0"/>
                        <w:lang w:bidi="ar-SA"/>
                        <w14:ligatures w14:val="none"/>
                      </w:rPr>
                      <m:t>C</m:t>
                    </w:del>
                  </m:r>
                </m:sup>
              </m:sSubSup>
            </m:oMath>
            <w:del w:id="4033" w:author="arun kumar" w:date="2026-07-27T20:18:00Z" w16du:dateUtc="2026-07-27T12:18:00Z">
              <w:r w:rsidR="00387A0B" w:rsidDel="00A35F98">
                <w:rPr>
                  <w:rFonts w:ascii="Cambria Math" w:eastAsia="Times New Roman" w:hAnsi="Cambria Math"/>
                  <w:i/>
                  <w:kern w:val="0"/>
                  <w:lang w:bidi="ar-SA"/>
                  <w14:ligatures w14:val="none"/>
                </w:rPr>
                <w:delText>+</w:delText>
              </w:r>
            </w:del>
            <m:oMath>
              <m:sSub>
                <m:sSubPr>
                  <m:ctrlPr>
                    <w:del w:id="4034" w:author="arun kumar" w:date="2026-07-27T20:18:00Z" w16du:dateUtc="2026-07-27T12:18:00Z">
                      <w:rPr>
                        <w:rFonts w:ascii="Cambria Math" w:eastAsia="Times New Roman" w:hAnsi="Cambria Math"/>
                        <w:i/>
                        <w:kern w:val="0"/>
                        <w:lang w:bidi="ar-SA"/>
                        <w14:ligatures w14:val="none"/>
                      </w:rPr>
                    </w:del>
                  </m:ctrlPr>
                </m:sSubPr>
                <m:e>
                  <m:r>
                    <w:del w:id="4035" w:author="arun kumar" w:date="2026-07-27T20:18:00Z" w16du:dateUtc="2026-07-27T12:18:00Z">
                      <w:rPr>
                        <w:rFonts w:ascii="Cambria Math" w:eastAsia="Times New Roman" w:hAnsi="Cambria Math"/>
                        <w:kern w:val="0"/>
                        <w:lang w:bidi="ar-SA"/>
                        <w14:ligatures w14:val="none"/>
                      </w:rPr>
                      <m:t>FlightHours</m:t>
                    </w:del>
                  </m:r>
                </m:e>
                <m:sub>
                  <m:r>
                    <w:del w:id="4036" w:author="arun kumar" w:date="2026-07-27T20:18:00Z" w16du:dateUtc="2026-07-27T12:18:00Z">
                      <w:rPr>
                        <w:rFonts w:ascii="Cambria Math" w:eastAsia="Times New Roman" w:hAnsi="Cambria Math"/>
                        <w:kern w:val="0"/>
                        <w:lang w:bidi="ar-SA"/>
                        <w14:ligatures w14:val="none"/>
                      </w:rPr>
                      <m:t>ij</m:t>
                    </w:del>
                  </m:r>
                </m:sub>
              </m:sSub>
            </m:oMath>
            <w:del w:id="4037" w:author="arun kumar" w:date="2026-07-27T20:18:00Z" w16du:dateUtc="2026-07-27T12:18:00Z">
              <w:r w:rsidR="00387A0B" w:rsidDel="00A35F98">
                <w:rPr>
                  <w:rFonts w:ascii="Cambria Math" w:eastAsia="Times New Roman" w:hAnsi="Cambria Math"/>
                  <w:i/>
                  <w:kern w:val="0"/>
                  <w:lang w:bidi="ar-SA"/>
                  <w14:ligatures w14:val="none"/>
                </w:rPr>
                <w:delText xml:space="preserve">&gt; </w:delText>
              </w:r>
            </w:del>
            <m:oMath>
              <m:sSup>
                <m:sSupPr>
                  <m:ctrlPr>
                    <w:del w:id="4038" w:author="arun kumar" w:date="2026-07-27T20:18:00Z" w16du:dateUtc="2026-07-27T12:18:00Z">
                      <w:rPr>
                        <w:rFonts w:ascii="Cambria Math" w:eastAsia="Times New Roman" w:hAnsi="Cambria Math"/>
                        <w:i/>
                        <w:kern w:val="0"/>
                        <w:lang w:bidi="ar-SA"/>
                        <w14:ligatures w14:val="none"/>
                      </w:rPr>
                    </w:del>
                  </m:ctrlPr>
                </m:sSupPr>
                <m:e>
                  <m:r>
                    <w:del w:id="4039" w:author="arun kumar" w:date="2026-07-27T20:18:00Z" w16du:dateUtc="2026-07-27T12:18:00Z">
                      <w:rPr>
                        <w:rFonts w:ascii="Cambria Math" w:eastAsia="Times New Roman" w:hAnsi="Cambria Math"/>
                        <w:kern w:val="0"/>
                        <w:lang w:bidi="ar-SA"/>
                        <w14:ligatures w14:val="none"/>
                      </w:rPr>
                      <m:t>T</m:t>
                    </w:del>
                  </m:r>
                </m:e>
                <m:sup>
                  <m:r>
                    <w:del w:id="4040" w:author="arun kumar" w:date="2026-07-27T20:18:00Z" w16du:dateUtc="2026-07-27T12:18:00Z">
                      <w:rPr>
                        <w:rFonts w:ascii="Cambria Math" w:eastAsia="Times New Roman" w:hAnsi="Cambria Math"/>
                        <w:kern w:val="0"/>
                        <w:lang w:bidi="ar-SA"/>
                        <w14:ligatures w14:val="none"/>
                      </w:rPr>
                      <m:t>C</m:t>
                    </w:del>
                  </m:r>
                </m:sup>
              </m:sSup>
              <m:r>
                <w:del w:id="4041" w:author="arun kumar" w:date="2026-07-27T20:18:00Z" w16du:dateUtc="2026-07-27T12:18:00Z">
                  <w:rPr>
                    <w:rFonts w:ascii="Cambria Math" w:eastAsia="Times New Roman" w:hAnsi="Cambria Math"/>
                    <w:kern w:val="0"/>
                    <w:lang w:bidi="ar-SA"/>
                    <w14:ligatures w14:val="none"/>
                  </w:rPr>
                  <m:t xml:space="preserve">) or </m:t>
                </w:del>
              </m:r>
              <m:d>
                <m:dPr>
                  <m:ctrlPr>
                    <w:del w:id="4042" w:author="arun kumar" w:date="2026-07-27T20:18:00Z" w16du:dateUtc="2026-07-27T12:18:00Z">
                      <w:rPr>
                        <w:rFonts w:ascii="Cambria Math" w:eastAsia="Times New Roman" w:hAnsi="Cambria Math"/>
                        <w:i/>
                        <w:kern w:val="0"/>
                        <w:lang w:bidi="ar-SA"/>
                        <w14:ligatures w14:val="none"/>
                      </w:rPr>
                    </w:del>
                  </m:ctrlPr>
                </m:dPr>
                <m:e>
                  <m:r>
                    <w:del w:id="4043" w:author="arun kumar" w:date="2026-07-27T20:18:00Z" w16du:dateUtc="2026-07-27T12:18:00Z">
                      <w:rPr>
                        <w:rFonts w:ascii="Cambria Math" w:eastAsia="Times New Roman" w:hAnsi="Cambria Math"/>
                        <w:kern w:val="0"/>
                        <w:lang w:bidi="ar-SA"/>
                        <w14:ligatures w14:val="none"/>
                      </w:rPr>
                      <m:t xml:space="preserve"> </m:t>
                    </w:del>
                  </m:r>
                  <m:sSup>
                    <m:sSupPr>
                      <m:ctrlPr>
                        <w:del w:id="4044" w:author="arun kumar" w:date="2026-07-27T20:18:00Z" w16du:dateUtc="2026-07-27T12:18:00Z">
                          <w:rPr>
                            <w:rFonts w:ascii="Cambria Math" w:eastAsia="Times New Roman" w:hAnsi="Cambria Math"/>
                            <w:i/>
                            <w:kern w:val="0"/>
                            <w:lang w:bidi="ar-SA"/>
                            <w14:ligatures w14:val="none"/>
                          </w:rPr>
                        </w:del>
                      </m:ctrlPr>
                    </m:sSupPr>
                    <m:e>
                      <m:sSub>
                        <m:sSubPr>
                          <m:ctrlPr>
                            <w:del w:id="4045" w:author="arun kumar" w:date="2026-07-27T20:18:00Z" w16du:dateUtc="2026-07-27T12:18:00Z">
                              <w:rPr>
                                <w:rFonts w:ascii="Cambria Math" w:eastAsia="Times New Roman" w:hAnsi="Cambria Math"/>
                                <w:i/>
                                <w:kern w:val="0"/>
                                <w:lang w:bidi="ar-SA"/>
                                <w14:ligatures w14:val="none"/>
                              </w:rPr>
                            </w:del>
                          </m:ctrlPr>
                        </m:sSubPr>
                        <m:e>
                          <m:r>
                            <w:del w:id="4046" w:author="arun kumar" w:date="2026-07-27T20:18:00Z" w16du:dateUtc="2026-07-27T12:18:00Z">
                              <w:rPr>
                                <w:rFonts w:ascii="Cambria Math" w:eastAsia="Times New Roman" w:hAnsi="Cambria Math"/>
                                <w:kern w:val="0"/>
                                <w:lang w:bidi="ar-SA"/>
                                <w14:ligatures w14:val="none"/>
                              </w:rPr>
                              <m:t>c</m:t>
                            </w:del>
                          </m:r>
                        </m:e>
                        <m:sub>
                          <m:r>
                            <w:del w:id="4047" w:author="arun kumar" w:date="2026-07-27T20:18:00Z" w16du:dateUtc="2026-07-27T12:18:00Z">
                              <w:rPr>
                                <w:rFonts w:ascii="Cambria Math" w:eastAsia="Times New Roman" w:hAnsi="Cambria Math"/>
                                <w:kern w:val="0"/>
                                <w:lang w:bidi="ar-SA"/>
                                <w14:ligatures w14:val="none"/>
                              </w:rPr>
                              <m:t>i</m:t>
                            </w:del>
                          </m:r>
                          <m:d>
                            <m:dPr>
                              <m:ctrlPr>
                                <w:del w:id="4048" w:author="arun kumar" w:date="2026-07-27T20:18:00Z" w16du:dateUtc="2026-07-27T12:18:00Z">
                                  <w:rPr>
                                    <w:rFonts w:ascii="Cambria Math" w:eastAsia="Times New Roman" w:hAnsi="Cambria Math"/>
                                    <w:i/>
                                    <w:kern w:val="0"/>
                                    <w:lang w:bidi="ar-SA"/>
                                    <w14:ligatures w14:val="none"/>
                                  </w:rPr>
                                </w:del>
                              </m:ctrlPr>
                            </m:dPr>
                            <m:e>
                              <m:r>
                                <w:del w:id="4049" w:author="arun kumar" w:date="2026-07-27T20:18:00Z" w16du:dateUtc="2026-07-27T12:18:00Z">
                                  <w:rPr>
                                    <w:rFonts w:ascii="Cambria Math" w:eastAsia="Times New Roman" w:hAnsi="Cambria Math"/>
                                    <w:kern w:val="0"/>
                                    <w:lang w:bidi="ar-SA"/>
                                    <w14:ligatures w14:val="none"/>
                                  </w:rPr>
                                  <m:t>j-1</m:t>
                                </w:del>
                              </m:r>
                            </m:e>
                          </m:d>
                        </m:sub>
                      </m:sSub>
                    </m:e>
                    <m:sup>
                      <m:r>
                        <w:del w:id="4050" w:author="arun kumar" w:date="2026-07-27T20:18:00Z" w16du:dateUtc="2026-07-27T12:18:00Z">
                          <w:rPr>
                            <w:rFonts w:ascii="Cambria Math" w:eastAsia="Times New Roman" w:hAnsi="Cambria Math"/>
                            <w:kern w:val="0"/>
                            <w:lang w:bidi="ar-SA"/>
                            <w14:ligatures w14:val="none"/>
                          </w:rPr>
                          <m:t>C</m:t>
                        </w:del>
                      </m:r>
                    </m:sup>
                  </m:sSup>
                  <m:r>
                    <w:del w:id="4051" w:author="arun kumar" w:date="2026-07-27T20:18:00Z" w16du:dateUtc="2026-07-27T12:18:00Z">
                      <w:rPr>
                        <w:rFonts w:ascii="Cambria Math" w:eastAsia="Times New Roman" w:hAnsi="Cambria Math"/>
                        <w:kern w:val="0"/>
                        <w:lang w:bidi="ar-SA"/>
                        <w14:ligatures w14:val="none"/>
                      </w:rPr>
                      <m:t>+</m:t>
                    </w:del>
                  </m:r>
                  <m:sSub>
                    <m:sSubPr>
                      <m:ctrlPr>
                        <w:del w:id="4052" w:author="arun kumar" w:date="2026-07-27T20:18:00Z" w16du:dateUtc="2026-07-27T12:18:00Z">
                          <w:rPr>
                            <w:rFonts w:ascii="Cambria Math" w:eastAsia="Times New Roman" w:hAnsi="Cambria Math"/>
                            <w:i/>
                            <w:kern w:val="0"/>
                            <w:lang w:bidi="ar-SA"/>
                            <w14:ligatures w14:val="none"/>
                          </w:rPr>
                        </w:del>
                      </m:ctrlPr>
                    </m:sSubPr>
                    <m:e>
                      <m:r>
                        <w:del w:id="4053" w:author="arun kumar" w:date="2026-07-27T20:18:00Z" w16du:dateUtc="2026-07-27T12:18:00Z">
                          <w:rPr>
                            <w:rFonts w:ascii="Cambria Math" w:eastAsia="Times New Roman" w:hAnsi="Cambria Math"/>
                            <w:kern w:val="0"/>
                            <w:lang w:bidi="ar-SA"/>
                            <w14:ligatures w14:val="none"/>
                          </w:rPr>
                          <m:t>FlightCycles</m:t>
                        </w:del>
                      </m:r>
                    </m:e>
                    <m:sub>
                      <m:r>
                        <w:del w:id="4054" w:author="arun kumar" w:date="2026-07-27T20:18:00Z" w16du:dateUtc="2026-07-27T12:18:00Z">
                          <w:rPr>
                            <w:rFonts w:ascii="Cambria Math" w:eastAsia="Times New Roman" w:hAnsi="Cambria Math"/>
                            <w:kern w:val="0"/>
                            <w:lang w:bidi="ar-SA"/>
                            <w14:ligatures w14:val="none"/>
                          </w:rPr>
                          <m:t>ij</m:t>
                        </w:del>
                      </m:r>
                    </m:sub>
                  </m:sSub>
                  <m:r>
                    <w:del w:id="4055" w:author="arun kumar" w:date="2026-07-27T20:18:00Z" w16du:dateUtc="2026-07-27T12:18:00Z">
                      <w:rPr>
                        <w:rFonts w:ascii="Cambria Math" w:eastAsia="Times New Roman" w:hAnsi="Cambria Math"/>
                        <w:kern w:val="0"/>
                        <w:lang w:bidi="ar-SA"/>
                        <w14:ligatures w14:val="none"/>
                      </w:rPr>
                      <m:t>&gt;</m:t>
                    </w:del>
                  </m:r>
                  <m:sSubSup>
                    <m:sSubSupPr>
                      <m:ctrlPr>
                        <w:del w:id="4056" w:author="arun kumar" w:date="2026-07-27T20:18:00Z" w16du:dateUtc="2026-07-27T12:18:00Z">
                          <w:rPr>
                            <w:rFonts w:ascii="Cambria Math" w:eastAsia="Times New Roman" w:hAnsi="Cambria Math"/>
                            <w:i/>
                            <w:kern w:val="0"/>
                            <w:lang w:bidi="ar-SA"/>
                            <w14:ligatures w14:val="none"/>
                          </w:rPr>
                        </w:del>
                      </m:ctrlPr>
                    </m:sSubSupPr>
                    <m:e>
                      <m:r>
                        <w:del w:id="4057" w:author="arun kumar" w:date="2026-07-27T20:18:00Z" w16du:dateUtc="2026-07-27T12:18:00Z">
                          <w:rPr>
                            <w:rFonts w:ascii="Cambria Math" w:eastAsia="Times New Roman" w:hAnsi="Cambria Math"/>
                            <w:kern w:val="0"/>
                            <w:lang w:bidi="ar-SA"/>
                            <w14:ligatures w14:val="none"/>
                          </w:rPr>
                          <m:t>T</m:t>
                        </w:del>
                      </m:r>
                    </m:e>
                    <m:sub>
                      <m:r>
                        <w:del w:id="4058" w:author="arun kumar" w:date="2026-07-27T20:18:00Z" w16du:dateUtc="2026-07-27T12:18:00Z">
                          <w:rPr>
                            <w:rFonts w:ascii="Cambria Math" w:eastAsia="Times New Roman" w:hAnsi="Cambria Math"/>
                            <w:kern w:val="0"/>
                            <w:lang w:bidi="ar-SA"/>
                            <w14:ligatures w14:val="none"/>
                          </w:rPr>
                          <m:t>cycles</m:t>
                        </w:del>
                      </m:r>
                    </m:sub>
                    <m:sup>
                      <m:r>
                        <w:del w:id="4059" w:author="arun kumar" w:date="2026-07-27T20:18:00Z" w16du:dateUtc="2026-07-27T12:18:00Z">
                          <w:rPr>
                            <w:rFonts w:ascii="Cambria Math" w:eastAsia="Times New Roman" w:hAnsi="Cambria Math"/>
                            <w:kern w:val="0"/>
                            <w:lang w:bidi="ar-SA"/>
                            <w14:ligatures w14:val="none"/>
                          </w:rPr>
                          <m:t>C</m:t>
                        </w:del>
                      </m:r>
                    </m:sup>
                  </m:sSubSup>
                </m:e>
              </m:d>
              <m:r>
                <w:del w:id="4060" w:author="arun kumar" w:date="2026-07-27T20:18:00Z" w16du:dateUtc="2026-07-27T12:18:00Z">
                  <w:rPr>
                    <w:rFonts w:ascii="Cambria Math" w:eastAsia="Times New Roman" w:hAnsi="Cambria Math"/>
                    <w:kern w:val="0"/>
                    <w:lang w:bidi="ar-SA"/>
                    <w14:ligatures w14:val="none"/>
                  </w:rPr>
                  <m:t>or (</m:t>
                </w:del>
              </m:r>
              <m:sSubSup>
                <m:sSubSupPr>
                  <m:ctrlPr>
                    <w:del w:id="4061" w:author="arun kumar" w:date="2026-07-27T20:18:00Z" w16du:dateUtc="2026-07-27T12:18:00Z">
                      <w:rPr>
                        <w:rFonts w:ascii="Cambria Math" w:eastAsia="Times New Roman" w:hAnsi="Cambria Math"/>
                        <w:i/>
                        <w:kern w:val="0"/>
                        <w:lang w:bidi="ar-SA"/>
                        <w14:ligatures w14:val="none"/>
                      </w:rPr>
                    </w:del>
                  </m:ctrlPr>
                </m:sSubSupPr>
                <m:e>
                  <m:r>
                    <w:del w:id="4062" w:author="arun kumar" w:date="2026-07-27T20:18:00Z" w16du:dateUtc="2026-07-27T12:18:00Z">
                      <w:rPr>
                        <w:rFonts w:ascii="Cambria Math" w:eastAsia="Times New Roman" w:hAnsi="Cambria Math"/>
                        <w:kern w:val="0"/>
                        <w:lang w:bidi="ar-SA"/>
                        <w14:ligatures w14:val="none"/>
                      </w:rPr>
                      <m:t>T</m:t>
                    </w:del>
                  </m:r>
                </m:e>
                <m:sub>
                  <m:r>
                    <w:del w:id="4063" w:author="arun kumar" w:date="2026-07-27T20:18:00Z" w16du:dateUtc="2026-07-27T12:18:00Z">
                      <w:rPr>
                        <w:rFonts w:ascii="Cambria Math" w:eastAsia="Times New Roman" w:hAnsi="Cambria Math"/>
                        <w:kern w:val="0"/>
                        <w:lang w:bidi="ar-SA"/>
                        <w14:ligatures w14:val="none"/>
                      </w:rPr>
                      <m:t>days,min</m:t>
                    </w:del>
                  </m:r>
                </m:sub>
                <m:sup>
                  <m:r>
                    <w:del w:id="4064" w:author="arun kumar" w:date="2026-07-27T20:18:00Z" w16du:dateUtc="2026-07-27T12:18:00Z">
                      <w:rPr>
                        <w:rFonts w:ascii="Cambria Math" w:eastAsia="Times New Roman" w:hAnsi="Cambria Math"/>
                        <w:kern w:val="0"/>
                        <w:lang w:bidi="ar-SA"/>
                        <w14:ligatures w14:val="none"/>
                      </w:rPr>
                      <m:t>C</m:t>
                    </w:del>
                  </m:r>
                </m:sup>
              </m:sSubSup>
              <m:r>
                <w:del w:id="4065" w:author="arun kumar" w:date="2026-07-27T20:18:00Z" w16du:dateUtc="2026-07-27T12:18:00Z">
                  <w:rPr>
                    <w:rFonts w:ascii="Cambria Math" w:eastAsia="Times New Roman" w:hAnsi="Cambria Math"/>
                    <w:kern w:val="0"/>
                    <w:lang w:bidi="ar-SA"/>
                    <w14:ligatures w14:val="none"/>
                  </w:rPr>
                  <m:t>≤</m:t>
                </w:del>
              </m:r>
              <m:sSup>
                <m:sSupPr>
                  <m:ctrlPr>
                    <w:del w:id="4066" w:author="arun kumar" w:date="2026-07-27T20:18:00Z" w16du:dateUtc="2026-07-27T12:18:00Z">
                      <w:rPr>
                        <w:rFonts w:ascii="Cambria Math" w:eastAsia="Times New Roman" w:hAnsi="Cambria Math"/>
                        <w:i/>
                        <w:kern w:val="0"/>
                        <w:lang w:bidi="ar-SA"/>
                        <w14:ligatures w14:val="none"/>
                      </w:rPr>
                    </w:del>
                  </m:ctrlPr>
                </m:sSupPr>
                <m:e>
                  <m:sSub>
                    <m:sSubPr>
                      <m:ctrlPr>
                        <w:del w:id="4067" w:author="arun kumar" w:date="2026-07-27T20:18:00Z" w16du:dateUtc="2026-07-27T12:18:00Z">
                          <w:rPr>
                            <w:rFonts w:ascii="Cambria Math" w:eastAsia="Times New Roman" w:hAnsi="Cambria Math"/>
                            <w:i/>
                            <w:kern w:val="0"/>
                            <w:lang w:bidi="ar-SA"/>
                            <w14:ligatures w14:val="none"/>
                          </w:rPr>
                        </w:del>
                      </m:ctrlPr>
                    </m:sSubPr>
                    <m:e>
                      <m:r>
                        <w:del w:id="4068" w:author="arun kumar" w:date="2026-07-27T20:18:00Z" w16du:dateUtc="2026-07-27T12:18:00Z">
                          <w:rPr>
                            <w:rFonts w:ascii="Cambria Math" w:eastAsia="Times New Roman" w:hAnsi="Cambria Math"/>
                            <w:kern w:val="0"/>
                            <w:lang w:bidi="ar-SA"/>
                            <w14:ligatures w14:val="none"/>
                          </w:rPr>
                          <m:t>d</m:t>
                        </w:del>
                      </m:r>
                    </m:e>
                    <m:sub>
                      <m:r>
                        <w:del w:id="4069" w:author="arun kumar" w:date="2026-07-27T20:18:00Z" w16du:dateUtc="2026-07-27T12:18:00Z">
                          <w:rPr>
                            <w:rFonts w:ascii="Cambria Math" w:eastAsia="Times New Roman" w:hAnsi="Cambria Math"/>
                            <w:kern w:val="0"/>
                            <w:lang w:bidi="ar-SA"/>
                            <w14:ligatures w14:val="none"/>
                          </w:rPr>
                          <m:t>i</m:t>
                        </w:del>
                      </m:r>
                    </m:sub>
                  </m:sSub>
                </m:e>
                <m:sup>
                  <m:r>
                    <w:del w:id="4070" w:author="arun kumar" w:date="2026-07-27T20:18:00Z" w16du:dateUtc="2026-07-27T12:18:00Z">
                      <w:rPr>
                        <w:rFonts w:ascii="Cambria Math" w:eastAsia="Times New Roman" w:hAnsi="Cambria Math"/>
                        <w:kern w:val="0"/>
                        <w:lang w:bidi="ar-SA"/>
                        <w14:ligatures w14:val="none"/>
                      </w:rPr>
                      <m:t>C</m:t>
                    </w:del>
                  </m:r>
                </m:sup>
              </m:sSup>
              <m:r>
                <w:del w:id="4071" w:author="arun kumar" w:date="2026-07-27T20:18:00Z" w16du:dateUtc="2026-07-27T12:18:00Z">
                  <w:rPr>
                    <w:rFonts w:ascii="Cambria Math" w:eastAsia="Times New Roman" w:hAnsi="Cambria Math"/>
                    <w:kern w:val="0"/>
                    <w:lang w:bidi="ar-SA"/>
                    <w14:ligatures w14:val="none"/>
                  </w:rPr>
                  <m:t xml:space="preserve"> ≤</m:t>
                </w:del>
              </m:r>
              <m:sSubSup>
                <m:sSubSupPr>
                  <m:ctrlPr>
                    <w:del w:id="4072" w:author="arun kumar" w:date="2026-07-27T20:18:00Z" w16du:dateUtc="2026-07-27T12:18:00Z">
                      <w:rPr>
                        <w:rFonts w:ascii="Cambria Math" w:eastAsia="Times New Roman" w:hAnsi="Cambria Math"/>
                        <w:i/>
                        <w:kern w:val="0"/>
                        <w:lang w:bidi="ar-SA"/>
                        <w14:ligatures w14:val="none"/>
                      </w:rPr>
                    </w:del>
                  </m:ctrlPr>
                </m:sSubSupPr>
                <m:e>
                  <m:r>
                    <w:del w:id="4073" w:author="arun kumar" w:date="2026-07-27T20:18:00Z" w16du:dateUtc="2026-07-27T12:18:00Z">
                      <w:rPr>
                        <w:rFonts w:ascii="Cambria Math" w:eastAsia="Times New Roman" w:hAnsi="Cambria Math"/>
                        <w:kern w:val="0"/>
                        <w:lang w:bidi="ar-SA"/>
                        <w14:ligatures w14:val="none"/>
                      </w:rPr>
                      <m:t>T</m:t>
                    </w:del>
                  </m:r>
                </m:e>
                <m:sub>
                  <m:r>
                    <w:del w:id="4074" w:author="arun kumar" w:date="2026-07-27T20:18:00Z" w16du:dateUtc="2026-07-27T12:18:00Z">
                      <w:rPr>
                        <w:rFonts w:ascii="Cambria Math" w:eastAsia="Times New Roman" w:hAnsi="Cambria Math"/>
                        <w:kern w:val="0"/>
                        <w:lang w:bidi="ar-SA"/>
                        <w14:ligatures w14:val="none"/>
                      </w:rPr>
                      <m:t>days,max</m:t>
                    </w:del>
                  </m:r>
                </m:sub>
                <m:sup>
                  <m:r>
                    <w:del w:id="4075" w:author="arun kumar" w:date="2026-07-27T20:18:00Z" w16du:dateUtc="2026-07-27T12:18:00Z">
                      <w:rPr>
                        <w:rFonts w:ascii="Cambria Math" w:eastAsia="Times New Roman" w:hAnsi="Cambria Math"/>
                        <w:kern w:val="0"/>
                        <w:lang w:bidi="ar-SA"/>
                        <w14:ligatures w14:val="none"/>
                      </w:rPr>
                      <m:t>C</m:t>
                    </w:del>
                  </m:r>
                </m:sup>
              </m:sSubSup>
              <m:r>
                <w:del w:id="4076" w:author="arun kumar" w:date="2026-07-27T20:18:00Z" w16du:dateUtc="2026-07-27T12:18:00Z">
                  <w:rPr>
                    <w:rFonts w:ascii="Cambria Math" w:eastAsia="Times New Roman" w:hAnsi="Cambria Math"/>
                    <w:kern w:val="0"/>
                    <w:lang w:bidi="ar-SA"/>
                    <w14:ligatures w14:val="none"/>
                  </w:rPr>
                  <m:t xml:space="preserve"> )</m:t>
                </w:del>
              </m:r>
            </m:oMath>
          </w:p>
          <w:p w14:paraId="315462A0" w14:textId="77777777" w:rsidR="00387A0B" w:rsidRDefault="00000000" w:rsidP="00387A0B">
            <w:pPr>
              <w:spacing w:before="100" w:beforeAutospacing="1" w:after="100" w:afterAutospacing="1" w:line="240" w:lineRule="auto"/>
              <w:jc w:val="left"/>
              <w:rPr>
                <w:ins w:id="4077" w:author="arun kumar" w:date="2026-07-28T22:30:00Z" w16du:dateUtc="2026-07-28T14:30:00Z"/>
                <w:rFonts w:ascii="Cambria Math" w:eastAsia="Times New Roman" w:hAnsi="Cambria Math"/>
                <w:i/>
                <w:kern w:val="0"/>
                <w:lang w:bidi="ar-SA"/>
                <w14:ligatures w14:val="none"/>
              </w:rPr>
            </w:pPr>
            <m:oMath>
              <m:sSubSup>
                <m:sSubSupPr>
                  <m:ctrlPr>
                    <w:del w:id="4078" w:author="arun kumar" w:date="2026-07-27T20:18:00Z" w16du:dateUtc="2026-07-27T12:18:00Z">
                      <w:rPr>
                        <w:rFonts w:ascii="Cambria Math" w:eastAsia="Times New Roman" w:hAnsi="Cambria Math"/>
                        <w:i/>
                        <w:kern w:val="0"/>
                        <w:lang w:bidi="ar-SA"/>
                        <w14:ligatures w14:val="none"/>
                      </w:rPr>
                    </w:del>
                  </m:ctrlPr>
                </m:sSubSupPr>
                <m:e>
                  <m:r>
                    <w:del w:id="4079" w:author="arun kumar" w:date="2026-07-27T20:18:00Z" w16du:dateUtc="2026-07-27T12:18:00Z">
                      <w:rPr>
                        <w:rFonts w:ascii="Cambria Math" w:eastAsia="Times New Roman" w:hAnsi="Cambria Math"/>
                        <w:kern w:val="0"/>
                        <w:lang w:bidi="ar-SA"/>
                        <w14:ligatures w14:val="none"/>
                      </w:rPr>
                      <m:t>y</m:t>
                    </w:del>
                  </m:r>
                </m:e>
                <m:sub>
                  <m:r>
                    <w:del w:id="4080" w:author="arun kumar" w:date="2026-07-27T20:18:00Z" w16du:dateUtc="2026-07-27T12:18:00Z">
                      <w:rPr>
                        <w:rFonts w:ascii="Cambria Math" w:eastAsia="Times New Roman" w:hAnsi="Cambria Math"/>
                        <w:kern w:val="0"/>
                        <w:lang w:bidi="ar-SA"/>
                        <w14:ligatures w14:val="none"/>
                      </w:rPr>
                      <m:t>im</m:t>
                    </w:del>
                  </m:r>
                </m:sub>
                <m:sup>
                  <m:r>
                    <w:del w:id="4081" w:author="arun kumar" w:date="2026-07-27T20:18:00Z" w16du:dateUtc="2026-07-27T12:18:00Z">
                      <w:rPr>
                        <w:rFonts w:ascii="Cambria Math" w:eastAsia="Times New Roman" w:hAnsi="Cambria Math"/>
                        <w:kern w:val="0"/>
                        <w:lang w:bidi="ar-SA"/>
                        <w14:ligatures w14:val="none"/>
                      </w:rPr>
                      <m:t>D</m:t>
                    </w:del>
                  </m:r>
                </m:sup>
              </m:sSubSup>
              <m:r>
                <w:del w:id="4082" w:author="arun kumar" w:date="2026-07-27T20:18:00Z" w16du:dateUtc="2026-07-27T12:18:00Z">
                  <w:rPr>
                    <w:rFonts w:ascii="Cambria Math" w:eastAsia="Times New Roman" w:hAnsi="Cambria Math"/>
                    <w:kern w:val="0"/>
                    <w:lang w:bidi="ar-SA"/>
                    <w14:ligatures w14:val="none"/>
                  </w:rPr>
                  <m:t>=1, if (</m:t>
                </w:del>
              </m:r>
              <m:sSubSup>
                <m:sSubSupPr>
                  <m:ctrlPr>
                    <w:del w:id="4083" w:author="arun kumar" w:date="2026-07-27T20:18:00Z" w16du:dateUtc="2026-07-27T12:18:00Z">
                      <w:rPr>
                        <w:rFonts w:ascii="Cambria Math" w:eastAsia="Times New Roman" w:hAnsi="Cambria Math"/>
                        <w:i/>
                        <w:kern w:val="0"/>
                        <w:lang w:bidi="ar-SA"/>
                        <w14:ligatures w14:val="none"/>
                      </w:rPr>
                    </w:del>
                  </m:ctrlPr>
                </m:sSubSupPr>
                <m:e>
                  <m:r>
                    <w:del w:id="4084" w:author="arun kumar" w:date="2026-07-27T20:18:00Z" w16du:dateUtc="2026-07-27T12:18:00Z">
                      <w:rPr>
                        <w:rFonts w:ascii="Cambria Math" w:eastAsia="Times New Roman" w:hAnsi="Cambria Math"/>
                        <w:kern w:val="0"/>
                        <w:lang w:bidi="ar-SA"/>
                        <w14:ligatures w14:val="none"/>
                      </w:rPr>
                      <m:t>h</m:t>
                    </w:del>
                  </m:r>
                </m:e>
                <m:sub>
                  <m:r>
                    <w:del w:id="4085" w:author="arun kumar" w:date="2026-07-27T20:18:00Z" w16du:dateUtc="2026-07-27T12:18:00Z">
                      <w:rPr>
                        <w:rFonts w:ascii="Cambria Math" w:eastAsia="Times New Roman" w:hAnsi="Cambria Math"/>
                        <w:kern w:val="0"/>
                        <w:lang w:bidi="ar-SA"/>
                        <w14:ligatures w14:val="none"/>
                      </w:rPr>
                      <m:t>i</m:t>
                    </w:del>
                  </m:r>
                  <m:d>
                    <m:dPr>
                      <m:ctrlPr>
                        <w:del w:id="4086" w:author="arun kumar" w:date="2026-07-27T20:18:00Z" w16du:dateUtc="2026-07-27T12:18:00Z">
                          <w:rPr>
                            <w:rFonts w:ascii="Cambria Math" w:eastAsia="Times New Roman" w:hAnsi="Cambria Math"/>
                            <w:i/>
                            <w:kern w:val="0"/>
                            <w:lang w:bidi="ar-SA"/>
                            <w14:ligatures w14:val="none"/>
                          </w:rPr>
                        </w:del>
                      </m:ctrlPr>
                    </m:dPr>
                    <m:e>
                      <m:r>
                        <w:del w:id="4087" w:author="arun kumar" w:date="2026-07-27T20:18:00Z" w16du:dateUtc="2026-07-27T12:18:00Z">
                          <w:rPr>
                            <w:rFonts w:ascii="Cambria Math" w:eastAsia="Times New Roman" w:hAnsi="Cambria Math"/>
                            <w:kern w:val="0"/>
                            <w:lang w:bidi="ar-SA"/>
                            <w14:ligatures w14:val="none"/>
                          </w:rPr>
                          <m:t>j-1</m:t>
                        </w:del>
                      </m:r>
                    </m:e>
                  </m:d>
                </m:sub>
                <m:sup>
                  <m:r>
                    <w:del w:id="4088" w:author="arun kumar" w:date="2026-07-27T20:18:00Z" w16du:dateUtc="2026-07-27T12:18:00Z">
                      <w:rPr>
                        <w:rFonts w:ascii="Cambria Math" w:eastAsia="Times New Roman" w:hAnsi="Cambria Math"/>
                        <w:kern w:val="0"/>
                        <w:lang w:bidi="ar-SA"/>
                        <w14:ligatures w14:val="none"/>
                      </w:rPr>
                      <m:t>D</m:t>
                    </w:del>
                  </m:r>
                </m:sup>
              </m:sSubSup>
            </m:oMath>
            <w:del w:id="4089" w:author="arun kumar" w:date="2026-07-27T20:18:00Z" w16du:dateUtc="2026-07-27T12:18:00Z">
              <w:r w:rsidR="00387A0B" w:rsidDel="00A35F98">
                <w:rPr>
                  <w:rFonts w:ascii="Cambria Math" w:eastAsia="Times New Roman" w:hAnsi="Cambria Math"/>
                  <w:i/>
                  <w:kern w:val="0"/>
                  <w:lang w:bidi="ar-SA"/>
                  <w14:ligatures w14:val="none"/>
                </w:rPr>
                <w:delText>+</w:delText>
              </w:r>
            </w:del>
            <m:oMath>
              <m:sSub>
                <m:sSubPr>
                  <m:ctrlPr>
                    <w:del w:id="4090" w:author="arun kumar" w:date="2026-07-27T20:18:00Z" w16du:dateUtc="2026-07-27T12:18:00Z">
                      <w:rPr>
                        <w:rFonts w:ascii="Cambria Math" w:eastAsia="Times New Roman" w:hAnsi="Cambria Math"/>
                        <w:i/>
                        <w:kern w:val="0"/>
                        <w:lang w:bidi="ar-SA"/>
                        <w14:ligatures w14:val="none"/>
                      </w:rPr>
                    </w:del>
                  </m:ctrlPr>
                </m:sSubPr>
                <m:e>
                  <m:r>
                    <w:del w:id="4091" w:author="arun kumar" w:date="2026-07-27T20:18:00Z" w16du:dateUtc="2026-07-27T12:18:00Z">
                      <w:rPr>
                        <w:rFonts w:ascii="Cambria Math" w:eastAsia="Times New Roman" w:hAnsi="Cambria Math"/>
                        <w:kern w:val="0"/>
                        <w:lang w:bidi="ar-SA"/>
                        <w14:ligatures w14:val="none"/>
                      </w:rPr>
                      <m:t>FlightHours</m:t>
                    </w:del>
                  </m:r>
                </m:e>
                <m:sub>
                  <m:r>
                    <w:del w:id="4092" w:author="arun kumar" w:date="2026-07-27T20:18:00Z" w16du:dateUtc="2026-07-27T12:18:00Z">
                      <w:rPr>
                        <w:rFonts w:ascii="Cambria Math" w:eastAsia="Times New Roman" w:hAnsi="Cambria Math"/>
                        <w:kern w:val="0"/>
                        <w:lang w:bidi="ar-SA"/>
                        <w14:ligatures w14:val="none"/>
                      </w:rPr>
                      <m:t>ij</m:t>
                    </w:del>
                  </m:r>
                </m:sub>
              </m:sSub>
            </m:oMath>
            <w:del w:id="4093" w:author="arun kumar" w:date="2026-07-27T20:18:00Z" w16du:dateUtc="2026-07-27T12:18:00Z">
              <w:r w:rsidR="00387A0B" w:rsidDel="00A35F98">
                <w:rPr>
                  <w:rFonts w:ascii="Cambria Math" w:eastAsia="Times New Roman" w:hAnsi="Cambria Math"/>
                  <w:i/>
                  <w:kern w:val="0"/>
                  <w:lang w:bidi="ar-SA"/>
                  <w14:ligatures w14:val="none"/>
                </w:rPr>
                <w:delText xml:space="preserve">&gt; </w:delText>
              </w:r>
            </w:del>
            <m:oMath>
              <m:sSup>
                <m:sSupPr>
                  <m:ctrlPr>
                    <w:del w:id="4094" w:author="arun kumar" w:date="2026-07-27T20:18:00Z" w16du:dateUtc="2026-07-27T12:18:00Z">
                      <w:rPr>
                        <w:rFonts w:ascii="Cambria Math" w:eastAsia="Times New Roman" w:hAnsi="Cambria Math"/>
                        <w:i/>
                        <w:kern w:val="0"/>
                        <w:lang w:bidi="ar-SA"/>
                        <w14:ligatures w14:val="none"/>
                      </w:rPr>
                    </w:del>
                  </m:ctrlPr>
                </m:sSupPr>
                <m:e>
                  <m:r>
                    <w:del w:id="4095" w:author="arun kumar" w:date="2026-07-27T20:18:00Z" w16du:dateUtc="2026-07-27T12:18:00Z">
                      <w:rPr>
                        <w:rFonts w:ascii="Cambria Math" w:eastAsia="Times New Roman" w:hAnsi="Cambria Math"/>
                        <w:kern w:val="0"/>
                        <w:lang w:bidi="ar-SA"/>
                        <w14:ligatures w14:val="none"/>
                      </w:rPr>
                      <m:t>T</m:t>
                    </w:del>
                  </m:r>
                </m:e>
                <m:sup>
                  <m:r>
                    <w:del w:id="4096" w:author="arun kumar" w:date="2026-07-27T20:18:00Z" w16du:dateUtc="2026-07-27T12:18:00Z">
                      <w:rPr>
                        <w:rFonts w:ascii="Cambria Math" w:eastAsia="Times New Roman" w:hAnsi="Cambria Math"/>
                        <w:kern w:val="0"/>
                        <w:lang w:bidi="ar-SA"/>
                        <w14:ligatures w14:val="none"/>
                      </w:rPr>
                      <m:t>D</m:t>
                    </w:del>
                  </m:r>
                </m:sup>
              </m:sSup>
              <m:r>
                <w:del w:id="4097" w:author="arun kumar" w:date="2026-07-27T20:18:00Z" w16du:dateUtc="2026-07-27T12:18:00Z">
                  <w:rPr>
                    <w:rFonts w:ascii="Cambria Math" w:eastAsia="Times New Roman" w:hAnsi="Cambria Math"/>
                    <w:kern w:val="0"/>
                    <w:lang w:bidi="ar-SA"/>
                    <w14:ligatures w14:val="none"/>
                  </w:rPr>
                  <m:t xml:space="preserve">) or </m:t>
                </w:del>
              </m:r>
              <m:d>
                <m:dPr>
                  <m:ctrlPr>
                    <w:del w:id="4098" w:author="arun kumar" w:date="2026-07-27T20:18:00Z" w16du:dateUtc="2026-07-27T12:18:00Z">
                      <w:rPr>
                        <w:rFonts w:ascii="Cambria Math" w:eastAsia="Times New Roman" w:hAnsi="Cambria Math"/>
                        <w:i/>
                        <w:kern w:val="0"/>
                        <w:lang w:bidi="ar-SA"/>
                        <w14:ligatures w14:val="none"/>
                      </w:rPr>
                    </w:del>
                  </m:ctrlPr>
                </m:dPr>
                <m:e>
                  <m:r>
                    <w:del w:id="4099" w:author="arun kumar" w:date="2026-07-27T20:18:00Z" w16du:dateUtc="2026-07-27T12:18:00Z">
                      <w:rPr>
                        <w:rFonts w:ascii="Cambria Math" w:eastAsia="Times New Roman" w:hAnsi="Cambria Math"/>
                        <w:kern w:val="0"/>
                        <w:lang w:bidi="ar-SA"/>
                        <w14:ligatures w14:val="none"/>
                      </w:rPr>
                      <m:t xml:space="preserve"> </m:t>
                    </w:del>
                  </m:r>
                  <m:sSup>
                    <m:sSupPr>
                      <m:ctrlPr>
                        <w:del w:id="4100" w:author="arun kumar" w:date="2026-07-27T20:18:00Z" w16du:dateUtc="2026-07-27T12:18:00Z">
                          <w:rPr>
                            <w:rFonts w:ascii="Cambria Math" w:eastAsia="Times New Roman" w:hAnsi="Cambria Math"/>
                            <w:i/>
                            <w:kern w:val="0"/>
                            <w:lang w:bidi="ar-SA"/>
                            <w14:ligatures w14:val="none"/>
                          </w:rPr>
                        </w:del>
                      </m:ctrlPr>
                    </m:sSupPr>
                    <m:e>
                      <m:sSub>
                        <m:sSubPr>
                          <m:ctrlPr>
                            <w:del w:id="4101" w:author="arun kumar" w:date="2026-07-27T20:18:00Z" w16du:dateUtc="2026-07-27T12:18:00Z">
                              <w:rPr>
                                <w:rFonts w:ascii="Cambria Math" w:eastAsia="Times New Roman" w:hAnsi="Cambria Math"/>
                                <w:i/>
                                <w:kern w:val="0"/>
                                <w:lang w:bidi="ar-SA"/>
                                <w14:ligatures w14:val="none"/>
                              </w:rPr>
                            </w:del>
                          </m:ctrlPr>
                        </m:sSubPr>
                        <m:e>
                          <m:r>
                            <w:del w:id="4102" w:author="arun kumar" w:date="2026-07-27T20:18:00Z" w16du:dateUtc="2026-07-27T12:18:00Z">
                              <w:rPr>
                                <w:rFonts w:ascii="Cambria Math" w:eastAsia="Times New Roman" w:hAnsi="Cambria Math"/>
                                <w:kern w:val="0"/>
                                <w:lang w:bidi="ar-SA"/>
                                <w14:ligatures w14:val="none"/>
                              </w:rPr>
                              <m:t>c</m:t>
                            </w:del>
                          </m:r>
                        </m:e>
                        <m:sub>
                          <m:r>
                            <w:del w:id="4103" w:author="arun kumar" w:date="2026-07-27T20:18:00Z" w16du:dateUtc="2026-07-27T12:18:00Z">
                              <w:rPr>
                                <w:rFonts w:ascii="Cambria Math" w:eastAsia="Times New Roman" w:hAnsi="Cambria Math"/>
                                <w:kern w:val="0"/>
                                <w:lang w:bidi="ar-SA"/>
                                <w14:ligatures w14:val="none"/>
                              </w:rPr>
                              <m:t>i</m:t>
                            </w:del>
                          </m:r>
                          <m:d>
                            <m:dPr>
                              <m:ctrlPr>
                                <w:del w:id="4104" w:author="arun kumar" w:date="2026-07-27T20:18:00Z" w16du:dateUtc="2026-07-27T12:18:00Z">
                                  <w:rPr>
                                    <w:rFonts w:ascii="Cambria Math" w:eastAsia="Times New Roman" w:hAnsi="Cambria Math"/>
                                    <w:i/>
                                    <w:kern w:val="0"/>
                                    <w:lang w:bidi="ar-SA"/>
                                    <w14:ligatures w14:val="none"/>
                                  </w:rPr>
                                </w:del>
                              </m:ctrlPr>
                            </m:dPr>
                            <m:e>
                              <m:r>
                                <w:del w:id="4105" w:author="arun kumar" w:date="2026-07-27T20:18:00Z" w16du:dateUtc="2026-07-27T12:18:00Z">
                                  <w:rPr>
                                    <w:rFonts w:ascii="Cambria Math" w:eastAsia="Times New Roman" w:hAnsi="Cambria Math"/>
                                    <w:kern w:val="0"/>
                                    <w:lang w:bidi="ar-SA"/>
                                    <w14:ligatures w14:val="none"/>
                                  </w:rPr>
                                  <m:t>j-1</m:t>
                                </w:del>
                              </m:r>
                            </m:e>
                          </m:d>
                        </m:sub>
                      </m:sSub>
                    </m:e>
                    <m:sup>
                      <m:r>
                        <w:del w:id="4106" w:author="arun kumar" w:date="2026-07-27T20:18:00Z" w16du:dateUtc="2026-07-27T12:18:00Z">
                          <w:rPr>
                            <w:rFonts w:ascii="Cambria Math" w:eastAsia="Times New Roman" w:hAnsi="Cambria Math"/>
                            <w:kern w:val="0"/>
                            <w:lang w:bidi="ar-SA"/>
                            <w14:ligatures w14:val="none"/>
                          </w:rPr>
                          <m:t>D</m:t>
                        </w:del>
                      </m:r>
                    </m:sup>
                  </m:sSup>
                  <m:r>
                    <w:del w:id="4107" w:author="arun kumar" w:date="2026-07-27T20:18:00Z" w16du:dateUtc="2026-07-27T12:18:00Z">
                      <w:rPr>
                        <w:rFonts w:ascii="Cambria Math" w:eastAsia="Times New Roman" w:hAnsi="Cambria Math"/>
                        <w:kern w:val="0"/>
                        <w:lang w:bidi="ar-SA"/>
                        <w14:ligatures w14:val="none"/>
                      </w:rPr>
                      <m:t>+</m:t>
                    </w:del>
                  </m:r>
                  <m:sSub>
                    <m:sSubPr>
                      <m:ctrlPr>
                        <w:del w:id="4108" w:author="arun kumar" w:date="2026-07-27T20:18:00Z" w16du:dateUtc="2026-07-27T12:18:00Z">
                          <w:rPr>
                            <w:rFonts w:ascii="Cambria Math" w:eastAsia="Times New Roman" w:hAnsi="Cambria Math"/>
                            <w:i/>
                            <w:kern w:val="0"/>
                            <w:lang w:bidi="ar-SA"/>
                            <w14:ligatures w14:val="none"/>
                          </w:rPr>
                        </w:del>
                      </m:ctrlPr>
                    </m:sSubPr>
                    <m:e>
                      <m:r>
                        <w:del w:id="4109" w:author="arun kumar" w:date="2026-07-27T20:18:00Z" w16du:dateUtc="2026-07-27T12:18:00Z">
                          <w:rPr>
                            <w:rFonts w:ascii="Cambria Math" w:eastAsia="Times New Roman" w:hAnsi="Cambria Math"/>
                            <w:kern w:val="0"/>
                            <w:lang w:bidi="ar-SA"/>
                            <w14:ligatures w14:val="none"/>
                          </w:rPr>
                          <m:t>FlightCycles</m:t>
                        </w:del>
                      </m:r>
                    </m:e>
                    <m:sub>
                      <m:r>
                        <w:del w:id="4110" w:author="arun kumar" w:date="2026-07-27T20:18:00Z" w16du:dateUtc="2026-07-27T12:18:00Z">
                          <w:rPr>
                            <w:rFonts w:ascii="Cambria Math" w:eastAsia="Times New Roman" w:hAnsi="Cambria Math"/>
                            <w:kern w:val="0"/>
                            <w:lang w:bidi="ar-SA"/>
                            <w14:ligatures w14:val="none"/>
                          </w:rPr>
                          <m:t>ij</m:t>
                        </w:del>
                      </m:r>
                    </m:sub>
                  </m:sSub>
                  <m:r>
                    <w:del w:id="4111" w:author="arun kumar" w:date="2026-07-27T20:18:00Z" w16du:dateUtc="2026-07-27T12:18:00Z">
                      <w:rPr>
                        <w:rFonts w:ascii="Cambria Math" w:eastAsia="Times New Roman" w:hAnsi="Cambria Math"/>
                        <w:kern w:val="0"/>
                        <w:lang w:bidi="ar-SA"/>
                        <w14:ligatures w14:val="none"/>
                      </w:rPr>
                      <m:t>&gt;</m:t>
                    </w:del>
                  </m:r>
                  <m:sSubSup>
                    <m:sSubSupPr>
                      <m:ctrlPr>
                        <w:del w:id="4112" w:author="arun kumar" w:date="2026-07-27T20:18:00Z" w16du:dateUtc="2026-07-27T12:18:00Z">
                          <w:rPr>
                            <w:rFonts w:ascii="Cambria Math" w:eastAsia="Times New Roman" w:hAnsi="Cambria Math"/>
                            <w:i/>
                            <w:kern w:val="0"/>
                            <w:lang w:bidi="ar-SA"/>
                            <w14:ligatures w14:val="none"/>
                          </w:rPr>
                        </w:del>
                      </m:ctrlPr>
                    </m:sSubSupPr>
                    <m:e>
                      <m:r>
                        <w:del w:id="4113" w:author="arun kumar" w:date="2026-07-27T20:18:00Z" w16du:dateUtc="2026-07-27T12:18:00Z">
                          <w:rPr>
                            <w:rFonts w:ascii="Cambria Math" w:eastAsia="Times New Roman" w:hAnsi="Cambria Math"/>
                            <w:kern w:val="0"/>
                            <w:lang w:bidi="ar-SA"/>
                            <w14:ligatures w14:val="none"/>
                          </w:rPr>
                          <m:t>T</m:t>
                        </w:del>
                      </m:r>
                    </m:e>
                    <m:sub>
                      <m:r>
                        <w:del w:id="4114" w:author="arun kumar" w:date="2026-07-27T20:18:00Z" w16du:dateUtc="2026-07-27T12:18:00Z">
                          <w:rPr>
                            <w:rFonts w:ascii="Cambria Math" w:eastAsia="Times New Roman" w:hAnsi="Cambria Math"/>
                            <w:kern w:val="0"/>
                            <w:lang w:bidi="ar-SA"/>
                            <w14:ligatures w14:val="none"/>
                          </w:rPr>
                          <m:t>cycles</m:t>
                        </w:del>
                      </m:r>
                    </m:sub>
                    <m:sup>
                      <m:r>
                        <w:del w:id="4115" w:author="arun kumar" w:date="2026-07-27T20:18:00Z" w16du:dateUtc="2026-07-27T12:18:00Z">
                          <w:rPr>
                            <w:rFonts w:ascii="Cambria Math" w:eastAsia="Times New Roman" w:hAnsi="Cambria Math"/>
                            <w:kern w:val="0"/>
                            <w:lang w:bidi="ar-SA"/>
                            <w14:ligatures w14:val="none"/>
                          </w:rPr>
                          <m:t>D</m:t>
                        </w:del>
                      </m:r>
                    </m:sup>
                  </m:sSubSup>
                </m:e>
              </m:d>
              <m:r>
                <w:del w:id="4116" w:author="arun kumar" w:date="2026-07-27T20:18:00Z" w16du:dateUtc="2026-07-27T12:18:00Z">
                  <w:rPr>
                    <w:rFonts w:ascii="Cambria Math" w:eastAsia="Times New Roman" w:hAnsi="Cambria Math"/>
                    <w:kern w:val="0"/>
                    <w:lang w:bidi="ar-SA"/>
                    <w14:ligatures w14:val="none"/>
                  </w:rPr>
                  <m:t>or (</m:t>
                </w:del>
              </m:r>
              <m:sSubSup>
                <m:sSubSupPr>
                  <m:ctrlPr>
                    <w:del w:id="4117" w:author="arun kumar" w:date="2026-07-27T20:18:00Z" w16du:dateUtc="2026-07-27T12:18:00Z">
                      <w:rPr>
                        <w:rFonts w:ascii="Cambria Math" w:eastAsia="Times New Roman" w:hAnsi="Cambria Math"/>
                        <w:i/>
                        <w:kern w:val="0"/>
                        <w:lang w:bidi="ar-SA"/>
                        <w14:ligatures w14:val="none"/>
                      </w:rPr>
                    </w:del>
                  </m:ctrlPr>
                </m:sSubSupPr>
                <m:e>
                  <m:r>
                    <w:del w:id="4118" w:author="arun kumar" w:date="2026-07-27T20:18:00Z" w16du:dateUtc="2026-07-27T12:18:00Z">
                      <w:rPr>
                        <w:rFonts w:ascii="Cambria Math" w:eastAsia="Times New Roman" w:hAnsi="Cambria Math"/>
                        <w:kern w:val="0"/>
                        <w:lang w:bidi="ar-SA"/>
                        <w14:ligatures w14:val="none"/>
                      </w:rPr>
                      <m:t>T</m:t>
                    </w:del>
                  </m:r>
                </m:e>
                <m:sub>
                  <m:r>
                    <w:del w:id="4119" w:author="arun kumar" w:date="2026-07-27T20:18:00Z" w16du:dateUtc="2026-07-27T12:18:00Z">
                      <w:rPr>
                        <w:rFonts w:ascii="Cambria Math" w:eastAsia="Times New Roman" w:hAnsi="Cambria Math"/>
                        <w:kern w:val="0"/>
                        <w:lang w:bidi="ar-SA"/>
                        <w14:ligatures w14:val="none"/>
                      </w:rPr>
                      <m:t>days,min</m:t>
                    </w:del>
                  </m:r>
                </m:sub>
                <m:sup>
                  <m:r>
                    <w:del w:id="4120" w:author="arun kumar" w:date="2026-07-27T20:18:00Z" w16du:dateUtc="2026-07-27T12:18:00Z">
                      <w:rPr>
                        <w:rFonts w:ascii="Cambria Math" w:eastAsia="Times New Roman" w:hAnsi="Cambria Math"/>
                        <w:kern w:val="0"/>
                        <w:lang w:bidi="ar-SA"/>
                        <w14:ligatures w14:val="none"/>
                      </w:rPr>
                      <m:t>D</m:t>
                    </w:del>
                  </m:r>
                </m:sup>
              </m:sSubSup>
              <m:r>
                <w:del w:id="4121" w:author="arun kumar" w:date="2026-07-27T20:18:00Z" w16du:dateUtc="2026-07-27T12:18:00Z">
                  <w:rPr>
                    <w:rFonts w:ascii="Cambria Math" w:eastAsia="Times New Roman" w:hAnsi="Cambria Math"/>
                    <w:kern w:val="0"/>
                    <w:lang w:bidi="ar-SA"/>
                    <w14:ligatures w14:val="none"/>
                  </w:rPr>
                  <m:t>≤</m:t>
                </w:del>
              </m:r>
              <m:sSup>
                <m:sSupPr>
                  <m:ctrlPr>
                    <w:del w:id="4122" w:author="arun kumar" w:date="2026-07-27T20:18:00Z" w16du:dateUtc="2026-07-27T12:18:00Z">
                      <w:rPr>
                        <w:rFonts w:ascii="Cambria Math" w:eastAsia="Times New Roman" w:hAnsi="Cambria Math"/>
                        <w:i/>
                        <w:kern w:val="0"/>
                        <w:lang w:bidi="ar-SA"/>
                        <w14:ligatures w14:val="none"/>
                      </w:rPr>
                    </w:del>
                  </m:ctrlPr>
                </m:sSupPr>
                <m:e>
                  <m:sSub>
                    <m:sSubPr>
                      <m:ctrlPr>
                        <w:del w:id="4123" w:author="arun kumar" w:date="2026-07-27T20:18:00Z" w16du:dateUtc="2026-07-27T12:18:00Z">
                          <w:rPr>
                            <w:rFonts w:ascii="Cambria Math" w:eastAsia="Times New Roman" w:hAnsi="Cambria Math"/>
                            <w:i/>
                            <w:kern w:val="0"/>
                            <w:lang w:bidi="ar-SA"/>
                            <w14:ligatures w14:val="none"/>
                          </w:rPr>
                        </w:del>
                      </m:ctrlPr>
                    </m:sSubPr>
                    <m:e>
                      <m:r>
                        <w:del w:id="4124" w:author="arun kumar" w:date="2026-07-27T20:18:00Z" w16du:dateUtc="2026-07-27T12:18:00Z">
                          <w:rPr>
                            <w:rFonts w:ascii="Cambria Math" w:eastAsia="Times New Roman" w:hAnsi="Cambria Math"/>
                            <w:kern w:val="0"/>
                            <w:lang w:bidi="ar-SA"/>
                            <w14:ligatures w14:val="none"/>
                          </w:rPr>
                          <m:t>d</m:t>
                        </w:del>
                      </m:r>
                    </m:e>
                    <m:sub>
                      <m:r>
                        <w:del w:id="4125" w:author="arun kumar" w:date="2026-07-27T20:18:00Z" w16du:dateUtc="2026-07-27T12:18:00Z">
                          <w:rPr>
                            <w:rFonts w:ascii="Cambria Math" w:eastAsia="Times New Roman" w:hAnsi="Cambria Math"/>
                            <w:kern w:val="0"/>
                            <w:lang w:bidi="ar-SA"/>
                            <w14:ligatures w14:val="none"/>
                          </w:rPr>
                          <m:t>i</m:t>
                        </w:del>
                      </m:r>
                    </m:sub>
                  </m:sSub>
                </m:e>
                <m:sup>
                  <m:r>
                    <w:del w:id="4126" w:author="arun kumar" w:date="2026-07-27T20:18:00Z" w16du:dateUtc="2026-07-27T12:18:00Z">
                      <w:rPr>
                        <w:rFonts w:ascii="Cambria Math" w:eastAsia="Times New Roman" w:hAnsi="Cambria Math"/>
                        <w:kern w:val="0"/>
                        <w:lang w:bidi="ar-SA"/>
                        <w14:ligatures w14:val="none"/>
                      </w:rPr>
                      <m:t>D</m:t>
                    </w:del>
                  </m:r>
                </m:sup>
              </m:sSup>
              <m:r>
                <w:del w:id="4127" w:author="arun kumar" w:date="2026-07-27T20:18:00Z" w16du:dateUtc="2026-07-27T12:18:00Z">
                  <w:rPr>
                    <w:rFonts w:ascii="Cambria Math" w:eastAsia="Times New Roman" w:hAnsi="Cambria Math"/>
                    <w:kern w:val="0"/>
                    <w:lang w:bidi="ar-SA"/>
                    <w14:ligatures w14:val="none"/>
                  </w:rPr>
                  <m:t xml:space="preserve"> ≤</m:t>
                </w:del>
              </m:r>
              <m:sSubSup>
                <m:sSubSupPr>
                  <m:ctrlPr>
                    <w:del w:id="4128" w:author="arun kumar" w:date="2026-07-27T20:18:00Z" w16du:dateUtc="2026-07-27T12:18:00Z">
                      <w:rPr>
                        <w:rFonts w:ascii="Cambria Math" w:eastAsia="Times New Roman" w:hAnsi="Cambria Math"/>
                        <w:i/>
                        <w:kern w:val="0"/>
                        <w:lang w:bidi="ar-SA"/>
                        <w14:ligatures w14:val="none"/>
                      </w:rPr>
                    </w:del>
                  </m:ctrlPr>
                </m:sSubSupPr>
                <m:e>
                  <m:r>
                    <w:del w:id="4129" w:author="arun kumar" w:date="2026-07-27T20:18:00Z" w16du:dateUtc="2026-07-27T12:18:00Z">
                      <w:rPr>
                        <w:rFonts w:ascii="Cambria Math" w:eastAsia="Times New Roman" w:hAnsi="Cambria Math"/>
                        <w:kern w:val="0"/>
                        <w:lang w:bidi="ar-SA"/>
                        <w14:ligatures w14:val="none"/>
                      </w:rPr>
                      <m:t>T</m:t>
                    </w:del>
                  </m:r>
                </m:e>
                <m:sub>
                  <m:r>
                    <w:del w:id="4130" w:author="arun kumar" w:date="2026-07-27T20:18:00Z" w16du:dateUtc="2026-07-27T12:18:00Z">
                      <w:rPr>
                        <w:rFonts w:ascii="Cambria Math" w:eastAsia="Times New Roman" w:hAnsi="Cambria Math"/>
                        <w:kern w:val="0"/>
                        <w:lang w:bidi="ar-SA"/>
                        <w14:ligatures w14:val="none"/>
                      </w:rPr>
                      <m:t>days,max</m:t>
                    </w:del>
                  </m:r>
                </m:sub>
                <m:sup>
                  <m:r>
                    <w:del w:id="4131" w:author="arun kumar" w:date="2026-07-27T20:18:00Z" w16du:dateUtc="2026-07-27T12:18:00Z">
                      <w:rPr>
                        <w:rFonts w:ascii="Cambria Math" w:eastAsia="Times New Roman" w:hAnsi="Cambria Math"/>
                        <w:kern w:val="0"/>
                        <w:lang w:bidi="ar-SA"/>
                        <w14:ligatures w14:val="none"/>
                      </w:rPr>
                      <m:t>D</m:t>
                    </w:del>
                  </m:r>
                </m:sup>
              </m:sSubSup>
            </m:oMath>
            <w:del w:id="4132" w:author="arun kumar" w:date="2026-07-27T20:18:00Z" w16du:dateUtc="2026-07-27T12:18:00Z">
              <w:r w:rsidR="00387A0B" w:rsidDel="00A35F98">
                <w:rPr>
                  <w:rFonts w:ascii="Cambria Math" w:eastAsia="Times New Roman" w:hAnsi="Cambria Math"/>
                  <w:i/>
                  <w:kern w:val="0"/>
                  <w:lang w:bidi="ar-SA"/>
                  <w14:ligatures w14:val="none"/>
                </w:rPr>
                <w:delText xml:space="preserve"> )</w:delText>
              </w:r>
            </w:del>
          </w:p>
          <w:p w14:paraId="142092AC" w14:textId="77777777" w:rsidR="00B90945" w:rsidRDefault="00B90945" w:rsidP="00387A0B">
            <w:pPr>
              <w:spacing w:before="100" w:beforeAutospacing="1" w:after="100" w:afterAutospacing="1" w:line="240" w:lineRule="auto"/>
              <w:jc w:val="left"/>
              <w:rPr>
                <w:ins w:id="4133" w:author="arun kumar" w:date="2026-07-28T22:30:00Z" w16du:dateUtc="2026-07-28T14:30:00Z"/>
                <w:rFonts w:ascii="Cambria Math" w:eastAsia="Times New Roman" w:hAnsi="Cambria Math"/>
                <w:i/>
                <w:kern w:val="0"/>
                <w:lang w:bidi="ar-SA"/>
                <w14:ligatures w14:val="none"/>
              </w:rPr>
            </w:pPr>
          </w:p>
          <w:p w14:paraId="7EB1DCFE" w14:textId="77777777" w:rsidR="00B90945" w:rsidRDefault="00B90945" w:rsidP="00387A0B">
            <w:pPr>
              <w:spacing w:before="100" w:beforeAutospacing="1" w:after="100" w:afterAutospacing="1" w:line="240" w:lineRule="auto"/>
              <w:jc w:val="left"/>
              <w:rPr>
                <w:ins w:id="4134" w:author="arun kumar" w:date="2026-07-28T22:30:00Z" w16du:dateUtc="2026-07-28T14:30:00Z"/>
                <w:rFonts w:eastAsiaTheme="minorEastAsia"/>
              </w:rPr>
            </w:pPr>
            <w:ins w:id="4135" w:author="arun kumar" w:date="2026-07-28T22:30:00Z" w16du:dateUtc="2026-07-28T14:30:00Z">
              <w:r w:rsidRPr="00341F70">
                <w:rPr>
                  <w:b/>
                  <w:bCs/>
                </w:rPr>
                <w:t>Deadline within the planning horizon</w:t>
              </w:r>
              <w:r>
                <w:rPr>
                  <w:b/>
                  <w:bCs/>
                </w:rPr>
                <w:t xml:space="preserve"> (</w:t>
              </w:r>
            </w:ins>
            <m:oMath>
              <m:r>
                <w:ins w:id="4136" w:author="arun kumar" w:date="2026-07-28T22:30:00Z" w16du:dateUtc="2026-07-28T14:30:00Z">
                  <w:rPr>
                    <w:rFonts w:ascii="Cambria Math" w:hAnsi="Cambria Math"/>
                  </w:rPr>
                  <m:t>0&lt;</m:t>
                </w:ins>
              </m:r>
              <m:sSubSup>
                <m:sSubSupPr>
                  <m:ctrlPr>
                    <w:ins w:id="4137" w:author="arun kumar" w:date="2026-07-28T22:30:00Z" w16du:dateUtc="2026-07-28T14:30:00Z">
                      <w:rPr>
                        <w:rFonts w:ascii="Cambria Math" w:hAnsi="Cambria Math"/>
                      </w:rPr>
                    </w:ins>
                  </m:ctrlPr>
                </m:sSubSupPr>
                <m:e>
                  <m:r>
                    <w:ins w:id="4138" w:author="arun kumar" w:date="2026-07-28T22:30:00Z" w16du:dateUtc="2026-07-28T14:30:00Z">
                      <w:rPr>
                        <w:rFonts w:ascii="Cambria Math" w:hAnsi="Cambria Math"/>
                      </w:rPr>
                      <m:t>R</m:t>
                    </w:ins>
                  </m:r>
                </m:e>
                <m:sub>
                  <m:r>
                    <w:ins w:id="4139" w:author="arun kumar" w:date="2026-07-28T22:30:00Z" w16du:dateUtc="2026-07-28T14:30:00Z">
                      <w:rPr>
                        <w:rFonts w:ascii="Cambria Math" w:hAnsi="Cambria Math"/>
                      </w:rPr>
                      <m:t>jc</m:t>
                    </w:ins>
                  </m:r>
                </m:sub>
                <m:sup>
                  <m:r>
                    <w:ins w:id="4140" w:author="arun kumar" w:date="2026-07-28T22:30:00Z" w16du:dateUtc="2026-07-28T14:30:00Z">
                      <w:rPr>
                        <w:rFonts w:ascii="Cambria Math" w:hAnsi="Cambria Math"/>
                      </w:rPr>
                      <m:t>0</m:t>
                    </w:ins>
                  </m:r>
                </m:sup>
              </m:sSubSup>
              <m:r>
                <w:ins w:id="4141" w:author="arun kumar" w:date="2026-07-28T22:30:00Z" w16du:dateUtc="2026-07-28T14:30:00Z">
                  <w:rPr>
                    <w:rFonts w:ascii="Cambria Math" w:hAnsi="Cambria Math"/>
                  </w:rPr>
                  <m:t>≤H</m:t>
                </w:ins>
              </m:r>
              <m:r>
                <w:ins w:id="4142" w:author="arun kumar" w:date="2026-07-28T22:30:00Z" w16du:dateUtc="2026-07-28T14:30:00Z">
                  <w:rPr>
                    <w:rFonts w:ascii="Cambria Math" w:hAnsi="Cambria Math"/>
                  </w:rPr>
                  <m:t>)</m:t>
                </w:ins>
              </m:r>
            </m:oMath>
          </w:p>
          <w:p w14:paraId="18824FDA" w14:textId="0193795A" w:rsidR="00B90945" w:rsidRPr="007B24E9" w:rsidRDefault="00B90945" w:rsidP="00387A0B">
            <w:pPr>
              <w:spacing w:before="100" w:beforeAutospacing="1" w:after="100" w:afterAutospacing="1" w:line="240" w:lineRule="auto"/>
              <w:jc w:val="left"/>
              <w:rPr>
                <w:rFonts w:ascii="Cambria Math" w:eastAsia="Times New Roman" w:hAnsi="Cambria Math"/>
                <w:i/>
                <w:kern w:val="0"/>
                <w:lang w:bidi="ar-SA"/>
                <w14:ligatures w14:val="none"/>
              </w:rPr>
            </w:pPr>
            <m:oMathPara>
              <m:oMath>
                <m:nary>
                  <m:naryPr>
                    <m:chr m:val="∑"/>
                    <m:limLoc m:val="undOvr"/>
                    <m:grow m:val="1"/>
                    <m:ctrlPr>
                      <w:ins w:id="4143" w:author="arun kumar" w:date="2026-07-28T22:30:00Z" w16du:dateUtc="2026-07-28T14:30:00Z">
                        <w:rPr>
                          <w:rFonts w:ascii="Cambria Math" w:hAnsi="Cambria Math"/>
                        </w:rPr>
                      </w:ins>
                    </m:ctrlPr>
                  </m:naryPr>
                  <m:sub>
                    <m:r>
                      <w:ins w:id="4144" w:author="arun kumar" w:date="2026-07-28T22:30:00Z" w16du:dateUtc="2026-07-28T14:30:00Z">
                        <w:rPr>
                          <w:rFonts w:ascii="Cambria Math" w:hAnsi="Cambria Math"/>
                        </w:rPr>
                        <m:t>d=1</m:t>
                      </w:ins>
                    </m:r>
                  </m:sub>
                  <m:sup>
                    <m:sSubSup>
                      <m:sSubSupPr>
                        <m:ctrlPr>
                          <w:ins w:id="4145" w:author="arun kumar" w:date="2026-07-28T22:30:00Z" w16du:dateUtc="2026-07-28T14:30:00Z">
                            <w:rPr>
                              <w:rFonts w:ascii="Cambria Math" w:hAnsi="Cambria Math"/>
                            </w:rPr>
                          </w:ins>
                        </m:ctrlPr>
                      </m:sSubSupPr>
                      <m:e>
                        <m:r>
                          <w:ins w:id="4146" w:author="arun kumar" w:date="2026-07-28T22:30:00Z" w16du:dateUtc="2026-07-28T14:30:00Z">
                            <w:rPr>
                              <w:rFonts w:ascii="Cambria Math" w:hAnsi="Cambria Math"/>
                            </w:rPr>
                            <m:t>R</m:t>
                          </w:ins>
                        </m:r>
                      </m:e>
                      <m:sub>
                        <m:r>
                          <w:ins w:id="4147" w:author="arun kumar" w:date="2026-07-28T22:30:00Z" w16du:dateUtc="2026-07-28T14:30:00Z">
                            <w:rPr>
                              <w:rFonts w:ascii="Cambria Math" w:hAnsi="Cambria Math"/>
                            </w:rPr>
                            <m:t>jc</m:t>
                          </w:ins>
                        </m:r>
                      </m:sub>
                      <m:sup>
                        <m:r>
                          <w:ins w:id="4148" w:author="arun kumar" w:date="2026-07-28T22:30:00Z" w16du:dateUtc="2026-07-28T14:30:00Z">
                            <w:rPr>
                              <w:rFonts w:ascii="Cambria Math" w:hAnsi="Cambria Math"/>
                            </w:rPr>
                            <m:t>0</m:t>
                          </w:ins>
                        </m:r>
                      </m:sup>
                    </m:sSubSup>
                  </m:sup>
                  <m:e>
                    <m:sSub>
                      <m:sSubPr>
                        <m:ctrlPr>
                          <w:ins w:id="4149" w:author="arun kumar" w:date="2026-07-28T22:30:00Z" w16du:dateUtc="2026-07-28T14:30:00Z">
                            <w:rPr>
                              <w:rFonts w:ascii="Cambria Math" w:hAnsi="Cambria Math"/>
                            </w:rPr>
                          </w:ins>
                        </m:ctrlPr>
                      </m:sSubPr>
                      <m:e>
                        <m:r>
                          <w:ins w:id="4150" w:author="arun kumar" w:date="2026-07-28T22:30:00Z" w16du:dateUtc="2026-07-28T14:30:00Z">
                            <w:rPr>
                              <w:rFonts w:ascii="Cambria Math" w:hAnsi="Cambria Math"/>
                            </w:rPr>
                            <m:t>v</m:t>
                          </w:ins>
                        </m:r>
                      </m:e>
                      <m:sub>
                        <m:r>
                          <w:ins w:id="4151" w:author="arun kumar" w:date="2026-07-28T22:30:00Z" w16du:dateUtc="2026-07-28T14:30:00Z">
                            <w:rPr>
                              <w:rFonts w:ascii="Cambria Math" w:hAnsi="Cambria Math"/>
                            </w:rPr>
                            <m:t>jdc</m:t>
                          </w:ins>
                        </m:r>
                      </m:sub>
                    </m:sSub>
                  </m:e>
                </m:nary>
                <m:r>
                  <w:ins w:id="4152" w:author="arun kumar" w:date="2026-07-28T22:30:00Z" w16du:dateUtc="2026-07-28T14:30:00Z">
                    <w:rPr>
                      <w:rFonts w:ascii="Cambria Math" w:hAnsi="Cambria Math"/>
                    </w:rPr>
                    <m:t>≥1, ∀j∈</m:t>
                  </w:ins>
                </m:r>
                <m:r>
                  <w:ins w:id="4153" w:author="arun kumar" w:date="2026-07-28T22:30:00Z" w16du:dateUtc="2026-07-28T14:30:00Z">
                    <m:rPr>
                      <m:scr m:val="script"/>
                    </m:rPr>
                    <w:rPr>
                      <w:rFonts w:ascii="Cambria Math" w:hAnsi="Cambria Math"/>
                    </w:rPr>
                    <m:t>P,</m:t>
                  </w:ins>
                </m:r>
                <m:r>
                  <w:ins w:id="4154" w:author="arun kumar" w:date="2026-07-28T22:30:00Z" w16du:dateUtc="2026-07-28T14:30:00Z">
                    <m:rPr>
                      <m:nor/>
                    </m:rPr>
                    <w:rPr>
                      <w:rFonts w:ascii="Arial" w:hAnsi="Arial" w:cs="Arial"/>
                    </w:rPr>
                    <m:t>  </m:t>
                  </w:ins>
                </m:r>
                <m:r>
                  <w:ins w:id="4155" w:author="arun kumar" w:date="2026-07-28T22:30:00Z" w16du:dateUtc="2026-07-28T14:30:00Z">
                    <w:rPr>
                      <w:rFonts w:ascii="Cambria Math" w:hAnsi="Cambria Math"/>
                    </w:rPr>
                    <m:t>∀c∈</m:t>
                  </w:ins>
                </m:r>
                <m:r>
                  <w:ins w:id="4156" w:author="arun kumar" w:date="2026-07-28T22:30:00Z" w16du:dateUtc="2026-07-28T14:30:00Z">
                    <m:rPr>
                      <m:scr m:val="script"/>
                    </m:rPr>
                    <w:rPr>
                      <w:rFonts w:ascii="Cambria Math" w:hAnsi="Cambria Math"/>
                    </w:rPr>
                    <m:t>C</m:t>
                  </w:ins>
                </m:r>
                <m:r>
                  <w:ins w:id="4157" w:author="arun kumar" w:date="2026-07-28T22:30:00Z" w16du:dateUtc="2026-07-28T14:30:00Z">
                    <w:rPr>
                      <w:rFonts w:ascii="Cambria Math" w:hAnsi="Cambria Math"/>
                    </w:rPr>
                    <m:t>:0&lt;</m:t>
                  </w:ins>
                </m:r>
                <m:sSubSup>
                  <m:sSubSupPr>
                    <m:ctrlPr>
                      <w:ins w:id="4158" w:author="arun kumar" w:date="2026-07-28T22:30:00Z" w16du:dateUtc="2026-07-28T14:30:00Z">
                        <w:rPr>
                          <w:rFonts w:ascii="Cambria Math" w:hAnsi="Cambria Math"/>
                        </w:rPr>
                      </w:ins>
                    </m:ctrlPr>
                  </m:sSubSupPr>
                  <m:e>
                    <m:r>
                      <w:ins w:id="4159" w:author="arun kumar" w:date="2026-07-28T22:30:00Z" w16du:dateUtc="2026-07-28T14:30:00Z">
                        <w:rPr>
                          <w:rFonts w:ascii="Cambria Math" w:hAnsi="Cambria Math"/>
                        </w:rPr>
                        <m:t>R</m:t>
                      </w:ins>
                    </m:r>
                  </m:e>
                  <m:sub>
                    <m:r>
                      <w:ins w:id="4160" w:author="arun kumar" w:date="2026-07-28T22:30:00Z" w16du:dateUtc="2026-07-28T14:30:00Z">
                        <w:rPr>
                          <w:rFonts w:ascii="Cambria Math" w:hAnsi="Cambria Math"/>
                        </w:rPr>
                        <m:t>jc</m:t>
                      </w:ins>
                    </m:r>
                  </m:sub>
                  <m:sup>
                    <m:r>
                      <w:ins w:id="4161" w:author="arun kumar" w:date="2026-07-28T22:30:00Z" w16du:dateUtc="2026-07-28T14:30:00Z">
                        <w:rPr>
                          <w:rFonts w:ascii="Cambria Math" w:hAnsi="Cambria Math"/>
                        </w:rPr>
                        <m:t>0</m:t>
                      </w:ins>
                    </m:r>
                  </m:sup>
                </m:sSubSup>
                <m:r>
                  <w:ins w:id="4162" w:author="arun kumar" w:date="2026-07-28T22:30:00Z" w16du:dateUtc="2026-07-28T14:30:00Z">
                    <w:rPr>
                      <w:rFonts w:ascii="Cambria Math" w:hAnsi="Cambria Math"/>
                    </w:rPr>
                    <m:t>≤H</m:t>
                  </w:ins>
                </m:r>
              </m:oMath>
            </m:oMathPara>
          </w:p>
        </w:tc>
      </w:tr>
      <w:tr w:rsidR="00387A0B" w14:paraId="10475AC6" w14:textId="77777777" w:rsidTr="00636A4A">
        <w:trPr>
          <w:trHeight w:val="263"/>
          <w:trPrChange w:id="4163" w:author="arun kumar" w:date="2026-07-28T22:03:00Z" w16du:dateUtc="2026-07-28T14:03:00Z">
            <w:trPr>
              <w:trHeight w:val="263"/>
            </w:trPr>
          </w:trPrChange>
        </w:trPr>
        <w:tc>
          <w:tcPr>
            <w:tcW w:w="3268" w:type="dxa"/>
            <w:tcPrChange w:id="4164" w:author="arun kumar" w:date="2026-07-28T22:03:00Z" w16du:dateUtc="2026-07-28T14:03:00Z">
              <w:tcPr>
                <w:tcW w:w="3420" w:type="dxa"/>
                <w:gridSpan w:val="2"/>
              </w:tcPr>
            </w:tcPrChange>
          </w:tcPr>
          <w:p w14:paraId="66E19EF8" w14:textId="77777777" w:rsidR="00387A0B" w:rsidRDefault="00C94260" w:rsidP="00387A0B">
            <w:pPr>
              <w:spacing w:before="100" w:beforeAutospacing="1" w:after="100" w:afterAutospacing="1" w:line="240" w:lineRule="auto"/>
              <w:jc w:val="left"/>
              <w:rPr>
                <w:ins w:id="4165" w:author="arun kumar" w:date="2026-07-28T22:33:00Z" w16du:dateUtc="2026-07-28T14:33:00Z"/>
                <w:rFonts w:eastAsia="Times New Roman"/>
                <w:b/>
                <w:bCs/>
                <w:kern w:val="0"/>
                <w:lang w:bidi="ar-SA"/>
                <w14:ligatures w14:val="none"/>
              </w:rPr>
            </w:pPr>
            <w:ins w:id="4166" w:author="arun kumar" w:date="2026-07-27T20:31:00Z" w16du:dateUtc="2026-07-27T12:31:00Z">
              <w:r>
                <w:t>Flight-hour accumulation constraints</w:t>
              </w:r>
              <w:r w:rsidDel="00A35F98">
                <w:rPr>
                  <w:rFonts w:eastAsia="Times New Roman"/>
                  <w:b/>
                  <w:bCs/>
                  <w:kern w:val="0"/>
                  <w:lang w:bidi="ar-SA"/>
                  <w14:ligatures w14:val="none"/>
                </w:rPr>
                <w:t xml:space="preserve"> </w:t>
              </w:r>
            </w:ins>
            <w:del w:id="4167" w:author="arun kumar" w:date="2026-07-27T20:18:00Z" w16du:dateUtc="2026-07-27T12:18:00Z">
              <w:r w:rsidR="00387A0B" w:rsidDel="00A35F98">
                <w:rPr>
                  <w:rFonts w:eastAsia="Times New Roman"/>
                  <w:b/>
                  <w:bCs/>
                  <w:kern w:val="0"/>
                  <w:lang w:bidi="ar-SA"/>
                  <w14:ligatures w14:val="none"/>
                </w:rPr>
                <w:delText>Reset Flight hours, Flight cycles &amp; days after maintenance</w:delText>
              </w:r>
            </w:del>
          </w:p>
          <w:p w14:paraId="254DB3D7" w14:textId="77777777" w:rsidR="00B90945" w:rsidRDefault="00B90945" w:rsidP="00387A0B">
            <w:pPr>
              <w:spacing w:before="100" w:beforeAutospacing="1" w:after="100" w:afterAutospacing="1" w:line="240" w:lineRule="auto"/>
              <w:jc w:val="left"/>
              <w:rPr>
                <w:ins w:id="4168" w:author="arun kumar" w:date="2026-07-28T22:33:00Z" w16du:dateUtc="2026-07-28T14:33:00Z"/>
                <w:rFonts w:eastAsia="Times New Roman"/>
                <w:b/>
                <w:bCs/>
                <w:kern w:val="0"/>
                <w:lang w:bidi="ar-SA"/>
                <w14:ligatures w14:val="none"/>
              </w:rPr>
            </w:pPr>
          </w:p>
          <w:p w14:paraId="15B2C3E5" w14:textId="77777777" w:rsidR="00B90945" w:rsidRDefault="00B90945" w:rsidP="00B90945">
            <w:pPr>
              <w:pStyle w:val="FirstParagraph"/>
              <w:rPr>
                <w:ins w:id="4169" w:author="arun kumar" w:date="2026-07-28T22:33:00Z" w16du:dateUtc="2026-07-28T14:33:00Z"/>
              </w:rPr>
            </w:pPr>
            <w:ins w:id="4170" w:author="arun kumar" w:date="2026-07-28T22:33:00Z" w16du:dateUtc="2026-07-28T14:33:00Z">
              <w:r>
                <w:t xml:space="preserve">For each flight-hour-based check </w:t>
              </w:r>
            </w:ins>
            <m:oMath>
              <m:borderBox>
                <m:borderBoxPr>
                  <m:ctrlPr>
                    <w:ins w:id="4171" w:author="arun kumar" w:date="2026-07-28T22:33:00Z" w16du:dateUtc="2026-07-28T14:33:00Z">
                      <w:rPr>
                        <w:rFonts w:ascii="Cambria Math" w:hAnsi="Cambria Math"/>
                      </w:rPr>
                    </w:ins>
                  </m:ctrlPr>
                </m:borderBoxPr>
                <m:e>
                  <m:r>
                    <w:ins w:id="4172" w:author="arun kumar" w:date="2026-07-28T22:33:00Z" w16du:dateUtc="2026-07-28T14:33:00Z">
                      <w:rPr>
                        <w:rFonts w:ascii="Cambria Math" w:hAnsi="Cambria Math"/>
                      </w:rPr>
                      <m:t>c∈</m:t>
                    </w:ins>
                  </m:r>
                  <m:r>
                    <w:ins w:id="4173" w:author="arun kumar" w:date="2026-07-28T22:33:00Z" w16du:dateUtc="2026-07-28T14:33:00Z">
                      <m:rPr>
                        <m:scr m:val="script"/>
                      </m:rPr>
                      <w:rPr>
                        <w:rFonts w:ascii="Cambria Math" w:hAnsi="Cambria Math"/>
                      </w:rPr>
                      <m:t>C,</m:t>
                    </w:ins>
                  </m:r>
                </m:e>
              </m:borderBox>
            </m:oMath>
            <w:ins w:id="4174" w:author="arun kumar" w:date="2026-07-28T22:33:00Z" w16du:dateUtc="2026-07-28T14:33:00Z">
              <w:r>
                <w:t>accumulated flight utilisation between consecutive satisfying maintenance activities must not exceed (L</w:t>
              </w:r>
              <w:r w:rsidRPr="002036DB">
                <w:rPr>
                  <w:vertAlign w:val="subscript"/>
                </w:rPr>
                <w:t>c</w:t>
              </w:r>
              <w:r>
                <w:t>).</w:t>
              </w:r>
            </w:ins>
          </w:p>
          <w:p w14:paraId="0D37E62C" w14:textId="6F93D216" w:rsidR="00B90945" w:rsidRDefault="00B90945" w:rsidP="00387A0B">
            <w:pPr>
              <w:spacing w:before="100" w:beforeAutospacing="1" w:after="100" w:afterAutospacing="1" w:line="240" w:lineRule="auto"/>
              <w:jc w:val="left"/>
              <w:rPr>
                <w:rFonts w:eastAsia="Times New Roman"/>
                <w:b/>
                <w:bCs/>
                <w:kern w:val="0"/>
                <w:lang w:bidi="ar-SA"/>
                <w14:ligatures w14:val="none"/>
              </w:rPr>
            </w:pPr>
          </w:p>
        </w:tc>
        <w:tc>
          <w:tcPr>
            <w:tcW w:w="6722" w:type="dxa"/>
            <w:tcPrChange w:id="4175" w:author="arun kumar" w:date="2026-07-28T22:03:00Z" w16du:dateUtc="2026-07-28T14:03:00Z">
              <w:tcPr>
                <w:tcW w:w="6570" w:type="dxa"/>
              </w:tcPr>
            </w:tcPrChange>
          </w:tcPr>
          <w:p w14:paraId="34703BC1" w14:textId="21D6C740" w:rsidR="00387A0B" w:rsidDel="00394366" w:rsidRDefault="00000000" w:rsidP="00387A0B">
            <w:pPr>
              <w:spacing w:before="100" w:beforeAutospacing="1" w:after="100" w:afterAutospacing="1" w:line="240" w:lineRule="auto"/>
              <w:jc w:val="left"/>
              <w:rPr>
                <w:del w:id="4176" w:author="arun kumar" w:date="2026-07-27T20:18:00Z" w16du:dateUtc="2026-07-27T12:18:00Z"/>
                <w:rFonts w:eastAsia="Times New Roman"/>
                <w:kern w:val="0"/>
                <w:lang w:bidi="ar-SA"/>
                <w14:ligatures w14:val="none"/>
              </w:rPr>
            </w:pPr>
            <m:oMath>
              <m:sSubSup>
                <m:sSubSupPr>
                  <m:ctrlPr>
                    <w:del w:id="4177" w:author="arun kumar" w:date="2026-07-27T20:18:00Z" w16du:dateUtc="2026-07-27T12:18:00Z">
                      <w:rPr>
                        <w:rFonts w:ascii="Cambria Math" w:eastAsia="Times New Roman" w:hAnsi="Cambria Math"/>
                        <w:i/>
                        <w:kern w:val="0"/>
                        <w:lang w:bidi="ar-SA"/>
                        <w14:ligatures w14:val="none"/>
                      </w:rPr>
                    </w:del>
                  </m:ctrlPr>
                </m:sSubSupPr>
                <m:e>
                  <m:r>
                    <w:del w:id="4178" w:author="arun kumar" w:date="2026-07-27T20:18:00Z" w16du:dateUtc="2026-07-27T12:18:00Z">
                      <w:rPr>
                        <w:rFonts w:ascii="Cambria Math" w:eastAsia="Times New Roman" w:hAnsi="Cambria Math"/>
                        <w:kern w:val="0"/>
                        <w:lang w:bidi="ar-SA"/>
                        <w14:ligatures w14:val="none"/>
                      </w:rPr>
                      <m:t>h</m:t>
                    </w:del>
                  </m:r>
                </m:e>
                <m:sub>
                  <m:r>
                    <w:del w:id="4179" w:author="arun kumar" w:date="2026-07-27T20:18:00Z" w16du:dateUtc="2026-07-27T12:18:00Z">
                      <w:rPr>
                        <w:rFonts w:ascii="Cambria Math" w:eastAsia="Times New Roman" w:hAnsi="Cambria Math"/>
                        <w:kern w:val="0"/>
                        <w:lang w:bidi="ar-SA"/>
                        <w14:ligatures w14:val="none"/>
                      </w:rPr>
                      <m:t>ij</m:t>
                    </w:del>
                  </m:r>
                </m:sub>
                <m:sup>
                  <m:r>
                    <w:del w:id="4180" w:author="arun kumar" w:date="2026-07-27T20:18:00Z" w16du:dateUtc="2026-07-27T12:18:00Z">
                      <w:rPr>
                        <w:rFonts w:ascii="Cambria Math" w:eastAsia="Times New Roman" w:hAnsi="Cambria Math"/>
                        <w:kern w:val="0"/>
                        <w:lang w:bidi="ar-SA"/>
                        <w14:ligatures w14:val="none"/>
                      </w:rPr>
                      <m:t>A</m:t>
                    </w:del>
                  </m:r>
                </m:sup>
              </m:sSubSup>
              <m:r>
                <w:del w:id="4181" w:author="arun kumar" w:date="2026-07-27T20:18:00Z" w16du:dateUtc="2026-07-27T12:18:00Z">
                  <w:rPr>
                    <w:rFonts w:ascii="Cambria Math" w:eastAsia="Times New Roman" w:hAnsi="Cambria Math"/>
                    <w:kern w:val="0"/>
                    <w:lang w:bidi="ar-SA"/>
                    <w14:ligatures w14:val="none"/>
                  </w:rPr>
                  <m:t>=0;</m:t>
                </w:del>
              </m:r>
              <m:sSubSup>
                <m:sSubSupPr>
                  <m:ctrlPr>
                    <w:del w:id="4182" w:author="arun kumar" w:date="2026-07-27T20:18:00Z" w16du:dateUtc="2026-07-27T12:18:00Z">
                      <w:rPr>
                        <w:rFonts w:ascii="Cambria Math" w:eastAsia="Times New Roman" w:hAnsi="Cambria Math"/>
                        <w:i/>
                        <w:kern w:val="0"/>
                        <w:lang w:bidi="ar-SA"/>
                        <w14:ligatures w14:val="none"/>
                      </w:rPr>
                    </w:del>
                  </m:ctrlPr>
                </m:sSubSupPr>
                <m:e>
                  <m:r>
                    <w:del w:id="4183" w:author="arun kumar" w:date="2026-07-27T20:18:00Z" w16du:dateUtc="2026-07-27T12:18:00Z">
                      <w:rPr>
                        <w:rFonts w:ascii="Cambria Math" w:eastAsia="Times New Roman" w:hAnsi="Cambria Math"/>
                        <w:kern w:val="0"/>
                        <w:lang w:bidi="ar-SA"/>
                        <w14:ligatures w14:val="none"/>
                      </w:rPr>
                      <m:t>c</m:t>
                    </w:del>
                  </m:r>
                </m:e>
                <m:sub>
                  <m:r>
                    <w:del w:id="4184" w:author="arun kumar" w:date="2026-07-27T20:18:00Z" w16du:dateUtc="2026-07-27T12:18:00Z">
                      <w:rPr>
                        <w:rFonts w:ascii="Cambria Math" w:eastAsia="Times New Roman" w:hAnsi="Cambria Math"/>
                        <w:kern w:val="0"/>
                        <w:lang w:bidi="ar-SA"/>
                        <w14:ligatures w14:val="none"/>
                      </w:rPr>
                      <m:t>ij</m:t>
                    </w:del>
                  </m:r>
                </m:sub>
                <m:sup>
                  <m:r>
                    <w:del w:id="4185" w:author="arun kumar" w:date="2026-07-27T20:18:00Z" w16du:dateUtc="2026-07-27T12:18:00Z">
                      <w:rPr>
                        <w:rFonts w:ascii="Cambria Math" w:eastAsia="Times New Roman" w:hAnsi="Cambria Math"/>
                        <w:kern w:val="0"/>
                        <w:lang w:bidi="ar-SA"/>
                        <w14:ligatures w14:val="none"/>
                      </w:rPr>
                      <m:t>A</m:t>
                    </w:del>
                  </m:r>
                </m:sup>
              </m:sSubSup>
              <m:r>
                <w:del w:id="4186" w:author="arun kumar" w:date="2026-07-27T20:18:00Z" w16du:dateUtc="2026-07-27T12:18:00Z">
                  <w:rPr>
                    <w:rFonts w:ascii="Cambria Math" w:eastAsia="Times New Roman" w:hAnsi="Cambria Math"/>
                    <w:kern w:val="0"/>
                    <w:lang w:bidi="ar-SA"/>
                    <w14:ligatures w14:val="none"/>
                  </w:rPr>
                  <m:t>=0;</m:t>
                </w:del>
              </m:r>
              <m:sSubSup>
                <m:sSubSupPr>
                  <m:ctrlPr>
                    <w:del w:id="4187" w:author="arun kumar" w:date="2026-07-27T20:18:00Z" w16du:dateUtc="2026-07-27T12:18:00Z">
                      <w:rPr>
                        <w:rFonts w:ascii="Cambria Math" w:eastAsia="Times New Roman" w:hAnsi="Cambria Math"/>
                        <w:i/>
                        <w:kern w:val="0"/>
                        <w:lang w:bidi="ar-SA"/>
                        <w14:ligatures w14:val="none"/>
                      </w:rPr>
                    </w:del>
                  </m:ctrlPr>
                </m:sSubSupPr>
                <m:e>
                  <m:r>
                    <w:del w:id="4188" w:author="arun kumar" w:date="2026-07-27T20:18:00Z" w16du:dateUtc="2026-07-27T12:18:00Z">
                      <w:rPr>
                        <w:rFonts w:ascii="Cambria Math" w:eastAsia="Times New Roman" w:hAnsi="Cambria Math"/>
                        <w:kern w:val="0"/>
                        <w:lang w:bidi="ar-SA"/>
                        <w14:ligatures w14:val="none"/>
                      </w:rPr>
                      <m:t>d</m:t>
                    </w:del>
                  </m:r>
                </m:e>
                <m:sub>
                  <m:r>
                    <w:del w:id="4189" w:author="arun kumar" w:date="2026-07-27T20:18:00Z" w16du:dateUtc="2026-07-27T12:18:00Z">
                      <w:rPr>
                        <w:rFonts w:ascii="Cambria Math" w:eastAsia="Times New Roman" w:hAnsi="Cambria Math"/>
                        <w:kern w:val="0"/>
                        <w:lang w:bidi="ar-SA"/>
                        <w14:ligatures w14:val="none"/>
                      </w:rPr>
                      <m:t>i</m:t>
                    </w:del>
                  </m:r>
                </m:sub>
                <m:sup>
                  <m:r>
                    <w:del w:id="4190" w:author="arun kumar" w:date="2026-07-27T20:18:00Z" w16du:dateUtc="2026-07-27T12:18:00Z">
                      <w:rPr>
                        <w:rFonts w:ascii="Cambria Math" w:eastAsia="Times New Roman" w:hAnsi="Cambria Math"/>
                        <w:kern w:val="0"/>
                        <w:lang w:bidi="ar-SA"/>
                        <w14:ligatures w14:val="none"/>
                      </w:rPr>
                      <m:t>A</m:t>
                    </w:del>
                  </m:r>
                </m:sup>
              </m:sSubSup>
              <m:r>
                <w:del w:id="4191" w:author="arun kumar" w:date="2026-07-27T20:18:00Z" w16du:dateUtc="2026-07-27T12:18:00Z">
                  <w:rPr>
                    <w:rFonts w:ascii="Cambria Math" w:eastAsia="Times New Roman" w:hAnsi="Cambria Math"/>
                    <w:kern w:val="0"/>
                    <w:lang w:bidi="ar-SA"/>
                    <w14:ligatures w14:val="none"/>
                  </w:rPr>
                  <m:t xml:space="preserve">=0;if </m:t>
                </w:del>
              </m:r>
              <m:sSubSup>
                <m:sSubSupPr>
                  <m:ctrlPr>
                    <w:del w:id="4192" w:author="arun kumar" w:date="2026-07-27T20:18:00Z" w16du:dateUtc="2026-07-27T12:18:00Z">
                      <w:rPr>
                        <w:rFonts w:ascii="Cambria Math" w:eastAsia="Times New Roman" w:hAnsi="Cambria Math"/>
                        <w:i/>
                        <w:kern w:val="0"/>
                        <w:lang w:bidi="ar-SA"/>
                        <w14:ligatures w14:val="none"/>
                      </w:rPr>
                    </w:del>
                  </m:ctrlPr>
                </m:sSubSupPr>
                <m:e>
                  <m:r>
                    <w:del w:id="4193" w:author="arun kumar" w:date="2026-07-27T20:18:00Z" w16du:dateUtc="2026-07-27T12:18:00Z">
                      <w:rPr>
                        <w:rFonts w:ascii="Cambria Math" w:eastAsia="Times New Roman" w:hAnsi="Cambria Math"/>
                        <w:kern w:val="0"/>
                        <w:lang w:bidi="ar-SA"/>
                        <w14:ligatures w14:val="none"/>
                      </w:rPr>
                      <m:t>y</m:t>
                    </w:del>
                  </m:r>
                </m:e>
                <m:sub>
                  <m:r>
                    <w:del w:id="4194" w:author="arun kumar" w:date="2026-07-27T20:18:00Z" w16du:dateUtc="2026-07-27T12:18:00Z">
                      <w:rPr>
                        <w:rFonts w:ascii="Cambria Math" w:eastAsia="Times New Roman" w:hAnsi="Cambria Math"/>
                        <w:kern w:val="0"/>
                        <w:lang w:bidi="ar-SA"/>
                        <w14:ligatures w14:val="none"/>
                      </w:rPr>
                      <m:t>im</m:t>
                    </w:del>
                  </m:r>
                </m:sub>
                <m:sup>
                  <m:r>
                    <w:del w:id="4195" w:author="arun kumar" w:date="2026-07-27T20:18:00Z" w16du:dateUtc="2026-07-27T12:18:00Z">
                      <w:rPr>
                        <w:rFonts w:ascii="Cambria Math" w:eastAsia="Times New Roman" w:hAnsi="Cambria Math"/>
                        <w:kern w:val="0"/>
                        <w:lang w:bidi="ar-SA"/>
                        <w14:ligatures w14:val="none"/>
                      </w:rPr>
                      <m:t>A</m:t>
                    </w:del>
                  </m:r>
                </m:sup>
              </m:sSubSup>
            </m:oMath>
            <w:del w:id="4196" w:author="arun kumar" w:date="2026-07-27T20:18:00Z" w16du:dateUtc="2026-07-27T12:18:00Z">
              <w:r w:rsidR="00387A0B" w:rsidDel="00A35F98">
                <w:rPr>
                  <w:rFonts w:eastAsia="Times New Roman"/>
                  <w:kern w:val="0"/>
                  <w:lang w:bidi="ar-SA"/>
                  <w14:ligatures w14:val="none"/>
                </w:rPr>
                <w:delText xml:space="preserve"> = 1</w:delText>
              </w:r>
            </w:del>
          </w:p>
          <w:p w14:paraId="1D6F52E3" w14:textId="77777777" w:rsidR="00394366" w:rsidRDefault="00394366" w:rsidP="00387A0B">
            <w:pPr>
              <w:spacing w:before="100" w:beforeAutospacing="1" w:after="100" w:afterAutospacing="1" w:line="240" w:lineRule="auto"/>
              <w:jc w:val="left"/>
              <w:rPr>
                <w:ins w:id="4197" w:author="arun kumar" w:date="2026-07-28T22:33:00Z" w16du:dateUtc="2026-07-28T14:33:00Z"/>
                <w:rFonts w:eastAsia="Times New Roman"/>
                <w:kern w:val="0"/>
                <w:lang w:bidi="ar-SA"/>
                <w14:ligatures w14:val="none"/>
              </w:rPr>
            </w:pPr>
          </w:p>
          <w:p w14:paraId="1FFB8564" w14:textId="77777777" w:rsidR="00394366" w:rsidRDefault="00394366" w:rsidP="00387A0B">
            <w:pPr>
              <w:spacing w:before="100" w:beforeAutospacing="1" w:after="100" w:afterAutospacing="1" w:line="240" w:lineRule="auto"/>
              <w:jc w:val="left"/>
              <w:rPr>
                <w:ins w:id="4198" w:author="arun kumar" w:date="2026-07-28T22:35:00Z" w16du:dateUtc="2026-07-28T14:35:00Z"/>
                <w:rFonts w:eastAsiaTheme="minorEastAsia"/>
              </w:rPr>
            </w:pPr>
            <m:oMathPara>
              <m:oMath>
                <m:borderBox>
                  <m:borderBoxPr>
                    <m:ctrlPr>
                      <w:ins w:id="4199" w:author="arun kumar" w:date="2026-07-28T22:35:00Z" w16du:dateUtc="2026-07-28T14:35:00Z">
                        <w:rPr>
                          <w:rFonts w:ascii="Cambria Math" w:hAnsi="Cambria Math"/>
                        </w:rPr>
                      </w:ins>
                    </m:ctrlPr>
                  </m:borderBoxPr>
                  <m:e>
                    <m:nary>
                      <m:naryPr>
                        <m:chr m:val="∑"/>
                        <m:limLoc m:val="undOvr"/>
                        <m:grow m:val="1"/>
                        <m:supHide m:val="1"/>
                        <m:ctrlPr>
                          <w:ins w:id="4200" w:author="arun kumar" w:date="2026-07-28T22:35:00Z" w16du:dateUtc="2026-07-28T14:35:00Z">
                            <w:rPr>
                              <w:rFonts w:ascii="Cambria Math" w:hAnsi="Cambria Math"/>
                            </w:rPr>
                          </w:ins>
                        </m:ctrlPr>
                      </m:naryPr>
                      <m:sub>
                        <m:r>
                          <w:ins w:id="4201" w:author="arun kumar" w:date="2026-07-28T22:35:00Z" w16du:dateUtc="2026-07-28T14:35:00Z">
                            <w:rPr>
                              <w:rFonts w:ascii="Cambria Math" w:hAnsi="Cambria Math"/>
                            </w:rPr>
                            <m:t>i</m:t>
                          </w:ins>
                        </m:r>
                        <m:r>
                          <w:ins w:id="4202" w:author="arun kumar" w:date="2026-07-28T22:35:00Z" w16du:dateUtc="2026-07-28T14:35:00Z">
                            <m:rPr>
                              <m:scr m:val="script"/>
                            </m:rPr>
                            <w:rPr>
                              <w:rFonts w:ascii="Cambria Math" w:hAnsi="Cambria Math"/>
                            </w:rPr>
                            <m:t>∈F</m:t>
                          </w:ins>
                        </m:r>
                        <m:d>
                          <m:dPr>
                            <m:sepChr m:val=","/>
                            <m:ctrlPr>
                              <w:ins w:id="4203" w:author="arun kumar" w:date="2026-07-28T22:35:00Z" w16du:dateUtc="2026-07-28T14:35:00Z">
                                <w:rPr>
                                  <w:rFonts w:ascii="Cambria Math" w:hAnsi="Cambria Math"/>
                                </w:rPr>
                              </w:ins>
                            </m:ctrlPr>
                          </m:dPr>
                          <m:e>
                            <m:sSub>
                              <m:sSubPr>
                                <m:ctrlPr>
                                  <w:ins w:id="4204" w:author="arun kumar" w:date="2026-07-28T22:35:00Z" w16du:dateUtc="2026-07-28T14:35:00Z">
                                    <w:rPr>
                                      <w:rFonts w:ascii="Cambria Math" w:hAnsi="Cambria Math"/>
                                    </w:rPr>
                                  </w:ins>
                                </m:ctrlPr>
                              </m:sSubPr>
                              <m:e>
                                <m:r>
                                  <w:ins w:id="4205" w:author="arun kumar" w:date="2026-07-28T22:35:00Z" w16du:dateUtc="2026-07-28T14:35:00Z">
                                    <w:rPr>
                                      <w:rFonts w:ascii="Cambria Math" w:hAnsi="Cambria Math"/>
                                    </w:rPr>
                                    <m:t>d</m:t>
                                  </w:ins>
                                </m:r>
                              </m:e>
                              <m:sub>
                                <m:r>
                                  <w:ins w:id="4206" w:author="arun kumar" w:date="2026-07-28T22:35:00Z" w16du:dateUtc="2026-07-28T14:35:00Z">
                                    <w:rPr>
                                      <w:rFonts w:ascii="Cambria Math" w:hAnsi="Cambria Math"/>
                                    </w:rPr>
                                    <m:t>1</m:t>
                                  </w:ins>
                                </m:r>
                              </m:sub>
                            </m:sSub>
                          </m:e>
                          <m:e>
                            <m:sSub>
                              <m:sSubPr>
                                <m:ctrlPr>
                                  <w:ins w:id="4207" w:author="arun kumar" w:date="2026-07-28T22:35:00Z" w16du:dateUtc="2026-07-28T14:35:00Z">
                                    <w:rPr>
                                      <w:rFonts w:ascii="Cambria Math" w:hAnsi="Cambria Math"/>
                                    </w:rPr>
                                  </w:ins>
                                </m:ctrlPr>
                              </m:sSubPr>
                              <m:e>
                                <m:r>
                                  <w:ins w:id="4208" w:author="arun kumar" w:date="2026-07-28T22:35:00Z" w16du:dateUtc="2026-07-28T14:35:00Z">
                                    <w:rPr>
                                      <w:rFonts w:ascii="Cambria Math" w:hAnsi="Cambria Math"/>
                                    </w:rPr>
                                    <m:t>d</m:t>
                                  </w:ins>
                                </m:r>
                              </m:e>
                              <m:sub>
                                <m:r>
                                  <w:ins w:id="4209" w:author="arun kumar" w:date="2026-07-28T22:35:00Z" w16du:dateUtc="2026-07-28T14:35:00Z">
                                    <w:rPr>
                                      <w:rFonts w:ascii="Cambria Math" w:hAnsi="Cambria Math"/>
                                    </w:rPr>
                                    <m:t>2</m:t>
                                  </w:ins>
                                </m:r>
                              </m:sub>
                            </m:sSub>
                          </m:e>
                        </m:d>
                      </m:sub>
                      <m:sup/>
                      <m:e>
                        <m:sSub>
                          <m:sSubPr>
                            <m:ctrlPr>
                              <w:ins w:id="4210" w:author="arun kumar" w:date="2026-07-28T22:35:00Z" w16du:dateUtc="2026-07-28T14:35:00Z">
                                <w:rPr>
                                  <w:rFonts w:ascii="Cambria Math" w:hAnsi="Cambria Math"/>
                                </w:rPr>
                              </w:ins>
                            </m:ctrlPr>
                          </m:sSubPr>
                          <m:e>
                            <m:r>
                              <w:ins w:id="4211" w:author="arun kumar" w:date="2026-07-28T22:35:00Z" w16du:dateUtc="2026-07-28T14:35:00Z">
                                <w:rPr>
                                  <w:rFonts w:ascii="Cambria Math" w:hAnsi="Cambria Math"/>
                                </w:rPr>
                                <m:t>t</m:t>
                              </w:ins>
                            </m:r>
                          </m:e>
                          <m:sub>
                            <m:r>
                              <w:ins w:id="4212" w:author="arun kumar" w:date="2026-07-28T22:35:00Z" w16du:dateUtc="2026-07-28T14:35:00Z">
                                <w:rPr>
                                  <w:rFonts w:ascii="Cambria Math" w:hAnsi="Cambria Math"/>
                                </w:rPr>
                                <m:t>i</m:t>
                              </w:ins>
                            </m:r>
                          </m:sub>
                        </m:sSub>
                      </m:e>
                    </m:nary>
                    <m:sSub>
                      <m:sSubPr>
                        <m:ctrlPr>
                          <w:ins w:id="4213" w:author="arun kumar" w:date="2026-07-28T22:35:00Z" w16du:dateUtc="2026-07-28T14:35:00Z">
                            <w:rPr>
                              <w:rFonts w:ascii="Cambria Math" w:hAnsi="Cambria Math"/>
                            </w:rPr>
                          </w:ins>
                        </m:ctrlPr>
                      </m:sSubPr>
                      <m:e>
                        <m:r>
                          <w:ins w:id="4214" w:author="arun kumar" w:date="2026-07-28T22:35:00Z" w16du:dateUtc="2026-07-28T14:35:00Z">
                            <w:rPr>
                              <w:rFonts w:ascii="Cambria Math" w:hAnsi="Cambria Math"/>
                            </w:rPr>
                            <m:t>x</m:t>
                          </w:ins>
                        </m:r>
                      </m:e>
                      <m:sub>
                        <m:r>
                          <w:ins w:id="4215" w:author="arun kumar" w:date="2026-07-28T22:35:00Z" w16du:dateUtc="2026-07-28T14:35:00Z">
                            <w:rPr>
                              <w:rFonts w:ascii="Cambria Math" w:hAnsi="Cambria Math"/>
                            </w:rPr>
                            <m:t>ij</m:t>
                          </w:ins>
                        </m:r>
                      </m:sub>
                    </m:sSub>
                    <m:r>
                      <w:ins w:id="4216" w:author="arun kumar" w:date="2026-07-28T22:35:00Z" w16du:dateUtc="2026-07-28T14:35:00Z">
                        <w:rPr>
                          <w:rFonts w:ascii="Cambria Math" w:hAnsi="Cambria Math"/>
                        </w:rPr>
                        <m:t>≤</m:t>
                      </w:ins>
                    </m:r>
                    <m:sSub>
                      <m:sSubPr>
                        <m:ctrlPr>
                          <w:ins w:id="4217" w:author="arun kumar" w:date="2026-07-28T22:35:00Z" w16du:dateUtc="2026-07-28T14:35:00Z">
                            <w:rPr>
                              <w:rFonts w:ascii="Cambria Math" w:hAnsi="Cambria Math"/>
                            </w:rPr>
                          </w:ins>
                        </m:ctrlPr>
                      </m:sSubPr>
                      <m:e>
                        <m:r>
                          <w:ins w:id="4218" w:author="arun kumar" w:date="2026-07-28T22:35:00Z" w16du:dateUtc="2026-07-28T14:35:00Z">
                            <w:rPr>
                              <w:rFonts w:ascii="Cambria Math" w:hAnsi="Cambria Math"/>
                            </w:rPr>
                            <m:t>L</m:t>
                          </w:ins>
                        </m:r>
                      </m:e>
                      <m:sub>
                        <m:r>
                          <w:ins w:id="4219" w:author="arun kumar" w:date="2026-07-28T22:35:00Z" w16du:dateUtc="2026-07-28T14:35:00Z">
                            <w:rPr>
                              <w:rFonts w:ascii="Cambria Math" w:hAnsi="Cambria Math"/>
                            </w:rPr>
                            <m:t>c</m:t>
                          </w:ins>
                        </m:r>
                      </m:sub>
                    </m:sSub>
                    <m:r>
                      <w:ins w:id="4220" w:author="arun kumar" w:date="2026-07-28T22:35:00Z" w16du:dateUtc="2026-07-28T14:35:00Z">
                        <w:rPr>
                          <w:rFonts w:ascii="Cambria Math" w:hAnsi="Cambria Math"/>
                        </w:rPr>
                        <m:t>+M</m:t>
                      </w:ins>
                    </m:r>
                    <m:nary>
                      <m:naryPr>
                        <m:chr m:val="∑"/>
                        <m:limLoc m:val="undOvr"/>
                        <m:grow m:val="1"/>
                        <m:ctrlPr>
                          <w:ins w:id="4221" w:author="arun kumar" w:date="2026-07-28T22:35:00Z" w16du:dateUtc="2026-07-28T14:35:00Z">
                            <w:rPr>
                              <w:rFonts w:ascii="Cambria Math" w:hAnsi="Cambria Math"/>
                            </w:rPr>
                          </w:ins>
                        </m:ctrlPr>
                      </m:naryPr>
                      <m:sub>
                        <m:r>
                          <w:ins w:id="4222" w:author="arun kumar" w:date="2026-07-28T22:35:00Z" w16du:dateUtc="2026-07-28T14:35:00Z">
                            <w:rPr>
                              <w:rFonts w:ascii="Cambria Math" w:hAnsi="Cambria Math"/>
                            </w:rPr>
                            <m:t>τ=</m:t>
                          </w:ins>
                        </m:r>
                        <m:sSub>
                          <m:sSubPr>
                            <m:ctrlPr>
                              <w:ins w:id="4223" w:author="arun kumar" w:date="2026-07-28T22:35:00Z" w16du:dateUtc="2026-07-28T14:35:00Z">
                                <w:rPr>
                                  <w:rFonts w:ascii="Cambria Math" w:hAnsi="Cambria Math"/>
                                </w:rPr>
                              </w:ins>
                            </m:ctrlPr>
                          </m:sSubPr>
                          <m:e>
                            <m:r>
                              <w:ins w:id="4224" w:author="arun kumar" w:date="2026-07-28T22:35:00Z" w16du:dateUtc="2026-07-28T14:35:00Z">
                                <w:rPr>
                                  <w:rFonts w:ascii="Cambria Math" w:hAnsi="Cambria Math"/>
                                </w:rPr>
                                <m:t>d</m:t>
                              </w:ins>
                            </m:r>
                          </m:e>
                          <m:sub>
                            <m:r>
                              <w:ins w:id="4225" w:author="arun kumar" w:date="2026-07-28T22:35:00Z" w16du:dateUtc="2026-07-28T14:35:00Z">
                                <w:rPr>
                                  <w:rFonts w:ascii="Cambria Math" w:hAnsi="Cambria Math"/>
                                </w:rPr>
                                <m:t>1</m:t>
                              </w:ins>
                            </m:r>
                          </m:sub>
                        </m:sSub>
                      </m:sub>
                      <m:sup>
                        <m:sSub>
                          <m:sSubPr>
                            <m:ctrlPr>
                              <w:ins w:id="4226" w:author="arun kumar" w:date="2026-07-28T22:35:00Z" w16du:dateUtc="2026-07-28T14:35:00Z">
                                <w:rPr>
                                  <w:rFonts w:ascii="Cambria Math" w:hAnsi="Cambria Math"/>
                                </w:rPr>
                              </w:ins>
                            </m:ctrlPr>
                          </m:sSubPr>
                          <m:e>
                            <m:r>
                              <w:ins w:id="4227" w:author="arun kumar" w:date="2026-07-28T22:35:00Z" w16du:dateUtc="2026-07-28T14:35:00Z">
                                <w:rPr>
                                  <w:rFonts w:ascii="Cambria Math" w:hAnsi="Cambria Math"/>
                                </w:rPr>
                                <m:t>d</m:t>
                              </w:ins>
                            </m:r>
                          </m:e>
                          <m:sub>
                            <m:r>
                              <w:ins w:id="4228" w:author="arun kumar" w:date="2026-07-28T22:35:00Z" w16du:dateUtc="2026-07-28T14:35:00Z">
                                <w:rPr>
                                  <w:rFonts w:ascii="Cambria Math" w:hAnsi="Cambria Math"/>
                                </w:rPr>
                                <m:t>2</m:t>
                              </w:ins>
                            </m:r>
                          </m:sub>
                        </m:sSub>
                      </m:sup>
                      <m:e>
                        <m:sSub>
                          <m:sSubPr>
                            <m:ctrlPr>
                              <w:ins w:id="4229" w:author="arun kumar" w:date="2026-07-28T22:35:00Z" w16du:dateUtc="2026-07-28T14:35:00Z">
                                <w:rPr>
                                  <w:rFonts w:ascii="Cambria Math" w:hAnsi="Cambria Math"/>
                                </w:rPr>
                              </w:ins>
                            </m:ctrlPr>
                          </m:sSubPr>
                          <m:e>
                            <m:r>
                              <w:ins w:id="4230" w:author="arun kumar" w:date="2026-07-28T22:35:00Z" w16du:dateUtc="2026-07-28T14:35:00Z">
                                <w:rPr>
                                  <w:rFonts w:ascii="Cambria Math" w:hAnsi="Cambria Math"/>
                                </w:rPr>
                                <m:t>v</m:t>
                              </w:ins>
                            </m:r>
                          </m:e>
                          <m:sub>
                            <m:r>
                              <w:ins w:id="4231" w:author="arun kumar" w:date="2026-07-28T22:35:00Z" w16du:dateUtc="2026-07-28T14:35:00Z">
                                <w:rPr>
                                  <w:rFonts w:ascii="Cambria Math" w:hAnsi="Cambria Math"/>
                                </w:rPr>
                                <m:t>jτc</m:t>
                              </w:ins>
                            </m:r>
                          </m:sub>
                        </m:sSub>
                      </m:e>
                    </m:nary>
                    <m:r>
                      <w:ins w:id="4232" w:author="arun kumar" w:date="2026-07-28T22:35:00Z" w16du:dateUtc="2026-07-28T14:35:00Z">
                        <w:rPr>
                          <w:rFonts w:ascii="Cambria Math" w:hAnsi="Cambria Math"/>
                        </w:rPr>
                        <m:t>,</m:t>
                      </w:ins>
                    </m:r>
                  </m:e>
                </m:borderBox>
                <w:ins w:id="4233" w:author="arun kumar" w:date="2026-07-28T22:35:00Z" w16du:dateUtc="2026-07-28T14:35:00Z">
                  <m:r>
                    <w:br/>
                  </m:r>
                </w:ins>
              </m:oMath>
            </m:oMathPara>
          </w:p>
          <w:p w14:paraId="4585B55E" w14:textId="2FFD3589" w:rsidR="00387A0B" w:rsidRPr="00394366" w:rsidDel="00394366" w:rsidRDefault="00394366" w:rsidP="00387A0B">
            <w:pPr>
              <w:spacing w:before="100" w:beforeAutospacing="1" w:after="100" w:afterAutospacing="1" w:line="240" w:lineRule="auto"/>
              <w:jc w:val="left"/>
              <w:rPr>
                <w:del w:id="4234" w:author="arun kumar" w:date="2026-07-27T20:18:00Z" w16du:dateUtc="2026-07-27T12:18:00Z"/>
                <w:rFonts w:eastAsiaTheme="minorEastAsia"/>
                <w:rPrChange w:id="4235" w:author="arun kumar" w:date="2026-07-28T22:38:00Z" w16du:dateUtc="2026-07-28T14:38:00Z">
                  <w:rPr>
                    <w:del w:id="4236" w:author="arun kumar" w:date="2026-07-27T20:18:00Z" w16du:dateUtc="2026-07-27T12:18:00Z"/>
                    <w:rFonts w:ascii="Cambria Math" w:hAnsi="Cambria Math"/>
                    <w:i/>
                  </w:rPr>
                </w:rPrChange>
              </w:rPr>
            </w:pPr>
            <m:oMath>
              <m:r>
                <w:ins w:id="4237" w:author="arun kumar" w:date="2026-07-28T22:35:00Z" w16du:dateUtc="2026-07-28T14:35:00Z">
                  <w:rPr>
                    <w:rFonts w:ascii="Cambria Math" w:hAnsi="Cambria Math"/>
                  </w:rPr>
                  <m:t>∀j∈</m:t>
                </w:ins>
              </m:r>
              <m:r>
                <w:ins w:id="4238" w:author="arun kumar" w:date="2026-07-28T22:35:00Z" w16du:dateUtc="2026-07-28T14:35:00Z">
                  <m:rPr>
                    <m:scr m:val="script"/>
                  </m:rPr>
                  <w:rPr>
                    <w:rFonts w:ascii="Cambria Math" w:hAnsi="Cambria Math"/>
                  </w:rPr>
                  <m:t>P,</m:t>
                </w:ins>
              </m:r>
              <m:r>
                <w:ins w:id="4239" w:author="arun kumar" w:date="2026-07-28T22:35:00Z" w16du:dateUtc="2026-07-28T14:35:00Z">
                  <m:rPr>
                    <m:nor/>
                  </m:rPr>
                  <w:rPr>
                    <w:rFonts w:ascii="Arial" w:hAnsi="Arial" w:cs="Arial"/>
                  </w:rPr>
                  <m:t>  </m:t>
                </w:ins>
              </m:r>
              <m:r>
                <w:ins w:id="4240" w:author="arun kumar" w:date="2026-07-28T22:35:00Z" w16du:dateUtc="2026-07-28T14:35:00Z">
                  <w:rPr>
                    <w:rFonts w:ascii="Cambria Math" w:hAnsi="Cambria Math"/>
                  </w:rPr>
                  <m:t>∀c∈</m:t>
                </w:ins>
              </m:r>
              <m:r>
                <w:ins w:id="4241" w:author="arun kumar" w:date="2026-07-28T22:35:00Z" w16du:dateUtc="2026-07-28T14:35:00Z">
                  <m:rPr>
                    <m:scr m:val="script"/>
                  </m:rPr>
                  <w:rPr>
                    <w:rFonts w:ascii="Cambria Math" w:hAnsi="Cambria Math"/>
                  </w:rPr>
                  <m:t>C,</m:t>
                </w:ins>
              </m:r>
              <m:r>
                <w:ins w:id="4242" w:author="arun kumar" w:date="2026-07-28T22:35:00Z" w16du:dateUtc="2026-07-28T14:35:00Z">
                  <m:rPr>
                    <m:nor/>
                  </m:rPr>
                  <w:rPr>
                    <w:rFonts w:ascii="Arial" w:hAnsi="Arial" w:cs="Arial"/>
                  </w:rPr>
                  <m:t>  </m:t>
                </w:ins>
              </m:r>
              <m:r>
                <w:ins w:id="4243" w:author="arun kumar" w:date="2026-07-28T22:35:00Z" w16du:dateUtc="2026-07-28T14:35:00Z">
                  <w:rPr>
                    <w:rFonts w:ascii="Cambria Math" w:hAnsi="Cambria Math"/>
                  </w:rPr>
                  <m:t>∀1≤</m:t>
                </w:ins>
              </m:r>
              <m:sSub>
                <m:sSubPr>
                  <m:ctrlPr>
                    <w:ins w:id="4244" w:author="arun kumar" w:date="2026-07-28T22:35:00Z" w16du:dateUtc="2026-07-28T14:35:00Z">
                      <w:rPr>
                        <w:rFonts w:ascii="Cambria Math" w:hAnsi="Cambria Math"/>
                      </w:rPr>
                    </w:ins>
                  </m:ctrlPr>
                </m:sSubPr>
                <m:e>
                  <m:r>
                    <w:ins w:id="4245" w:author="arun kumar" w:date="2026-07-28T22:35:00Z" w16du:dateUtc="2026-07-28T14:35:00Z">
                      <w:rPr>
                        <w:rFonts w:ascii="Cambria Math" w:hAnsi="Cambria Math"/>
                      </w:rPr>
                      <m:t>d</m:t>
                    </w:ins>
                  </m:r>
                </m:e>
                <m:sub>
                  <m:r>
                    <w:ins w:id="4246" w:author="arun kumar" w:date="2026-07-28T22:35:00Z" w16du:dateUtc="2026-07-28T14:35:00Z">
                      <w:rPr>
                        <w:rFonts w:ascii="Cambria Math" w:hAnsi="Cambria Math"/>
                      </w:rPr>
                      <m:t>1</m:t>
                    </w:ins>
                  </m:r>
                </m:sub>
              </m:sSub>
              <m:r>
                <w:ins w:id="4247" w:author="arun kumar" w:date="2026-07-28T22:35:00Z" w16du:dateUtc="2026-07-28T14:35:00Z">
                  <w:rPr>
                    <w:rFonts w:ascii="Cambria Math" w:hAnsi="Cambria Math"/>
                  </w:rPr>
                  <m:t>&lt;</m:t>
                </w:ins>
              </m:r>
              <m:sSub>
                <m:sSubPr>
                  <m:ctrlPr>
                    <w:ins w:id="4248" w:author="arun kumar" w:date="2026-07-28T22:35:00Z" w16du:dateUtc="2026-07-28T14:35:00Z">
                      <w:rPr>
                        <w:rFonts w:ascii="Cambria Math" w:hAnsi="Cambria Math"/>
                      </w:rPr>
                    </w:ins>
                  </m:ctrlPr>
                </m:sSubPr>
                <m:e>
                  <m:r>
                    <w:ins w:id="4249" w:author="arun kumar" w:date="2026-07-28T22:35:00Z" w16du:dateUtc="2026-07-28T14:35:00Z">
                      <w:rPr>
                        <w:rFonts w:ascii="Cambria Math" w:hAnsi="Cambria Math"/>
                      </w:rPr>
                      <m:t>d</m:t>
                    </w:ins>
                  </m:r>
                </m:e>
                <m:sub>
                  <m:r>
                    <w:ins w:id="4250" w:author="arun kumar" w:date="2026-07-28T22:35:00Z" w16du:dateUtc="2026-07-28T14:35:00Z">
                      <w:rPr>
                        <w:rFonts w:ascii="Cambria Math" w:hAnsi="Cambria Math"/>
                      </w:rPr>
                      <m:t>2</m:t>
                    </w:ins>
                  </m:r>
                </m:sub>
              </m:sSub>
              <m:r>
                <w:ins w:id="4251" w:author="arun kumar" w:date="2026-07-28T22:35:00Z" w16du:dateUtc="2026-07-28T14:35:00Z">
                  <w:rPr>
                    <w:rFonts w:ascii="Cambria Math" w:hAnsi="Cambria Math"/>
                  </w:rPr>
                  <m:t>≤H</m:t>
                </w:ins>
              </m:r>
              <m:sSubSup>
                <m:sSubSupPr>
                  <m:ctrlPr>
                    <w:del w:id="4252" w:author="arun kumar" w:date="2026-07-27T20:18:00Z" w16du:dateUtc="2026-07-27T12:18:00Z">
                      <w:rPr>
                        <w:rFonts w:ascii="Cambria Math" w:eastAsia="Times New Roman" w:hAnsi="Cambria Math"/>
                        <w:i/>
                        <w:kern w:val="0"/>
                        <w:lang w:bidi="ar-SA"/>
                        <w14:ligatures w14:val="none"/>
                      </w:rPr>
                    </w:del>
                  </m:ctrlPr>
                </m:sSubSupPr>
                <m:e>
                  <m:r>
                    <w:del w:id="4253" w:author="arun kumar" w:date="2026-07-27T20:18:00Z" w16du:dateUtc="2026-07-27T12:18:00Z">
                      <w:rPr>
                        <w:rFonts w:ascii="Cambria Math" w:eastAsia="Times New Roman" w:hAnsi="Cambria Math"/>
                        <w:kern w:val="0"/>
                        <w:lang w:bidi="ar-SA"/>
                        <w14:ligatures w14:val="none"/>
                      </w:rPr>
                      <m:t>h</m:t>
                    </w:del>
                  </m:r>
                </m:e>
                <m:sub>
                  <m:r>
                    <w:del w:id="4254" w:author="arun kumar" w:date="2026-07-27T20:18:00Z" w16du:dateUtc="2026-07-27T12:18:00Z">
                      <w:rPr>
                        <w:rFonts w:ascii="Cambria Math" w:eastAsia="Times New Roman" w:hAnsi="Cambria Math"/>
                        <w:kern w:val="0"/>
                        <w:lang w:bidi="ar-SA"/>
                        <w14:ligatures w14:val="none"/>
                      </w:rPr>
                      <m:t>ij</m:t>
                    </w:del>
                  </m:r>
                </m:sub>
                <m:sup>
                  <m:r>
                    <w:del w:id="4255" w:author="arun kumar" w:date="2026-07-27T20:18:00Z" w16du:dateUtc="2026-07-27T12:18:00Z">
                      <w:rPr>
                        <w:rFonts w:ascii="Cambria Math" w:eastAsia="Times New Roman" w:hAnsi="Cambria Math"/>
                        <w:kern w:val="0"/>
                        <w:lang w:bidi="ar-SA"/>
                        <w14:ligatures w14:val="none"/>
                      </w:rPr>
                      <m:t>B</m:t>
                    </w:del>
                  </m:r>
                </m:sup>
              </m:sSubSup>
              <m:r>
                <w:del w:id="4256" w:author="arun kumar" w:date="2026-07-27T20:18:00Z" w16du:dateUtc="2026-07-27T12:18:00Z">
                  <w:rPr>
                    <w:rFonts w:ascii="Cambria Math" w:eastAsia="Times New Roman" w:hAnsi="Cambria Math"/>
                    <w:kern w:val="0"/>
                    <w:lang w:bidi="ar-SA"/>
                    <w14:ligatures w14:val="none"/>
                  </w:rPr>
                  <m:t>=0;</m:t>
                </w:del>
              </m:r>
              <m:sSubSup>
                <m:sSubSupPr>
                  <m:ctrlPr>
                    <w:del w:id="4257" w:author="arun kumar" w:date="2026-07-27T20:18:00Z" w16du:dateUtc="2026-07-27T12:18:00Z">
                      <w:rPr>
                        <w:rFonts w:ascii="Cambria Math" w:eastAsia="Times New Roman" w:hAnsi="Cambria Math"/>
                        <w:i/>
                        <w:kern w:val="0"/>
                        <w:lang w:bidi="ar-SA"/>
                        <w14:ligatures w14:val="none"/>
                      </w:rPr>
                    </w:del>
                  </m:ctrlPr>
                </m:sSubSupPr>
                <m:e>
                  <m:r>
                    <w:del w:id="4258" w:author="arun kumar" w:date="2026-07-27T20:18:00Z" w16du:dateUtc="2026-07-27T12:18:00Z">
                      <w:rPr>
                        <w:rFonts w:ascii="Cambria Math" w:eastAsia="Times New Roman" w:hAnsi="Cambria Math"/>
                        <w:kern w:val="0"/>
                        <w:lang w:bidi="ar-SA"/>
                        <w14:ligatures w14:val="none"/>
                      </w:rPr>
                      <m:t>c</m:t>
                    </w:del>
                  </m:r>
                </m:e>
                <m:sub>
                  <m:r>
                    <w:del w:id="4259" w:author="arun kumar" w:date="2026-07-27T20:18:00Z" w16du:dateUtc="2026-07-27T12:18:00Z">
                      <w:rPr>
                        <w:rFonts w:ascii="Cambria Math" w:eastAsia="Times New Roman" w:hAnsi="Cambria Math"/>
                        <w:kern w:val="0"/>
                        <w:lang w:bidi="ar-SA"/>
                        <w14:ligatures w14:val="none"/>
                      </w:rPr>
                      <m:t>ij</m:t>
                    </w:del>
                  </m:r>
                </m:sub>
                <m:sup>
                  <m:r>
                    <w:del w:id="4260" w:author="arun kumar" w:date="2026-07-27T20:18:00Z" w16du:dateUtc="2026-07-27T12:18:00Z">
                      <w:rPr>
                        <w:rFonts w:ascii="Cambria Math" w:eastAsia="Times New Roman" w:hAnsi="Cambria Math"/>
                        <w:kern w:val="0"/>
                        <w:lang w:bidi="ar-SA"/>
                        <w14:ligatures w14:val="none"/>
                      </w:rPr>
                      <m:t>B</m:t>
                    </w:del>
                  </m:r>
                </m:sup>
              </m:sSubSup>
              <m:r>
                <w:del w:id="4261" w:author="arun kumar" w:date="2026-07-27T20:18:00Z" w16du:dateUtc="2026-07-27T12:18:00Z">
                  <w:rPr>
                    <w:rFonts w:ascii="Cambria Math" w:eastAsia="Times New Roman" w:hAnsi="Cambria Math"/>
                    <w:kern w:val="0"/>
                    <w:lang w:bidi="ar-SA"/>
                    <w14:ligatures w14:val="none"/>
                  </w:rPr>
                  <m:t>=0;</m:t>
                </w:del>
              </m:r>
              <m:sSubSup>
                <m:sSubSupPr>
                  <m:ctrlPr>
                    <w:del w:id="4262" w:author="arun kumar" w:date="2026-07-27T20:18:00Z" w16du:dateUtc="2026-07-27T12:18:00Z">
                      <w:rPr>
                        <w:rFonts w:ascii="Cambria Math" w:eastAsia="Times New Roman" w:hAnsi="Cambria Math"/>
                        <w:i/>
                        <w:kern w:val="0"/>
                        <w:lang w:bidi="ar-SA"/>
                        <w14:ligatures w14:val="none"/>
                      </w:rPr>
                    </w:del>
                  </m:ctrlPr>
                </m:sSubSupPr>
                <m:e>
                  <m:r>
                    <w:del w:id="4263" w:author="arun kumar" w:date="2026-07-27T20:18:00Z" w16du:dateUtc="2026-07-27T12:18:00Z">
                      <w:rPr>
                        <w:rFonts w:ascii="Cambria Math" w:eastAsia="Times New Roman" w:hAnsi="Cambria Math"/>
                        <w:kern w:val="0"/>
                        <w:lang w:bidi="ar-SA"/>
                        <w14:ligatures w14:val="none"/>
                      </w:rPr>
                      <m:t>d</m:t>
                    </w:del>
                  </m:r>
                </m:e>
                <m:sub>
                  <m:r>
                    <w:del w:id="4264" w:author="arun kumar" w:date="2026-07-27T20:18:00Z" w16du:dateUtc="2026-07-27T12:18:00Z">
                      <w:rPr>
                        <w:rFonts w:ascii="Cambria Math" w:eastAsia="Times New Roman" w:hAnsi="Cambria Math"/>
                        <w:kern w:val="0"/>
                        <w:lang w:bidi="ar-SA"/>
                        <w14:ligatures w14:val="none"/>
                      </w:rPr>
                      <m:t>i</m:t>
                    </w:del>
                  </m:r>
                </m:sub>
                <m:sup>
                  <m:r>
                    <w:del w:id="4265" w:author="arun kumar" w:date="2026-07-27T20:18:00Z" w16du:dateUtc="2026-07-27T12:18:00Z">
                      <w:rPr>
                        <w:rFonts w:ascii="Cambria Math" w:eastAsia="Times New Roman" w:hAnsi="Cambria Math"/>
                        <w:kern w:val="0"/>
                        <w:lang w:bidi="ar-SA"/>
                        <w14:ligatures w14:val="none"/>
                      </w:rPr>
                      <m:t>B</m:t>
                    </w:del>
                  </m:r>
                </m:sup>
              </m:sSubSup>
              <m:r>
                <w:del w:id="4266" w:author="arun kumar" w:date="2026-07-27T20:18:00Z" w16du:dateUtc="2026-07-27T12:18:00Z">
                  <w:rPr>
                    <w:rFonts w:ascii="Cambria Math" w:eastAsia="Times New Roman" w:hAnsi="Cambria Math"/>
                    <w:kern w:val="0"/>
                    <w:lang w:bidi="ar-SA"/>
                    <w14:ligatures w14:val="none"/>
                  </w:rPr>
                  <m:t xml:space="preserve">=0;if </m:t>
                </w:del>
              </m:r>
              <m:sSubSup>
                <m:sSubSupPr>
                  <m:ctrlPr>
                    <w:del w:id="4267" w:author="arun kumar" w:date="2026-07-27T20:18:00Z" w16du:dateUtc="2026-07-27T12:18:00Z">
                      <w:rPr>
                        <w:rFonts w:ascii="Cambria Math" w:eastAsia="Times New Roman" w:hAnsi="Cambria Math"/>
                        <w:i/>
                        <w:kern w:val="0"/>
                        <w:lang w:bidi="ar-SA"/>
                        <w14:ligatures w14:val="none"/>
                      </w:rPr>
                    </w:del>
                  </m:ctrlPr>
                </m:sSubSupPr>
                <m:e>
                  <m:r>
                    <w:del w:id="4268" w:author="arun kumar" w:date="2026-07-27T20:18:00Z" w16du:dateUtc="2026-07-27T12:18:00Z">
                      <w:rPr>
                        <w:rFonts w:ascii="Cambria Math" w:eastAsia="Times New Roman" w:hAnsi="Cambria Math"/>
                        <w:kern w:val="0"/>
                        <w:lang w:bidi="ar-SA"/>
                        <w14:ligatures w14:val="none"/>
                      </w:rPr>
                      <m:t>y</m:t>
                    </w:del>
                  </m:r>
                </m:e>
                <m:sub>
                  <m:r>
                    <w:del w:id="4269" w:author="arun kumar" w:date="2026-07-27T20:18:00Z" w16du:dateUtc="2026-07-27T12:18:00Z">
                      <w:rPr>
                        <w:rFonts w:ascii="Cambria Math" w:eastAsia="Times New Roman" w:hAnsi="Cambria Math"/>
                        <w:kern w:val="0"/>
                        <w:lang w:bidi="ar-SA"/>
                        <w14:ligatures w14:val="none"/>
                      </w:rPr>
                      <m:t>im</m:t>
                    </w:del>
                  </m:r>
                </m:sub>
                <m:sup>
                  <m:r>
                    <w:del w:id="4270" w:author="arun kumar" w:date="2026-07-27T20:18:00Z" w16du:dateUtc="2026-07-27T12:18:00Z">
                      <w:rPr>
                        <w:rFonts w:ascii="Cambria Math" w:eastAsia="Times New Roman" w:hAnsi="Cambria Math"/>
                        <w:kern w:val="0"/>
                        <w:lang w:bidi="ar-SA"/>
                        <w14:ligatures w14:val="none"/>
                      </w:rPr>
                      <m:t>B</m:t>
                    </w:del>
                  </m:r>
                </m:sup>
              </m:sSubSup>
            </m:oMath>
            <w:del w:id="4271" w:author="arun kumar" w:date="2026-07-27T20:18:00Z" w16du:dateUtc="2026-07-27T12:18:00Z">
              <w:r w:rsidR="00387A0B" w:rsidDel="00A35F98">
                <w:rPr>
                  <w:rFonts w:eastAsia="Times New Roman"/>
                  <w:kern w:val="0"/>
                  <w:lang w:bidi="ar-SA"/>
                  <w14:ligatures w14:val="none"/>
                </w:rPr>
                <w:delText xml:space="preserve"> = 1</w:delText>
              </w:r>
            </w:del>
          </w:p>
          <w:p w14:paraId="1B75C0FD" w14:textId="77777777" w:rsidR="00394366" w:rsidRDefault="00394366" w:rsidP="00387A0B">
            <w:pPr>
              <w:spacing w:before="100" w:beforeAutospacing="1" w:after="100" w:afterAutospacing="1" w:line="240" w:lineRule="auto"/>
              <w:jc w:val="left"/>
              <w:rPr>
                <w:ins w:id="4272" w:author="arun kumar" w:date="2026-07-28T22:38:00Z" w16du:dateUtc="2026-07-28T14:38:00Z"/>
                <w:rFonts w:eastAsia="Times New Roman"/>
                <w:kern w:val="0"/>
                <w:lang w:bidi="ar-SA"/>
                <w14:ligatures w14:val="none"/>
              </w:rPr>
            </w:pPr>
          </w:p>
          <w:p w14:paraId="3DDB1252" w14:textId="77EC152F" w:rsidR="00394366" w:rsidRDefault="00394366" w:rsidP="00387A0B">
            <w:pPr>
              <w:spacing w:before="100" w:beforeAutospacing="1" w:after="100" w:afterAutospacing="1" w:line="240" w:lineRule="auto"/>
              <w:jc w:val="left"/>
              <w:rPr>
                <w:ins w:id="4273" w:author="arun kumar" w:date="2026-07-28T22:38:00Z" w16du:dateUtc="2026-07-28T14:38:00Z"/>
                <w:rFonts w:eastAsia="Times New Roman"/>
                <w:kern w:val="0"/>
                <w:lang w:bidi="ar-SA"/>
                <w14:ligatures w14:val="none"/>
              </w:rPr>
            </w:pPr>
            <w:ins w:id="4274" w:author="arun kumar" w:date="2026-07-28T22:38:00Z" w16du:dateUtc="2026-07-28T14:38:00Z">
              <w:r>
                <w:rPr>
                  <w:rFonts w:eastAsia="Times New Roman"/>
                  <w:kern w:val="0"/>
                  <w:lang w:bidi="ar-SA"/>
                  <w14:ligatures w14:val="none"/>
                </w:rPr>
                <w:t>Including initial flight hours accumulation the constrant reduces to:</w:t>
              </w:r>
            </w:ins>
          </w:p>
          <w:p w14:paraId="7CA32379" w14:textId="46E2D1A3" w:rsidR="00394366" w:rsidRDefault="00394366" w:rsidP="00387A0B">
            <w:pPr>
              <w:spacing w:before="100" w:beforeAutospacing="1" w:after="100" w:afterAutospacing="1" w:line="240" w:lineRule="auto"/>
              <w:jc w:val="left"/>
              <w:rPr>
                <w:ins w:id="4275" w:author="arun kumar" w:date="2026-07-28T22:38:00Z" w16du:dateUtc="2026-07-28T14:38:00Z"/>
                <w:rFonts w:eastAsia="Times New Roman"/>
                <w:kern w:val="0"/>
                <w:lang w:bidi="ar-SA"/>
                <w14:ligatures w14:val="none"/>
              </w:rPr>
            </w:pPr>
            <m:oMathPara>
              <m:oMath>
                <m:nary>
                  <m:naryPr>
                    <m:chr m:val="∑"/>
                    <m:limLoc m:val="undOvr"/>
                    <m:grow m:val="1"/>
                    <m:supHide m:val="1"/>
                    <m:ctrlPr>
                      <w:ins w:id="4276" w:author="arun kumar" w:date="2026-07-28T22:38:00Z" w16du:dateUtc="2026-07-28T14:38:00Z">
                        <w:rPr>
                          <w:rFonts w:ascii="Cambria Math" w:hAnsi="Cambria Math"/>
                        </w:rPr>
                      </w:ins>
                    </m:ctrlPr>
                  </m:naryPr>
                  <m:sub>
                    <m:r>
                      <w:ins w:id="4277" w:author="arun kumar" w:date="2026-07-28T22:38:00Z" w16du:dateUtc="2026-07-28T14:38:00Z">
                        <w:rPr>
                          <w:rFonts w:ascii="Cambria Math" w:hAnsi="Cambria Math"/>
                        </w:rPr>
                        <m:t>i</m:t>
                      </w:ins>
                    </m:r>
                    <m:r>
                      <w:ins w:id="4278" w:author="arun kumar" w:date="2026-07-28T22:38:00Z" w16du:dateUtc="2026-07-28T14:38:00Z">
                        <m:rPr>
                          <m:scr m:val="script"/>
                        </m:rPr>
                        <w:rPr>
                          <w:rFonts w:ascii="Cambria Math" w:hAnsi="Cambria Math"/>
                        </w:rPr>
                        <m:t>∈F</m:t>
                      </w:ins>
                    </m:r>
                    <m:d>
                      <m:dPr>
                        <m:sepChr m:val=","/>
                        <m:ctrlPr>
                          <w:ins w:id="4279" w:author="arun kumar" w:date="2026-07-28T22:38:00Z" w16du:dateUtc="2026-07-28T14:38:00Z">
                            <w:rPr>
                              <w:rFonts w:ascii="Cambria Math" w:hAnsi="Cambria Math"/>
                            </w:rPr>
                          </w:ins>
                        </m:ctrlPr>
                      </m:dPr>
                      <m:e>
                        <m:r>
                          <w:ins w:id="4280" w:author="arun kumar" w:date="2026-07-28T22:38:00Z" w16du:dateUtc="2026-07-28T14:38:00Z">
                            <w:rPr>
                              <w:rFonts w:ascii="Cambria Math" w:hAnsi="Cambria Math"/>
                            </w:rPr>
                            <m:t>1</m:t>
                          </w:ins>
                        </m:r>
                      </m:e>
                      <m:e>
                        <m:r>
                          <w:ins w:id="4281" w:author="arun kumar" w:date="2026-07-28T22:38:00Z" w16du:dateUtc="2026-07-28T14:38:00Z">
                            <w:rPr>
                              <w:rFonts w:ascii="Cambria Math" w:hAnsi="Cambria Math"/>
                            </w:rPr>
                            <m:t>d</m:t>
                          </w:ins>
                        </m:r>
                      </m:e>
                    </m:d>
                  </m:sub>
                  <m:sup/>
                  <m:e>
                    <m:sSub>
                      <m:sSubPr>
                        <m:ctrlPr>
                          <w:ins w:id="4282" w:author="arun kumar" w:date="2026-07-28T22:38:00Z" w16du:dateUtc="2026-07-28T14:38:00Z">
                            <w:rPr>
                              <w:rFonts w:ascii="Cambria Math" w:hAnsi="Cambria Math"/>
                            </w:rPr>
                          </w:ins>
                        </m:ctrlPr>
                      </m:sSubPr>
                      <m:e>
                        <m:r>
                          <w:ins w:id="4283" w:author="arun kumar" w:date="2026-07-28T22:38:00Z" w16du:dateUtc="2026-07-28T14:38:00Z">
                            <w:rPr>
                              <w:rFonts w:ascii="Cambria Math" w:hAnsi="Cambria Math"/>
                            </w:rPr>
                            <m:t>t</m:t>
                          </w:ins>
                        </m:r>
                      </m:e>
                      <m:sub>
                        <m:r>
                          <w:ins w:id="4284" w:author="arun kumar" w:date="2026-07-28T22:38:00Z" w16du:dateUtc="2026-07-28T14:38:00Z">
                            <w:rPr>
                              <w:rFonts w:ascii="Cambria Math" w:hAnsi="Cambria Math"/>
                            </w:rPr>
                            <m:t>i</m:t>
                          </w:ins>
                        </m:r>
                      </m:sub>
                    </m:sSub>
                  </m:e>
                </m:nary>
                <m:sSub>
                  <m:sSubPr>
                    <m:ctrlPr>
                      <w:ins w:id="4285" w:author="arun kumar" w:date="2026-07-28T22:38:00Z" w16du:dateUtc="2026-07-28T14:38:00Z">
                        <w:rPr>
                          <w:rFonts w:ascii="Cambria Math" w:hAnsi="Cambria Math"/>
                        </w:rPr>
                      </w:ins>
                    </m:ctrlPr>
                  </m:sSubPr>
                  <m:e>
                    <m:r>
                      <w:ins w:id="4286" w:author="arun kumar" w:date="2026-07-28T22:38:00Z" w16du:dateUtc="2026-07-28T14:38:00Z">
                        <w:rPr>
                          <w:rFonts w:ascii="Cambria Math" w:hAnsi="Cambria Math"/>
                        </w:rPr>
                        <m:t>x</m:t>
                      </w:ins>
                    </m:r>
                  </m:e>
                  <m:sub>
                    <m:r>
                      <w:ins w:id="4287" w:author="arun kumar" w:date="2026-07-28T22:38:00Z" w16du:dateUtc="2026-07-28T14:38:00Z">
                        <w:rPr>
                          <w:rFonts w:ascii="Cambria Math" w:hAnsi="Cambria Math"/>
                        </w:rPr>
                        <m:t>ij</m:t>
                      </w:ins>
                    </m:r>
                  </m:sub>
                </m:sSub>
                <m:r>
                  <w:ins w:id="4288" w:author="arun kumar" w:date="2026-07-28T22:38:00Z" w16du:dateUtc="2026-07-28T14:38:00Z">
                    <w:rPr>
                      <w:rFonts w:ascii="Cambria Math" w:hAnsi="Cambria Math"/>
                    </w:rPr>
                    <m:t>≤</m:t>
                  </w:ins>
                </m:r>
                <m:sSubSup>
                  <m:sSubSupPr>
                    <m:ctrlPr>
                      <w:ins w:id="4289" w:author="arun kumar" w:date="2026-07-28T22:38:00Z" w16du:dateUtc="2026-07-28T14:38:00Z">
                        <w:rPr>
                          <w:rFonts w:ascii="Cambria Math" w:hAnsi="Cambria Math"/>
                        </w:rPr>
                      </w:ins>
                    </m:ctrlPr>
                  </m:sSubSupPr>
                  <m:e>
                    <m:r>
                      <w:ins w:id="4290" w:author="arun kumar" w:date="2026-07-28T22:38:00Z" w16du:dateUtc="2026-07-28T14:38:00Z">
                        <w:rPr>
                          <w:rFonts w:ascii="Cambria Math" w:hAnsi="Cambria Math"/>
                        </w:rPr>
                        <m:t>R</m:t>
                      </w:ins>
                    </m:r>
                  </m:e>
                  <m:sub>
                    <m:r>
                      <w:ins w:id="4291" w:author="arun kumar" w:date="2026-07-28T22:38:00Z" w16du:dateUtc="2026-07-28T14:38:00Z">
                        <w:rPr>
                          <w:rFonts w:ascii="Cambria Math" w:hAnsi="Cambria Math"/>
                        </w:rPr>
                        <m:t>jc</m:t>
                      </w:ins>
                    </m:r>
                  </m:sub>
                  <m:sup>
                    <m:r>
                      <w:ins w:id="4292" w:author="arun kumar" w:date="2026-07-28T22:38:00Z" w16du:dateUtc="2026-07-28T14:38:00Z">
                        <w:rPr>
                          <w:rFonts w:ascii="Cambria Math" w:hAnsi="Cambria Math"/>
                        </w:rPr>
                        <m:t>0</m:t>
                      </w:ins>
                    </m:r>
                  </m:sup>
                </m:sSubSup>
                <m:r>
                  <w:ins w:id="4293" w:author="arun kumar" w:date="2026-07-28T22:38:00Z" w16du:dateUtc="2026-07-28T14:38:00Z">
                    <w:rPr>
                      <w:rFonts w:ascii="Cambria Math" w:hAnsi="Cambria Math"/>
                    </w:rPr>
                    <m:t>=</m:t>
                  </w:ins>
                </m:r>
                <m:sSub>
                  <m:sSubPr>
                    <m:ctrlPr>
                      <w:ins w:id="4294" w:author="arun kumar" w:date="2026-07-28T22:38:00Z" w16du:dateUtc="2026-07-28T14:38:00Z">
                        <w:rPr>
                          <w:rFonts w:ascii="Cambria Math" w:hAnsi="Cambria Math"/>
                        </w:rPr>
                      </w:ins>
                    </m:ctrlPr>
                  </m:sSubPr>
                  <m:e>
                    <m:r>
                      <w:ins w:id="4295" w:author="arun kumar" w:date="2026-07-28T22:38:00Z" w16du:dateUtc="2026-07-28T14:38:00Z">
                        <w:rPr>
                          <w:rFonts w:ascii="Cambria Math" w:hAnsi="Cambria Math"/>
                        </w:rPr>
                        <m:t>L</m:t>
                      </w:ins>
                    </m:r>
                  </m:e>
                  <m:sub>
                    <m:r>
                      <w:ins w:id="4296" w:author="arun kumar" w:date="2026-07-28T22:38:00Z" w16du:dateUtc="2026-07-28T14:38:00Z">
                        <w:rPr>
                          <w:rFonts w:ascii="Cambria Math" w:hAnsi="Cambria Math"/>
                        </w:rPr>
                        <m:t>c</m:t>
                      </w:ins>
                    </m:r>
                  </m:sub>
                </m:sSub>
                <m:r>
                  <w:ins w:id="4297" w:author="arun kumar" w:date="2026-07-28T22:38:00Z" w16du:dateUtc="2026-07-28T14:38:00Z">
                    <w:rPr>
                      <w:rFonts w:ascii="Cambria Math" w:hAnsi="Cambria Math"/>
                    </w:rPr>
                    <m:t>-</m:t>
                  </w:ins>
                </m:r>
                <m:sSubSup>
                  <m:sSubSupPr>
                    <m:ctrlPr>
                      <w:ins w:id="4298" w:author="arun kumar" w:date="2026-07-28T22:38:00Z" w16du:dateUtc="2026-07-28T14:38:00Z">
                        <w:rPr>
                          <w:rFonts w:ascii="Cambria Math" w:hAnsi="Cambria Math"/>
                        </w:rPr>
                      </w:ins>
                    </m:ctrlPr>
                  </m:sSubSupPr>
                  <m:e>
                    <m:r>
                      <w:ins w:id="4299" w:author="arun kumar" w:date="2026-07-28T22:38:00Z" w16du:dateUtc="2026-07-28T14:38:00Z">
                        <w:rPr>
                          <w:rFonts w:ascii="Cambria Math" w:hAnsi="Cambria Math"/>
                        </w:rPr>
                        <m:t>u</m:t>
                      </w:ins>
                    </m:r>
                  </m:e>
                  <m:sub>
                    <m:r>
                      <w:ins w:id="4300" w:author="arun kumar" w:date="2026-07-28T22:38:00Z" w16du:dateUtc="2026-07-28T14:38:00Z">
                        <w:rPr>
                          <w:rFonts w:ascii="Cambria Math" w:hAnsi="Cambria Math"/>
                        </w:rPr>
                        <m:t>jc</m:t>
                      </w:ins>
                    </m:r>
                  </m:sub>
                  <m:sup>
                    <m:r>
                      <w:ins w:id="4301" w:author="arun kumar" w:date="2026-07-28T22:38:00Z" w16du:dateUtc="2026-07-28T14:38:00Z">
                        <w:rPr>
                          <w:rFonts w:ascii="Cambria Math" w:hAnsi="Cambria Math"/>
                        </w:rPr>
                        <m:t>0</m:t>
                      </w:ins>
                    </m:r>
                  </m:sup>
                </m:sSubSup>
              </m:oMath>
            </m:oMathPara>
          </w:p>
          <w:p w14:paraId="3909F415" w14:textId="32F06EE5" w:rsidR="00387A0B" w:rsidDel="00A35F98" w:rsidRDefault="00000000" w:rsidP="00387A0B">
            <w:pPr>
              <w:spacing w:before="100" w:beforeAutospacing="1" w:after="100" w:afterAutospacing="1" w:line="240" w:lineRule="auto"/>
              <w:jc w:val="left"/>
              <w:rPr>
                <w:del w:id="4302" w:author="arun kumar" w:date="2026-07-27T20:18:00Z" w16du:dateUtc="2026-07-27T12:18:00Z"/>
                <w:rFonts w:eastAsia="Times New Roman"/>
                <w:kern w:val="0"/>
                <w:lang w:bidi="ar-SA"/>
                <w14:ligatures w14:val="none"/>
              </w:rPr>
            </w:pPr>
            <m:oMath>
              <m:sSubSup>
                <m:sSubSupPr>
                  <m:ctrlPr>
                    <w:del w:id="4303" w:author="arun kumar" w:date="2026-07-27T20:18:00Z" w16du:dateUtc="2026-07-27T12:18:00Z">
                      <w:rPr>
                        <w:rFonts w:ascii="Cambria Math" w:eastAsia="Times New Roman" w:hAnsi="Cambria Math"/>
                        <w:i/>
                        <w:kern w:val="0"/>
                        <w:lang w:bidi="ar-SA"/>
                        <w14:ligatures w14:val="none"/>
                      </w:rPr>
                    </w:del>
                  </m:ctrlPr>
                </m:sSubSupPr>
                <m:e>
                  <m:r>
                    <w:del w:id="4304" w:author="arun kumar" w:date="2026-07-27T20:18:00Z" w16du:dateUtc="2026-07-27T12:18:00Z">
                      <w:rPr>
                        <w:rFonts w:ascii="Cambria Math" w:eastAsia="Times New Roman" w:hAnsi="Cambria Math"/>
                        <w:kern w:val="0"/>
                        <w:lang w:bidi="ar-SA"/>
                        <w14:ligatures w14:val="none"/>
                      </w:rPr>
                      <m:t>h</m:t>
                    </w:del>
                  </m:r>
                </m:e>
                <m:sub>
                  <m:r>
                    <w:del w:id="4305" w:author="arun kumar" w:date="2026-07-27T20:18:00Z" w16du:dateUtc="2026-07-27T12:18:00Z">
                      <w:rPr>
                        <w:rFonts w:ascii="Cambria Math" w:eastAsia="Times New Roman" w:hAnsi="Cambria Math"/>
                        <w:kern w:val="0"/>
                        <w:lang w:bidi="ar-SA"/>
                        <w14:ligatures w14:val="none"/>
                      </w:rPr>
                      <m:t>ij</m:t>
                    </w:del>
                  </m:r>
                </m:sub>
                <m:sup>
                  <m:r>
                    <w:del w:id="4306" w:author="arun kumar" w:date="2026-07-27T20:18:00Z" w16du:dateUtc="2026-07-27T12:18:00Z">
                      <w:rPr>
                        <w:rFonts w:ascii="Cambria Math" w:eastAsia="Times New Roman" w:hAnsi="Cambria Math"/>
                        <w:kern w:val="0"/>
                        <w:lang w:bidi="ar-SA"/>
                        <w14:ligatures w14:val="none"/>
                      </w:rPr>
                      <m:t>C</m:t>
                    </w:del>
                  </m:r>
                </m:sup>
              </m:sSubSup>
              <m:r>
                <w:del w:id="4307" w:author="arun kumar" w:date="2026-07-27T20:18:00Z" w16du:dateUtc="2026-07-27T12:18:00Z">
                  <w:rPr>
                    <w:rFonts w:ascii="Cambria Math" w:eastAsia="Times New Roman" w:hAnsi="Cambria Math"/>
                    <w:kern w:val="0"/>
                    <w:lang w:bidi="ar-SA"/>
                    <w14:ligatures w14:val="none"/>
                  </w:rPr>
                  <m:t>=0;</m:t>
                </w:del>
              </m:r>
              <m:sSubSup>
                <m:sSubSupPr>
                  <m:ctrlPr>
                    <w:del w:id="4308" w:author="arun kumar" w:date="2026-07-27T20:18:00Z" w16du:dateUtc="2026-07-27T12:18:00Z">
                      <w:rPr>
                        <w:rFonts w:ascii="Cambria Math" w:eastAsia="Times New Roman" w:hAnsi="Cambria Math"/>
                        <w:i/>
                        <w:kern w:val="0"/>
                        <w:lang w:bidi="ar-SA"/>
                        <w14:ligatures w14:val="none"/>
                      </w:rPr>
                    </w:del>
                  </m:ctrlPr>
                </m:sSubSupPr>
                <m:e>
                  <m:r>
                    <w:del w:id="4309" w:author="arun kumar" w:date="2026-07-27T20:18:00Z" w16du:dateUtc="2026-07-27T12:18:00Z">
                      <w:rPr>
                        <w:rFonts w:ascii="Cambria Math" w:eastAsia="Times New Roman" w:hAnsi="Cambria Math"/>
                        <w:kern w:val="0"/>
                        <w:lang w:bidi="ar-SA"/>
                        <w14:ligatures w14:val="none"/>
                      </w:rPr>
                      <m:t>c</m:t>
                    </w:del>
                  </m:r>
                </m:e>
                <m:sub>
                  <m:r>
                    <w:del w:id="4310" w:author="arun kumar" w:date="2026-07-27T20:18:00Z" w16du:dateUtc="2026-07-27T12:18:00Z">
                      <w:rPr>
                        <w:rFonts w:ascii="Cambria Math" w:eastAsia="Times New Roman" w:hAnsi="Cambria Math"/>
                        <w:kern w:val="0"/>
                        <w:lang w:bidi="ar-SA"/>
                        <w14:ligatures w14:val="none"/>
                      </w:rPr>
                      <m:t>ij</m:t>
                    </w:del>
                  </m:r>
                </m:sub>
                <m:sup>
                  <m:r>
                    <w:del w:id="4311" w:author="arun kumar" w:date="2026-07-27T20:18:00Z" w16du:dateUtc="2026-07-27T12:18:00Z">
                      <w:rPr>
                        <w:rFonts w:ascii="Cambria Math" w:eastAsia="Times New Roman" w:hAnsi="Cambria Math"/>
                        <w:kern w:val="0"/>
                        <w:lang w:bidi="ar-SA"/>
                        <w14:ligatures w14:val="none"/>
                      </w:rPr>
                      <m:t>C</m:t>
                    </w:del>
                  </m:r>
                </m:sup>
              </m:sSubSup>
              <m:r>
                <w:del w:id="4312" w:author="arun kumar" w:date="2026-07-27T20:18:00Z" w16du:dateUtc="2026-07-27T12:18:00Z">
                  <w:rPr>
                    <w:rFonts w:ascii="Cambria Math" w:eastAsia="Times New Roman" w:hAnsi="Cambria Math"/>
                    <w:kern w:val="0"/>
                    <w:lang w:bidi="ar-SA"/>
                    <w14:ligatures w14:val="none"/>
                  </w:rPr>
                  <m:t>=0;</m:t>
                </w:del>
              </m:r>
              <m:sSubSup>
                <m:sSubSupPr>
                  <m:ctrlPr>
                    <w:del w:id="4313" w:author="arun kumar" w:date="2026-07-27T20:18:00Z" w16du:dateUtc="2026-07-27T12:18:00Z">
                      <w:rPr>
                        <w:rFonts w:ascii="Cambria Math" w:eastAsia="Times New Roman" w:hAnsi="Cambria Math"/>
                        <w:i/>
                        <w:kern w:val="0"/>
                        <w:lang w:bidi="ar-SA"/>
                        <w14:ligatures w14:val="none"/>
                      </w:rPr>
                    </w:del>
                  </m:ctrlPr>
                </m:sSubSupPr>
                <m:e>
                  <m:r>
                    <w:del w:id="4314" w:author="arun kumar" w:date="2026-07-27T20:18:00Z" w16du:dateUtc="2026-07-27T12:18:00Z">
                      <w:rPr>
                        <w:rFonts w:ascii="Cambria Math" w:eastAsia="Times New Roman" w:hAnsi="Cambria Math"/>
                        <w:kern w:val="0"/>
                        <w:lang w:bidi="ar-SA"/>
                        <w14:ligatures w14:val="none"/>
                      </w:rPr>
                      <m:t>d</m:t>
                    </w:del>
                  </m:r>
                </m:e>
                <m:sub>
                  <m:r>
                    <w:del w:id="4315" w:author="arun kumar" w:date="2026-07-27T20:18:00Z" w16du:dateUtc="2026-07-27T12:18:00Z">
                      <w:rPr>
                        <w:rFonts w:ascii="Cambria Math" w:eastAsia="Times New Roman" w:hAnsi="Cambria Math"/>
                        <w:kern w:val="0"/>
                        <w:lang w:bidi="ar-SA"/>
                        <w14:ligatures w14:val="none"/>
                      </w:rPr>
                      <m:t>i</m:t>
                    </w:del>
                  </m:r>
                </m:sub>
                <m:sup>
                  <m:r>
                    <w:del w:id="4316" w:author="arun kumar" w:date="2026-07-27T20:18:00Z" w16du:dateUtc="2026-07-27T12:18:00Z">
                      <w:rPr>
                        <w:rFonts w:ascii="Cambria Math" w:eastAsia="Times New Roman" w:hAnsi="Cambria Math"/>
                        <w:kern w:val="0"/>
                        <w:lang w:bidi="ar-SA"/>
                        <w14:ligatures w14:val="none"/>
                      </w:rPr>
                      <m:t>C</m:t>
                    </w:del>
                  </m:r>
                </m:sup>
              </m:sSubSup>
              <m:r>
                <w:del w:id="4317" w:author="arun kumar" w:date="2026-07-27T20:18:00Z" w16du:dateUtc="2026-07-27T12:18:00Z">
                  <w:rPr>
                    <w:rFonts w:ascii="Cambria Math" w:eastAsia="Times New Roman" w:hAnsi="Cambria Math"/>
                    <w:kern w:val="0"/>
                    <w:lang w:bidi="ar-SA"/>
                    <w14:ligatures w14:val="none"/>
                  </w:rPr>
                  <m:t xml:space="preserve">=0;if </m:t>
                </w:del>
              </m:r>
              <m:sSubSup>
                <m:sSubSupPr>
                  <m:ctrlPr>
                    <w:del w:id="4318" w:author="arun kumar" w:date="2026-07-27T20:18:00Z" w16du:dateUtc="2026-07-27T12:18:00Z">
                      <w:rPr>
                        <w:rFonts w:ascii="Cambria Math" w:eastAsia="Times New Roman" w:hAnsi="Cambria Math"/>
                        <w:i/>
                        <w:kern w:val="0"/>
                        <w:lang w:bidi="ar-SA"/>
                        <w14:ligatures w14:val="none"/>
                      </w:rPr>
                    </w:del>
                  </m:ctrlPr>
                </m:sSubSupPr>
                <m:e>
                  <m:r>
                    <w:del w:id="4319" w:author="arun kumar" w:date="2026-07-27T20:18:00Z" w16du:dateUtc="2026-07-27T12:18:00Z">
                      <w:rPr>
                        <w:rFonts w:ascii="Cambria Math" w:eastAsia="Times New Roman" w:hAnsi="Cambria Math"/>
                        <w:kern w:val="0"/>
                        <w:lang w:bidi="ar-SA"/>
                        <w14:ligatures w14:val="none"/>
                      </w:rPr>
                      <m:t>y</m:t>
                    </w:del>
                  </m:r>
                </m:e>
                <m:sub>
                  <m:r>
                    <w:del w:id="4320" w:author="arun kumar" w:date="2026-07-27T20:18:00Z" w16du:dateUtc="2026-07-27T12:18:00Z">
                      <w:rPr>
                        <w:rFonts w:ascii="Cambria Math" w:eastAsia="Times New Roman" w:hAnsi="Cambria Math"/>
                        <w:kern w:val="0"/>
                        <w:lang w:bidi="ar-SA"/>
                        <w14:ligatures w14:val="none"/>
                      </w:rPr>
                      <m:t>im</m:t>
                    </w:del>
                  </m:r>
                </m:sub>
                <m:sup>
                  <m:r>
                    <w:del w:id="4321" w:author="arun kumar" w:date="2026-07-27T20:18:00Z" w16du:dateUtc="2026-07-27T12:18:00Z">
                      <w:rPr>
                        <w:rFonts w:ascii="Cambria Math" w:eastAsia="Times New Roman" w:hAnsi="Cambria Math"/>
                        <w:kern w:val="0"/>
                        <w:lang w:bidi="ar-SA"/>
                        <w14:ligatures w14:val="none"/>
                      </w:rPr>
                      <m:t>C</m:t>
                    </w:del>
                  </m:r>
                </m:sup>
              </m:sSubSup>
            </m:oMath>
            <w:del w:id="4322" w:author="arun kumar" w:date="2026-07-27T20:18:00Z" w16du:dateUtc="2026-07-27T12:18:00Z">
              <w:r w:rsidR="00387A0B" w:rsidDel="00A35F98">
                <w:rPr>
                  <w:rFonts w:eastAsia="Times New Roman"/>
                  <w:kern w:val="0"/>
                  <w:lang w:bidi="ar-SA"/>
                  <w14:ligatures w14:val="none"/>
                </w:rPr>
                <w:delText xml:space="preserve"> = 1</w:delText>
              </w:r>
            </w:del>
          </w:p>
          <w:p w14:paraId="3485E8F9" w14:textId="089FD95C" w:rsidR="00387A0B" w:rsidRDefault="00000000" w:rsidP="00387A0B">
            <w:pPr>
              <w:spacing w:before="100" w:beforeAutospacing="1" w:after="100" w:afterAutospacing="1" w:line="240" w:lineRule="auto"/>
              <w:jc w:val="left"/>
              <w:rPr>
                <w:rFonts w:eastAsia="Times New Roman"/>
                <w:kern w:val="0"/>
                <w:lang w:bidi="ar-SA"/>
                <w14:ligatures w14:val="none"/>
              </w:rPr>
            </w:pPr>
            <m:oMath>
              <m:sSubSup>
                <m:sSubSupPr>
                  <m:ctrlPr>
                    <w:del w:id="4323" w:author="arun kumar" w:date="2026-07-27T20:18:00Z" w16du:dateUtc="2026-07-27T12:18:00Z">
                      <w:rPr>
                        <w:rFonts w:ascii="Cambria Math" w:eastAsia="Times New Roman" w:hAnsi="Cambria Math"/>
                        <w:i/>
                        <w:kern w:val="0"/>
                        <w:lang w:bidi="ar-SA"/>
                        <w14:ligatures w14:val="none"/>
                      </w:rPr>
                    </w:del>
                  </m:ctrlPr>
                </m:sSubSupPr>
                <m:e>
                  <m:r>
                    <w:del w:id="4324" w:author="arun kumar" w:date="2026-07-27T20:18:00Z" w16du:dateUtc="2026-07-27T12:18:00Z">
                      <w:rPr>
                        <w:rFonts w:ascii="Cambria Math" w:eastAsia="Times New Roman" w:hAnsi="Cambria Math"/>
                        <w:kern w:val="0"/>
                        <w:lang w:bidi="ar-SA"/>
                        <w14:ligatures w14:val="none"/>
                      </w:rPr>
                      <m:t>h</m:t>
                    </w:del>
                  </m:r>
                </m:e>
                <m:sub>
                  <m:r>
                    <w:del w:id="4325" w:author="arun kumar" w:date="2026-07-27T20:18:00Z" w16du:dateUtc="2026-07-27T12:18:00Z">
                      <w:rPr>
                        <w:rFonts w:ascii="Cambria Math" w:eastAsia="Times New Roman" w:hAnsi="Cambria Math"/>
                        <w:kern w:val="0"/>
                        <w:lang w:bidi="ar-SA"/>
                        <w14:ligatures w14:val="none"/>
                      </w:rPr>
                      <m:t>ij</m:t>
                    </w:del>
                  </m:r>
                </m:sub>
                <m:sup>
                  <m:r>
                    <w:del w:id="4326" w:author="arun kumar" w:date="2026-07-27T20:18:00Z" w16du:dateUtc="2026-07-27T12:18:00Z">
                      <w:rPr>
                        <w:rFonts w:ascii="Cambria Math" w:eastAsia="Times New Roman" w:hAnsi="Cambria Math"/>
                        <w:kern w:val="0"/>
                        <w:lang w:bidi="ar-SA"/>
                        <w14:ligatures w14:val="none"/>
                      </w:rPr>
                      <m:t>D</m:t>
                    </w:del>
                  </m:r>
                </m:sup>
              </m:sSubSup>
              <m:r>
                <w:del w:id="4327" w:author="arun kumar" w:date="2026-07-27T20:18:00Z" w16du:dateUtc="2026-07-27T12:18:00Z">
                  <w:rPr>
                    <w:rFonts w:ascii="Cambria Math" w:eastAsia="Times New Roman" w:hAnsi="Cambria Math"/>
                    <w:kern w:val="0"/>
                    <w:lang w:bidi="ar-SA"/>
                    <w14:ligatures w14:val="none"/>
                  </w:rPr>
                  <m:t>=0;</m:t>
                </w:del>
              </m:r>
              <m:sSubSup>
                <m:sSubSupPr>
                  <m:ctrlPr>
                    <w:del w:id="4328" w:author="arun kumar" w:date="2026-07-27T20:18:00Z" w16du:dateUtc="2026-07-27T12:18:00Z">
                      <w:rPr>
                        <w:rFonts w:ascii="Cambria Math" w:eastAsia="Times New Roman" w:hAnsi="Cambria Math"/>
                        <w:i/>
                        <w:kern w:val="0"/>
                        <w:lang w:bidi="ar-SA"/>
                        <w14:ligatures w14:val="none"/>
                      </w:rPr>
                    </w:del>
                  </m:ctrlPr>
                </m:sSubSupPr>
                <m:e>
                  <m:r>
                    <w:del w:id="4329" w:author="arun kumar" w:date="2026-07-27T20:18:00Z" w16du:dateUtc="2026-07-27T12:18:00Z">
                      <w:rPr>
                        <w:rFonts w:ascii="Cambria Math" w:eastAsia="Times New Roman" w:hAnsi="Cambria Math"/>
                        <w:kern w:val="0"/>
                        <w:lang w:bidi="ar-SA"/>
                        <w14:ligatures w14:val="none"/>
                      </w:rPr>
                      <m:t>c</m:t>
                    </w:del>
                  </m:r>
                </m:e>
                <m:sub>
                  <m:r>
                    <w:del w:id="4330" w:author="arun kumar" w:date="2026-07-27T20:18:00Z" w16du:dateUtc="2026-07-27T12:18:00Z">
                      <w:rPr>
                        <w:rFonts w:ascii="Cambria Math" w:eastAsia="Times New Roman" w:hAnsi="Cambria Math"/>
                        <w:kern w:val="0"/>
                        <w:lang w:bidi="ar-SA"/>
                        <w14:ligatures w14:val="none"/>
                      </w:rPr>
                      <m:t>ij</m:t>
                    </w:del>
                  </m:r>
                </m:sub>
                <m:sup>
                  <m:r>
                    <w:del w:id="4331" w:author="arun kumar" w:date="2026-07-27T20:18:00Z" w16du:dateUtc="2026-07-27T12:18:00Z">
                      <w:rPr>
                        <w:rFonts w:ascii="Cambria Math" w:eastAsia="Times New Roman" w:hAnsi="Cambria Math"/>
                        <w:kern w:val="0"/>
                        <w:lang w:bidi="ar-SA"/>
                        <w14:ligatures w14:val="none"/>
                      </w:rPr>
                      <m:t>D</m:t>
                    </w:del>
                  </m:r>
                </m:sup>
              </m:sSubSup>
              <m:r>
                <w:del w:id="4332" w:author="arun kumar" w:date="2026-07-27T20:18:00Z" w16du:dateUtc="2026-07-27T12:18:00Z">
                  <w:rPr>
                    <w:rFonts w:ascii="Cambria Math" w:eastAsia="Times New Roman" w:hAnsi="Cambria Math"/>
                    <w:kern w:val="0"/>
                    <w:lang w:bidi="ar-SA"/>
                    <w14:ligatures w14:val="none"/>
                  </w:rPr>
                  <m:t>=0;</m:t>
                </w:del>
              </m:r>
              <m:sSubSup>
                <m:sSubSupPr>
                  <m:ctrlPr>
                    <w:del w:id="4333" w:author="arun kumar" w:date="2026-07-27T20:18:00Z" w16du:dateUtc="2026-07-27T12:18:00Z">
                      <w:rPr>
                        <w:rFonts w:ascii="Cambria Math" w:eastAsia="Times New Roman" w:hAnsi="Cambria Math"/>
                        <w:i/>
                        <w:kern w:val="0"/>
                        <w:lang w:bidi="ar-SA"/>
                        <w14:ligatures w14:val="none"/>
                      </w:rPr>
                    </w:del>
                  </m:ctrlPr>
                </m:sSubSupPr>
                <m:e>
                  <m:r>
                    <w:del w:id="4334" w:author="arun kumar" w:date="2026-07-27T20:18:00Z" w16du:dateUtc="2026-07-27T12:18:00Z">
                      <w:rPr>
                        <w:rFonts w:ascii="Cambria Math" w:eastAsia="Times New Roman" w:hAnsi="Cambria Math"/>
                        <w:kern w:val="0"/>
                        <w:lang w:bidi="ar-SA"/>
                        <w14:ligatures w14:val="none"/>
                      </w:rPr>
                      <m:t>d</m:t>
                    </w:del>
                  </m:r>
                </m:e>
                <m:sub>
                  <m:r>
                    <w:del w:id="4335" w:author="arun kumar" w:date="2026-07-27T20:18:00Z" w16du:dateUtc="2026-07-27T12:18:00Z">
                      <w:rPr>
                        <w:rFonts w:ascii="Cambria Math" w:eastAsia="Times New Roman" w:hAnsi="Cambria Math"/>
                        <w:kern w:val="0"/>
                        <w:lang w:bidi="ar-SA"/>
                        <w14:ligatures w14:val="none"/>
                      </w:rPr>
                      <m:t>i</m:t>
                    </w:del>
                  </m:r>
                </m:sub>
                <m:sup>
                  <m:r>
                    <w:del w:id="4336" w:author="arun kumar" w:date="2026-07-27T20:18:00Z" w16du:dateUtc="2026-07-27T12:18:00Z">
                      <w:rPr>
                        <w:rFonts w:ascii="Cambria Math" w:eastAsia="Times New Roman" w:hAnsi="Cambria Math"/>
                        <w:kern w:val="0"/>
                        <w:lang w:bidi="ar-SA"/>
                        <w14:ligatures w14:val="none"/>
                      </w:rPr>
                      <m:t>D</m:t>
                    </w:del>
                  </m:r>
                </m:sup>
              </m:sSubSup>
              <m:r>
                <w:del w:id="4337" w:author="arun kumar" w:date="2026-07-27T20:18:00Z" w16du:dateUtc="2026-07-27T12:18:00Z">
                  <w:rPr>
                    <w:rFonts w:ascii="Cambria Math" w:eastAsia="Times New Roman" w:hAnsi="Cambria Math"/>
                    <w:kern w:val="0"/>
                    <w:lang w:bidi="ar-SA"/>
                    <w14:ligatures w14:val="none"/>
                  </w:rPr>
                  <m:t xml:space="preserve">=0;if </m:t>
                </w:del>
              </m:r>
              <m:sSubSup>
                <m:sSubSupPr>
                  <m:ctrlPr>
                    <w:del w:id="4338" w:author="arun kumar" w:date="2026-07-27T20:18:00Z" w16du:dateUtc="2026-07-27T12:18:00Z">
                      <w:rPr>
                        <w:rFonts w:ascii="Cambria Math" w:eastAsia="Times New Roman" w:hAnsi="Cambria Math"/>
                        <w:i/>
                        <w:kern w:val="0"/>
                        <w:lang w:bidi="ar-SA"/>
                        <w14:ligatures w14:val="none"/>
                      </w:rPr>
                    </w:del>
                  </m:ctrlPr>
                </m:sSubSupPr>
                <m:e>
                  <m:r>
                    <w:del w:id="4339" w:author="arun kumar" w:date="2026-07-27T20:18:00Z" w16du:dateUtc="2026-07-27T12:18:00Z">
                      <w:rPr>
                        <w:rFonts w:ascii="Cambria Math" w:eastAsia="Times New Roman" w:hAnsi="Cambria Math"/>
                        <w:kern w:val="0"/>
                        <w:lang w:bidi="ar-SA"/>
                        <w14:ligatures w14:val="none"/>
                      </w:rPr>
                      <m:t>y</m:t>
                    </w:del>
                  </m:r>
                </m:e>
                <m:sub>
                  <m:r>
                    <w:del w:id="4340" w:author="arun kumar" w:date="2026-07-27T20:18:00Z" w16du:dateUtc="2026-07-27T12:18:00Z">
                      <w:rPr>
                        <w:rFonts w:ascii="Cambria Math" w:eastAsia="Times New Roman" w:hAnsi="Cambria Math"/>
                        <w:kern w:val="0"/>
                        <w:lang w:bidi="ar-SA"/>
                        <w14:ligatures w14:val="none"/>
                      </w:rPr>
                      <m:t>im</m:t>
                    </w:del>
                  </m:r>
                </m:sub>
                <m:sup>
                  <m:r>
                    <w:del w:id="4341" w:author="arun kumar" w:date="2026-07-27T20:18:00Z" w16du:dateUtc="2026-07-27T12:18:00Z">
                      <w:rPr>
                        <w:rFonts w:ascii="Cambria Math" w:eastAsia="Times New Roman" w:hAnsi="Cambria Math"/>
                        <w:kern w:val="0"/>
                        <w:lang w:bidi="ar-SA"/>
                        <w14:ligatures w14:val="none"/>
                      </w:rPr>
                      <m:t>D</m:t>
                    </w:del>
                  </m:r>
                </m:sup>
              </m:sSubSup>
            </m:oMath>
            <w:del w:id="4342" w:author="arun kumar" w:date="2026-07-27T20:18:00Z" w16du:dateUtc="2026-07-27T12:18:00Z">
              <w:r w:rsidR="00387A0B" w:rsidDel="00A35F98">
                <w:rPr>
                  <w:rFonts w:eastAsia="Times New Roman"/>
                  <w:kern w:val="0"/>
                  <w:lang w:bidi="ar-SA"/>
                  <w14:ligatures w14:val="none"/>
                </w:rPr>
                <w:delText xml:space="preserve"> = 1</w:delText>
              </w:r>
            </w:del>
          </w:p>
        </w:tc>
      </w:tr>
      <w:tr w:rsidR="00387A0B" w14:paraId="12B67EE4" w14:textId="77777777" w:rsidTr="00636A4A">
        <w:trPr>
          <w:trHeight w:val="263"/>
          <w:trPrChange w:id="4343" w:author="arun kumar" w:date="2026-07-28T22:03:00Z" w16du:dateUtc="2026-07-28T14:03:00Z">
            <w:trPr>
              <w:trHeight w:val="263"/>
            </w:trPr>
          </w:trPrChange>
        </w:trPr>
        <w:tc>
          <w:tcPr>
            <w:tcW w:w="3268" w:type="dxa"/>
            <w:tcPrChange w:id="4344" w:author="arun kumar" w:date="2026-07-28T22:03:00Z" w16du:dateUtc="2026-07-28T14:03:00Z">
              <w:tcPr>
                <w:tcW w:w="3420" w:type="dxa"/>
                <w:gridSpan w:val="2"/>
              </w:tcPr>
            </w:tcPrChange>
          </w:tcPr>
          <w:p w14:paraId="1B4D2AEB" w14:textId="5B4C1C37" w:rsidR="00387A0B" w:rsidDel="00394366" w:rsidRDefault="00C94260" w:rsidP="00387A0B">
            <w:pPr>
              <w:spacing w:before="100" w:beforeAutospacing="1" w:after="100" w:afterAutospacing="1" w:line="240" w:lineRule="auto"/>
              <w:jc w:val="left"/>
              <w:rPr>
                <w:del w:id="4345" w:author="arun kumar" w:date="2026-07-27T20:18:00Z" w16du:dateUtc="2026-07-27T12:18:00Z"/>
                <w:rFonts w:eastAsia="Times New Roman"/>
                <w:b/>
                <w:bCs/>
                <w:kern w:val="0"/>
                <w:lang w:bidi="ar-SA"/>
                <w14:ligatures w14:val="none"/>
              </w:rPr>
            </w:pPr>
            <w:ins w:id="4346" w:author="arun kumar" w:date="2026-07-27T20:31:00Z" w16du:dateUtc="2026-07-27T12:31:00Z">
              <w:r>
                <w:t>No-flight constraints during active maintenance</w:t>
              </w:r>
              <w:r w:rsidDel="00A35F98">
                <w:rPr>
                  <w:rFonts w:eastAsia="Times New Roman"/>
                  <w:b/>
                  <w:bCs/>
                  <w:kern w:val="0"/>
                  <w:lang w:bidi="ar-SA"/>
                  <w14:ligatures w14:val="none"/>
                </w:rPr>
                <w:t xml:space="preserve"> </w:t>
              </w:r>
            </w:ins>
            <w:del w:id="4347" w:author="arun kumar" w:date="2026-07-27T20:18:00Z" w16du:dateUtc="2026-07-27T12:18:00Z">
              <w:r w:rsidR="00387A0B" w:rsidDel="00A35F98">
                <w:rPr>
                  <w:rFonts w:eastAsia="Times New Roman"/>
                  <w:b/>
                  <w:bCs/>
                  <w:kern w:val="0"/>
                  <w:lang w:bidi="ar-SA"/>
                  <w14:ligatures w14:val="none"/>
                </w:rPr>
                <w:delText>Flight hours constraint</w:delText>
              </w:r>
            </w:del>
          </w:p>
          <w:p w14:paraId="6BDF8236" w14:textId="77777777" w:rsidR="00394366" w:rsidRDefault="00394366" w:rsidP="00387A0B">
            <w:pPr>
              <w:spacing w:before="100" w:beforeAutospacing="1" w:after="100" w:afterAutospacing="1" w:line="240" w:lineRule="auto"/>
              <w:jc w:val="left"/>
              <w:rPr>
                <w:ins w:id="4348" w:author="arun kumar" w:date="2026-07-28T22:40:00Z" w16du:dateUtc="2026-07-28T14:40:00Z"/>
                <w:rFonts w:eastAsia="Times New Roman"/>
                <w:b/>
                <w:bCs/>
                <w:kern w:val="0"/>
                <w:lang w:bidi="ar-SA"/>
                <w14:ligatures w14:val="none"/>
              </w:rPr>
            </w:pPr>
          </w:p>
          <w:p w14:paraId="42474A0B" w14:textId="26239B20" w:rsidR="00394366" w:rsidRDefault="00394366" w:rsidP="00387A0B">
            <w:pPr>
              <w:spacing w:before="100" w:beforeAutospacing="1" w:after="100" w:afterAutospacing="1" w:line="240" w:lineRule="auto"/>
              <w:jc w:val="left"/>
              <w:rPr>
                <w:ins w:id="4349" w:author="arun kumar" w:date="2026-07-28T22:40:00Z" w16du:dateUtc="2026-07-28T14:40:00Z"/>
                <w:rFonts w:eastAsia="Times New Roman"/>
                <w:b/>
                <w:bCs/>
                <w:kern w:val="0"/>
                <w:lang w:bidi="ar-SA"/>
                <w14:ligatures w14:val="none"/>
              </w:rPr>
            </w:pPr>
            <w:ins w:id="4350" w:author="arun kumar" w:date="2026-07-28T22:40:00Z" w16du:dateUtc="2026-07-28T14:40:00Z">
              <w:r>
                <w:t>If aircraft (j) occupies maintenance capacity on day (d), it cannot operate a flight whose operating interval overlaps that day’s maintenance interval</w:t>
              </w:r>
            </w:ins>
          </w:p>
          <w:p w14:paraId="2FF9C31F" w14:textId="065B4919" w:rsidR="00387A0B" w:rsidRPr="001F6490" w:rsidRDefault="00387A0B" w:rsidP="00387A0B">
            <w:pPr>
              <w:spacing w:before="100" w:beforeAutospacing="1" w:after="100" w:afterAutospacing="1" w:line="240" w:lineRule="auto"/>
              <w:jc w:val="left"/>
              <w:rPr>
                <w:rFonts w:eastAsia="Times New Roman"/>
                <w:kern w:val="0"/>
                <w:lang w:bidi="ar-SA"/>
                <w14:ligatures w14:val="none"/>
              </w:rPr>
            </w:pPr>
            <w:del w:id="4351" w:author="arun kumar" w:date="2026-07-27T20:18:00Z" w16du:dateUtc="2026-07-27T12:18:00Z">
              <w:r w:rsidDel="00A35F98">
                <w:rPr>
                  <w:rFonts w:eastAsia="Times New Roman"/>
                  <w:kern w:val="0"/>
                  <w:lang w:bidi="ar-SA"/>
                  <w14:ligatures w14:val="none"/>
                </w:rPr>
                <w:delText>To not exceed max allowed flight hours before maintenance is required</w:delText>
              </w:r>
            </w:del>
          </w:p>
        </w:tc>
        <w:tc>
          <w:tcPr>
            <w:tcW w:w="6722" w:type="dxa"/>
            <w:tcPrChange w:id="4352" w:author="arun kumar" w:date="2026-07-28T22:03:00Z" w16du:dateUtc="2026-07-28T14:03:00Z">
              <w:tcPr>
                <w:tcW w:w="6570" w:type="dxa"/>
              </w:tcPr>
            </w:tcPrChange>
          </w:tcPr>
          <w:p w14:paraId="1BBF3DE7" w14:textId="615D8182" w:rsidR="00387A0B" w:rsidRPr="00073325" w:rsidRDefault="00394366" w:rsidP="00387A0B">
            <w:pPr>
              <w:spacing w:before="100" w:beforeAutospacing="1" w:after="100" w:afterAutospacing="1" w:line="240" w:lineRule="auto"/>
              <w:jc w:val="left"/>
              <w:rPr>
                <w:rFonts w:eastAsia="Times New Roman"/>
                <w:kern w:val="0"/>
                <w:lang w:bidi="ar-SA"/>
                <w14:ligatures w14:val="none"/>
              </w:rPr>
            </w:pPr>
            <m:oMath>
              <m:sSub>
                <m:sSubPr>
                  <m:ctrlPr>
                    <w:ins w:id="4353" w:author="arun kumar" w:date="2026-07-28T22:40:00Z" w16du:dateUtc="2026-07-28T14:40:00Z">
                      <w:rPr>
                        <w:rFonts w:ascii="Cambria Math" w:hAnsi="Cambria Math"/>
                      </w:rPr>
                    </w:ins>
                  </m:ctrlPr>
                </m:sSubPr>
                <m:e>
                  <m:r>
                    <w:ins w:id="4354" w:author="arun kumar" w:date="2026-07-28T22:40:00Z" w16du:dateUtc="2026-07-28T14:40:00Z">
                      <w:rPr>
                        <w:rFonts w:ascii="Cambria Math" w:hAnsi="Cambria Math"/>
                      </w:rPr>
                      <m:t>x</m:t>
                    </w:ins>
                  </m:r>
                </m:e>
                <m:sub>
                  <m:r>
                    <w:ins w:id="4355" w:author="arun kumar" w:date="2026-07-28T22:40:00Z" w16du:dateUtc="2026-07-28T14:40:00Z">
                      <w:rPr>
                        <w:rFonts w:ascii="Cambria Math" w:hAnsi="Cambria Math"/>
                      </w:rPr>
                      <m:t>ij</m:t>
                    </w:ins>
                  </m:r>
                </m:sub>
              </m:sSub>
              <m:r>
                <w:ins w:id="4356" w:author="arun kumar" w:date="2026-07-28T22:40:00Z" w16du:dateUtc="2026-07-28T14:40:00Z">
                  <w:rPr>
                    <w:rFonts w:ascii="Cambria Math" w:hAnsi="Cambria Math"/>
                  </w:rPr>
                  <m:t>+</m:t>
                </w:ins>
              </m:r>
              <m:nary>
                <m:naryPr>
                  <m:chr m:val="∑"/>
                  <m:limLoc m:val="undOvr"/>
                  <m:grow m:val="1"/>
                  <m:supHide m:val="1"/>
                  <m:ctrlPr>
                    <w:ins w:id="4357" w:author="arun kumar" w:date="2026-07-28T22:40:00Z" w16du:dateUtc="2026-07-28T14:40:00Z">
                      <w:rPr>
                        <w:rFonts w:ascii="Cambria Math" w:hAnsi="Cambria Math"/>
                      </w:rPr>
                    </w:ins>
                  </m:ctrlPr>
                </m:naryPr>
                <m:sub>
                  <m:r>
                    <w:ins w:id="4358" w:author="arun kumar" w:date="2026-07-28T22:40:00Z" w16du:dateUtc="2026-07-28T14:40:00Z">
                      <w:rPr>
                        <w:rFonts w:ascii="Cambria Math" w:hAnsi="Cambria Math"/>
                      </w:rPr>
                      <m:t>k</m:t>
                    </w:ins>
                  </m:r>
                  <m:r>
                    <w:ins w:id="4359" w:author="arun kumar" w:date="2026-07-28T22:40:00Z" w16du:dateUtc="2026-07-28T14:40:00Z">
                      <m:rPr>
                        <m:scr m:val="script"/>
                      </m:rPr>
                      <w:rPr>
                        <w:rFonts w:ascii="Cambria Math" w:hAnsi="Cambria Math"/>
                      </w:rPr>
                      <m:t>∈M</m:t>
                    </w:ins>
                  </m:r>
                </m:sub>
                <m:sup/>
                <m:e>
                  <m:nary>
                    <m:naryPr>
                      <m:chr m:val="∑"/>
                      <m:limLoc m:val="undOvr"/>
                      <m:supHide m:val="1"/>
                      <m:ctrlPr>
                        <w:ins w:id="4360" w:author="arun kumar" w:date="2026-07-28T22:40:00Z" w16du:dateUtc="2026-07-28T14:40:00Z">
                          <w:rPr>
                            <w:rFonts w:ascii="Cambria Math" w:hAnsi="Cambria Math"/>
                          </w:rPr>
                        </w:ins>
                      </m:ctrlPr>
                    </m:naryPr>
                    <m:sub>
                      <m:r>
                        <w:ins w:id="4361" w:author="arun kumar" w:date="2026-07-28T22:40:00Z" w16du:dateUtc="2026-07-28T14:40:00Z">
                          <w:rPr>
                            <w:rFonts w:ascii="Cambria Math" w:hAnsi="Cambria Math"/>
                          </w:rPr>
                          <m:t>c∈</m:t>
                        </w:ins>
                      </m:r>
                      <m:r>
                        <w:ins w:id="4362" w:author="arun kumar" w:date="2026-07-28T22:40:00Z" w16du:dateUtc="2026-07-28T14:40:00Z">
                          <m:rPr>
                            <m:scr m:val="script"/>
                          </m:rPr>
                          <w:rPr>
                            <w:rFonts w:ascii="Cambria Math" w:hAnsi="Cambria Math"/>
                          </w:rPr>
                          <m:t>C</m:t>
                        </w:ins>
                      </m:r>
                    </m:sub>
                    <m:sup/>
                    <m:e>
                      <m:sSub>
                        <m:sSubPr>
                          <m:ctrlPr>
                            <w:ins w:id="4363" w:author="arun kumar" w:date="2026-07-28T22:40:00Z" w16du:dateUtc="2026-07-28T14:40:00Z">
                              <w:rPr>
                                <w:rFonts w:ascii="Cambria Math" w:hAnsi="Cambria Math"/>
                              </w:rPr>
                            </w:ins>
                          </m:ctrlPr>
                        </m:sSubPr>
                        <m:e>
                          <m:r>
                            <w:ins w:id="4364" w:author="arun kumar" w:date="2026-07-28T22:40:00Z" w16du:dateUtc="2026-07-28T14:40:00Z">
                              <w:rPr>
                                <w:rFonts w:ascii="Cambria Math" w:hAnsi="Cambria Math"/>
                              </w:rPr>
                              <m:t>w</m:t>
                            </w:ins>
                          </m:r>
                        </m:e>
                        <m:sub>
                          <m:r>
                            <w:ins w:id="4365" w:author="arun kumar" w:date="2026-07-28T22:40:00Z" w16du:dateUtc="2026-07-28T14:40:00Z">
                              <w:rPr>
                                <w:rFonts w:ascii="Cambria Math" w:hAnsi="Cambria Math"/>
                              </w:rPr>
                              <m:t>jkdc</m:t>
                            </w:ins>
                          </m:r>
                        </m:sub>
                      </m:sSub>
                    </m:e>
                  </m:nary>
                </m:e>
              </m:nary>
              <m:r>
                <w:ins w:id="4366" w:author="arun kumar" w:date="2026-07-28T22:40:00Z" w16du:dateUtc="2026-07-28T14:40:00Z">
                  <w:rPr>
                    <w:rFonts w:ascii="Cambria Math" w:hAnsi="Cambria Math"/>
                  </w:rPr>
                  <m:t>≤1, ∀j∈</m:t>
                </w:ins>
              </m:r>
              <m:r>
                <w:ins w:id="4367" w:author="arun kumar" w:date="2026-07-28T22:40:00Z" w16du:dateUtc="2026-07-28T14:40:00Z">
                  <m:rPr>
                    <m:scr m:val="script"/>
                  </m:rPr>
                  <w:rPr>
                    <w:rFonts w:ascii="Cambria Math" w:hAnsi="Cambria Math"/>
                  </w:rPr>
                  <m:t>P,</m:t>
                </w:ins>
              </m:r>
              <m:r>
                <w:ins w:id="4368" w:author="arun kumar" w:date="2026-07-28T22:40:00Z" w16du:dateUtc="2026-07-28T14:40:00Z">
                  <m:rPr>
                    <m:nor/>
                  </m:rPr>
                  <w:rPr>
                    <w:rFonts w:ascii="Arial" w:hAnsi="Arial" w:cs="Arial"/>
                  </w:rPr>
                  <m:t>  </m:t>
                </w:ins>
              </m:r>
              <m:r>
                <w:ins w:id="4369" w:author="arun kumar" w:date="2026-07-28T22:40:00Z" w16du:dateUtc="2026-07-28T14:40:00Z">
                  <w:rPr>
                    <w:rFonts w:ascii="Cambria Math" w:hAnsi="Cambria Math"/>
                  </w:rPr>
                  <m:t>∀d∈</m:t>
                </w:ins>
              </m:r>
              <m:r>
                <w:ins w:id="4370" w:author="arun kumar" w:date="2026-07-28T22:40:00Z" w16du:dateUtc="2026-07-28T14:40:00Z">
                  <m:rPr>
                    <m:scr m:val="script"/>
                  </m:rPr>
                  <w:rPr>
                    <w:rFonts w:ascii="Cambria Math" w:hAnsi="Cambria Math"/>
                  </w:rPr>
                  <m:t>D,</m:t>
                </w:ins>
              </m:r>
              <m:r>
                <w:ins w:id="4371" w:author="arun kumar" w:date="2026-07-28T22:40:00Z" w16du:dateUtc="2026-07-28T14:40:00Z">
                  <m:rPr>
                    <m:nor/>
                  </m:rPr>
                  <w:rPr>
                    <w:rFonts w:ascii="Arial" w:hAnsi="Arial" w:cs="Arial"/>
                  </w:rPr>
                  <m:t>  </m:t>
                </w:ins>
              </m:r>
              <m:r>
                <w:ins w:id="4372" w:author="arun kumar" w:date="2026-07-28T22:40:00Z" w16du:dateUtc="2026-07-28T14:40:00Z">
                  <w:rPr>
                    <w:rFonts w:ascii="Cambria Math" w:hAnsi="Cambria Math"/>
                  </w:rPr>
                  <m:t>∀i∈</m:t>
                </w:ins>
              </m:r>
              <m:sSub>
                <m:sSubPr>
                  <m:ctrlPr>
                    <w:ins w:id="4373" w:author="arun kumar" w:date="2026-07-28T22:40:00Z" w16du:dateUtc="2026-07-28T14:40:00Z">
                      <w:rPr>
                        <w:rFonts w:ascii="Cambria Math" w:hAnsi="Cambria Math"/>
                      </w:rPr>
                    </w:ins>
                  </m:ctrlPr>
                </m:sSubPr>
                <m:e>
                  <m:r>
                    <w:ins w:id="4374" w:author="arun kumar" w:date="2026-07-28T22:40:00Z" w16du:dateUtc="2026-07-28T14:40:00Z">
                      <m:rPr>
                        <m:scr m:val="script"/>
                      </m:rPr>
                      <w:rPr>
                        <w:rFonts w:ascii="Cambria Math" w:hAnsi="Cambria Math"/>
                      </w:rPr>
                      <m:t>F</m:t>
                    </w:ins>
                  </m:r>
                </m:e>
                <m:sub>
                  <m:r>
                    <w:ins w:id="4375" w:author="arun kumar" w:date="2026-07-28T22:40:00Z" w16du:dateUtc="2026-07-28T14:40:00Z">
                      <w:rPr>
                        <w:rFonts w:ascii="Cambria Math" w:hAnsi="Cambria Math"/>
                      </w:rPr>
                      <m:t>d</m:t>
                    </w:ins>
                  </m:r>
                </m:sub>
              </m:sSub>
              <m:sSub>
                <m:sSubPr>
                  <m:ctrlPr>
                    <w:del w:id="4376" w:author="arun kumar" w:date="2026-07-27T20:18:00Z" w16du:dateUtc="2026-07-27T12:18:00Z">
                      <w:rPr>
                        <w:rFonts w:ascii="Cambria Math" w:eastAsia="Times New Roman" w:hAnsi="Cambria Math"/>
                        <w:kern w:val="0"/>
                        <w:lang w:bidi="ar-SA"/>
                        <w14:ligatures w14:val="none"/>
                      </w:rPr>
                    </w:del>
                  </m:ctrlPr>
                </m:sSubPr>
                <m:e>
                  <m:r>
                    <w:del w:id="4377" w:author="arun kumar" w:date="2026-07-27T20:18:00Z" w16du:dateUtc="2026-07-27T12:18:00Z">
                      <w:rPr>
                        <w:rFonts w:ascii="Cambria Math" w:eastAsia="Times New Roman" w:hAnsi="Cambria Math"/>
                        <w:kern w:val="0"/>
                        <w:lang w:bidi="ar-SA"/>
                        <w14:ligatures w14:val="none"/>
                      </w:rPr>
                      <m:t>h</m:t>
                    </w:del>
                  </m:r>
                </m:e>
                <m:sub>
                  <m:r>
                    <w:del w:id="4378" w:author="arun kumar" w:date="2026-07-27T20:18:00Z" w16du:dateUtc="2026-07-27T12:18:00Z">
                      <w:rPr>
                        <w:rFonts w:ascii="Cambria Math" w:eastAsia="Times New Roman" w:hAnsi="Cambria Math"/>
                        <w:kern w:val="0"/>
                        <w:lang w:bidi="ar-SA"/>
                        <w14:ligatures w14:val="none"/>
                      </w:rPr>
                      <m:t>ij</m:t>
                    </w:del>
                  </m:r>
                </m:sub>
              </m:sSub>
              <m:r>
                <w:del w:id="4379" w:author="arun kumar" w:date="2026-07-27T20:18:00Z" w16du:dateUtc="2026-07-27T12:18:00Z">
                  <w:rPr>
                    <w:rFonts w:ascii="Cambria Math" w:eastAsia="Times New Roman" w:hAnsi="Cambria Math"/>
                    <w:kern w:val="0"/>
                    <w:lang w:bidi="ar-SA"/>
                    <w14:ligatures w14:val="none"/>
                  </w:rPr>
                  <m:t>≤</m:t>
                </w:del>
              </m:r>
              <m:sSub>
                <m:sSubPr>
                  <m:ctrlPr>
                    <w:del w:id="4380" w:author="arun kumar" w:date="2026-07-27T20:18:00Z" w16du:dateUtc="2026-07-27T12:18:00Z">
                      <w:rPr>
                        <w:rFonts w:ascii="Cambria Math" w:eastAsia="Times New Roman" w:hAnsi="Cambria Math"/>
                        <w:i/>
                        <w:kern w:val="0"/>
                        <w:lang w:bidi="ar-SA"/>
                        <w14:ligatures w14:val="none"/>
                      </w:rPr>
                    </w:del>
                  </m:ctrlPr>
                </m:sSubPr>
                <m:e>
                  <m:r>
                    <w:del w:id="4381" w:author="arun kumar" w:date="2026-07-27T20:18:00Z" w16du:dateUtc="2026-07-27T12:18:00Z">
                      <w:rPr>
                        <w:rFonts w:ascii="Cambria Math" w:eastAsia="Times New Roman" w:hAnsi="Cambria Math"/>
                        <w:kern w:val="0"/>
                        <w:lang w:bidi="ar-SA"/>
                        <w14:ligatures w14:val="none"/>
                      </w:rPr>
                      <m:t>MaxFlyingHours</m:t>
                    </w:del>
                  </m:r>
                </m:e>
                <m:sub>
                  <m:r>
                    <w:del w:id="4382" w:author="arun kumar" w:date="2026-07-27T20:18:00Z" w16du:dateUtc="2026-07-27T12:18:00Z">
                      <w:rPr>
                        <w:rFonts w:ascii="Cambria Math" w:eastAsia="Times New Roman" w:hAnsi="Cambria Math"/>
                        <w:kern w:val="0"/>
                        <w:lang w:bidi="ar-SA"/>
                        <w14:ligatures w14:val="none"/>
                      </w:rPr>
                      <m:t>i</m:t>
                    </w:del>
                  </m:r>
                </m:sub>
              </m:sSub>
            </m:oMath>
            <w:del w:id="4383" w:author="arun kumar" w:date="2026-07-27T20:18:00Z" w16du:dateUtc="2026-07-27T12:18:00Z">
              <w:r w:rsidR="00387A0B" w:rsidDel="00A35F98">
                <w:rPr>
                  <w:rFonts w:eastAsia="Times New Roman"/>
                  <w:kern w:val="0"/>
                  <w:lang w:bidi="ar-SA"/>
                  <w14:ligatures w14:val="none"/>
                </w:rPr>
                <w:delText xml:space="preserve">  for all i=1,2,3…N and for all j = 1,2,3…..M</w:delText>
              </w:r>
            </w:del>
          </w:p>
        </w:tc>
      </w:tr>
      <w:tr w:rsidR="00C843A1" w14:paraId="3BC66BDC" w14:textId="77777777" w:rsidTr="00636A4A">
        <w:trPr>
          <w:trHeight w:val="263"/>
          <w:trPrChange w:id="4384" w:author="arun kumar" w:date="2026-07-28T22:03:00Z" w16du:dateUtc="2026-07-28T14:03:00Z">
            <w:trPr>
              <w:trHeight w:val="263"/>
            </w:trPr>
          </w:trPrChange>
        </w:trPr>
        <w:tc>
          <w:tcPr>
            <w:tcW w:w="3268" w:type="dxa"/>
            <w:tcPrChange w:id="4385" w:author="arun kumar" w:date="2026-07-28T22:03:00Z" w16du:dateUtc="2026-07-28T14:03:00Z">
              <w:tcPr>
                <w:tcW w:w="3420" w:type="dxa"/>
                <w:gridSpan w:val="2"/>
              </w:tcPr>
            </w:tcPrChange>
          </w:tcPr>
          <w:p w14:paraId="2832E16B" w14:textId="0AADA162" w:rsidR="00C843A1" w:rsidRPr="00065D88" w:rsidRDefault="000865EC" w:rsidP="00387A0B">
            <w:pPr>
              <w:spacing w:before="100" w:beforeAutospacing="1" w:after="100" w:afterAutospacing="1" w:line="240" w:lineRule="auto"/>
              <w:jc w:val="left"/>
              <w:rPr>
                <w:rFonts w:eastAsia="Times New Roman"/>
                <w:b/>
                <w:bCs/>
                <w:kern w:val="0"/>
                <w:lang w:bidi="ar-SA"/>
                <w14:ligatures w14:val="none"/>
              </w:rPr>
            </w:pPr>
            <w:del w:id="4386" w:author="arun kumar" w:date="2026-07-27T20:18:00Z" w16du:dateUtc="2026-07-27T12:18:00Z">
              <w:r w:rsidRPr="000865EC" w:rsidDel="00A35F98">
                <w:rPr>
                  <w:rFonts w:eastAsia="Times New Roman"/>
                  <w:b/>
                  <w:bCs/>
                  <w:kern w:val="0"/>
                  <w:lang w:bidi="ar-SA"/>
                  <w14:ligatures w14:val="none"/>
                </w:rPr>
                <w:delText xml:space="preserve">Maintenance Requirement: </w:delText>
              </w:r>
              <w:r w:rsidRPr="000865EC" w:rsidDel="00A35F98">
                <w:rPr>
                  <w:rFonts w:eastAsia="Times New Roman"/>
                  <w:kern w:val="0"/>
                  <w:lang w:bidi="ar-SA"/>
                  <w14:ligatures w14:val="none"/>
                </w:rPr>
                <w:delText>If an aircraft requires maintenance, it must be assigned to exactly one maintenance station.</w:delText>
              </w:r>
            </w:del>
          </w:p>
        </w:tc>
        <w:tc>
          <w:tcPr>
            <w:tcW w:w="6722" w:type="dxa"/>
            <w:tcPrChange w:id="4387" w:author="arun kumar" w:date="2026-07-28T22:03:00Z" w16du:dateUtc="2026-07-28T14:03:00Z">
              <w:tcPr>
                <w:tcW w:w="6570" w:type="dxa"/>
              </w:tcPr>
            </w:tcPrChange>
          </w:tcPr>
          <w:p w14:paraId="42FE95D2" w14:textId="6C1445BA" w:rsidR="00C843A1" w:rsidRDefault="00000000" w:rsidP="00387A0B">
            <w:pPr>
              <w:spacing w:before="100" w:beforeAutospacing="1" w:after="100" w:afterAutospacing="1" w:line="240" w:lineRule="auto"/>
              <w:jc w:val="left"/>
              <w:rPr>
                <w:rFonts w:eastAsia="Times New Roman"/>
                <w:kern w:val="0"/>
                <w:lang w:bidi="ar-SA"/>
                <w14:ligatures w14:val="none"/>
              </w:rPr>
            </w:pPr>
            <m:oMath>
              <m:nary>
                <m:naryPr>
                  <m:chr m:val="∑"/>
                  <m:limLoc m:val="undOvr"/>
                  <m:ctrlPr>
                    <w:del w:id="4388" w:author="arun kumar" w:date="2026-07-27T20:18:00Z" w16du:dateUtc="2026-07-27T12:18:00Z">
                      <w:rPr>
                        <w:rFonts w:ascii="Cambria Math" w:eastAsia="Times New Roman" w:hAnsi="Cambria Math"/>
                        <w:i/>
                        <w:kern w:val="0"/>
                        <w:lang w:bidi="ar-SA"/>
                        <w14:ligatures w14:val="none"/>
                      </w:rPr>
                    </w:del>
                  </m:ctrlPr>
                </m:naryPr>
                <m:sub>
                  <m:r>
                    <w:del w:id="4389" w:author="arun kumar" w:date="2026-07-27T20:18:00Z" w16du:dateUtc="2026-07-27T12:18:00Z">
                      <w:rPr>
                        <w:rFonts w:ascii="Cambria Math" w:eastAsia="Times New Roman" w:hAnsi="Cambria Math"/>
                        <w:kern w:val="0"/>
                        <w:lang w:bidi="ar-SA"/>
                        <w14:ligatures w14:val="none"/>
                      </w:rPr>
                      <m:t>m=1</m:t>
                    </w:del>
                  </m:r>
                </m:sub>
                <m:sup>
                  <m:r>
                    <w:del w:id="4390" w:author="arun kumar" w:date="2026-07-27T20:18:00Z" w16du:dateUtc="2026-07-27T12:18:00Z">
                      <w:rPr>
                        <w:rFonts w:ascii="Cambria Math" w:eastAsia="Times New Roman" w:hAnsi="Cambria Math"/>
                        <w:kern w:val="0"/>
                        <w:lang w:bidi="ar-SA"/>
                        <w14:ligatures w14:val="none"/>
                      </w:rPr>
                      <m:t>L</m:t>
                    </w:del>
                  </m:r>
                </m:sup>
                <m:e>
                  <m:sSub>
                    <m:sSubPr>
                      <m:ctrlPr>
                        <w:del w:id="4391" w:author="arun kumar" w:date="2026-07-27T20:18:00Z" w16du:dateUtc="2026-07-27T12:18:00Z">
                          <w:rPr>
                            <w:rFonts w:ascii="Cambria Math" w:eastAsia="Times New Roman" w:hAnsi="Cambria Math"/>
                            <w:i/>
                            <w:kern w:val="0"/>
                            <w:lang w:bidi="ar-SA"/>
                            <w14:ligatures w14:val="none"/>
                          </w:rPr>
                        </w:del>
                      </m:ctrlPr>
                    </m:sSubPr>
                    <m:e>
                      <m:r>
                        <w:del w:id="4392" w:author="arun kumar" w:date="2026-07-27T20:18:00Z" w16du:dateUtc="2026-07-27T12:18:00Z">
                          <w:rPr>
                            <w:rFonts w:ascii="Cambria Math" w:eastAsia="Times New Roman" w:hAnsi="Cambria Math"/>
                            <w:kern w:val="0"/>
                            <w:lang w:bidi="ar-SA"/>
                            <w14:ligatures w14:val="none"/>
                          </w:rPr>
                          <m:t>y</m:t>
                        </w:del>
                      </m:r>
                    </m:e>
                    <m:sub>
                      <m:r>
                        <w:del w:id="4393" w:author="arun kumar" w:date="2026-07-27T20:18:00Z" w16du:dateUtc="2026-07-27T12:18:00Z">
                          <w:rPr>
                            <w:rFonts w:ascii="Cambria Math" w:eastAsia="Times New Roman" w:hAnsi="Cambria Math"/>
                            <w:kern w:val="0"/>
                            <w:lang w:bidi="ar-SA"/>
                            <w14:ligatures w14:val="none"/>
                          </w:rPr>
                          <m:t>im</m:t>
                        </w:del>
                      </m:r>
                    </m:sub>
                  </m:sSub>
                </m:e>
              </m:nary>
            </m:oMath>
            <w:del w:id="4394" w:author="arun kumar" w:date="2026-07-27T20:18:00Z" w16du:dateUtc="2026-07-27T12:18:00Z">
              <w:r w:rsidR="000865EC" w:rsidDel="00A35F98">
                <w:rPr>
                  <w:rFonts w:eastAsia="Times New Roman"/>
                  <w:kern w:val="0"/>
                  <w:lang w:bidi="ar-SA"/>
                  <w14:ligatures w14:val="none"/>
                </w:rPr>
                <w:delText xml:space="preserve"> &lt;= </w:delText>
              </w:r>
            </w:del>
            <m:oMath>
              <m:sSub>
                <m:sSubPr>
                  <m:ctrlPr>
                    <w:del w:id="4395" w:author="arun kumar" w:date="2026-07-27T20:18:00Z" w16du:dateUtc="2026-07-27T12:18:00Z">
                      <w:rPr>
                        <w:rFonts w:ascii="Cambria Math" w:eastAsia="Times New Roman" w:hAnsi="Cambria Math"/>
                        <w:i/>
                        <w:kern w:val="0"/>
                        <w:lang w:bidi="ar-SA"/>
                        <w14:ligatures w14:val="none"/>
                      </w:rPr>
                    </w:del>
                  </m:ctrlPr>
                </m:sSubPr>
                <m:e>
                  <m:r>
                    <w:del w:id="4396" w:author="arun kumar" w:date="2026-07-27T20:18:00Z" w16du:dateUtc="2026-07-27T12:18:00Z">
                      <w:rPr>
                        <w:rFonts w:ascii="Cambria Math" w:eastAsia="Times New Roman" w:hAnsi="Cambria Math"/>
                        <w:kern w:val="0"/>
                        <w:lang w:bidi="ar-SA"/>
                        <w14:ligatures w14:val="none"/>
                      </w:rPr>
                      <m:t>maintenancerequirement</m:t>
                    </w:del>
                  </m:r>
                </m:e>
                <m:sub>
                  <m:r>
                    <w:del w:id="4397" w:author="arun kumar" w:date="2026-07-27T20:18:00Z" w16du:dateUtc="2026-07-27T12:18:00Z">
                      <w:rPr>
                        <w:rFonts w:ascii="Cambria Math" w:eastAsia="Times New Roman" w:hAnsi="Cambria Math"/>
                        <w:kern w:val="0"/>
                        <w:lang w:bidi="ar-SA"/>
                        <w14:ligatures w14:val="none"/>
                      </w:rPr>
                      <m:t>i</m:t>
                    </w:del>
                  </m:r>
                </m:sub>
              </m:sSub>
            </m:oMath>
            <w:del w:id="4398" w:author="arun kumar" w:date="2026-07-27T20:18:00Z" w16du:dateUtc="2026-07-27T12:18:00Z">
              <w:r w:rsidR="000865EC" w:rsidDel="00A35F98">
                <w:rPr>
                  <w:rFonts w:eastAsia="Times New Roman"/>
                  <w:kern w:val="0"/>
                  <w:lang w:bidi="ar-SA"/>
                  <w14:ligatures w14:val="none"/>
                </w:rPr>
                <w:delText xml:space="preserve">  for all </w:delText>
              </w:r>
              <w:r w:rsidR="001B5E4E" w:rsidDel="00A35F98">
                <w:rPr>
                  <w:rFonts w:eastAsia="Times New Roman"/>
                  <w:kern w:val="0"/>
                  <w:lang w:bidi="ar-SA"/>
                  <w14:ligatures w14:val="none"/>
                </w:rPr>
                <w:delText>i</w:delText>
              </w:r>
              <w:r w:rsidR="000865EC" w:rsidDel="00A35F98">
                <w:rPr>
                  <w:rFonts w:eastAsia="Times New Roman"/>
                  <w:kern w:val="0"/>
                  <w:lang w:bidi="ar-SA"/>
                  <w14:ligatures w14:val="none"/>
                </w:rPr>
                <w:delText>=1,2,3,….</w:delText>
              </w:r>
              <w:r w:rsidR="001B5E4E" w:rsidDel="00A35F98">
                <w:rPr>
                  <w:rFonts w:eastAsia="Times New Roman"/>
                  <w:kern w:val="0"/>
                  <w:lang w:bidi="ar-SA"/>
                  <w14:ligatures w14:val="none"/>
                </w:rPr>
                <w:delText>N</w:delText>
              </w:r>
            </w:del>
          </w:p>
        </w:tc>
      </w:tr>
      <w:tr w:rsidR="00387A0B" w:rsidDel="00C94260" w14:paraId="6FD9A435" w14:textId="2C24E75C" w:rsidTr="00636A4A">
        <w:trPr>
          <w:trHeight w:val="263"/>
          <w:del w:id="4399" w:author="arun kumar" w:date="2026-07-27T20:32:00Z" w16du:dateUtc="2026-07-27T12:32:00Z"/>
          <w:trPrChange w:id="4400" w:author="arun kumar" w:date="2026-07-28T22:03:00Z" w16du:dateUtc="2026-07-28T14:03:00Z">
            <w:trPr>
              <w:trHeight w:val="263"/>
            </w:trPr>
          </w:trPrChange>
        </w:trPr>
        <w:tc>
          <w:tcPr>
            <w:tcW w:w="3268" w:type="dxa"/>
            <w:tcPrChange w:id="4401" w:author="arun kumar" w:date="2026-07-28T22:03:00Z" w16du:dateUtc="2026-07-28T14:03:00Z">
              <w:tcPr>
                <w:tcW w:w="3420" w:type="dxa"/>
                <w:gridSpan w:val="2"/>
              </w:tcPr>
            </w:tcPrChange>
          </w:tcPr>
          <w:p w14:paraId="5CD1617B" w14:textId="7CE217D0" w:rsidR="00387A0B" w:rsidDel="00C94260" w:rsidRDefault="00387A0B" w:rsidP="00387A0B">
            <w:pPr>
              <w:spacing w:before="100" w:beforeAutospacing="1" w:after="100" w:afterAutospacing="1" w:line="240" w:lineRule="auto"/>
              <w:jc w:val="left"/>
              <w:rPr>
                <w:del w:id="4402" w:author="arun kumar" w:date="2026-07-27T20:32:00Z" w16du:dateUtc="2026-07-27T12:32:00Z"/>
                <w:rFonts w:eastAsia="Times New Roman"/>
                <w:kern w:val="0"/>
                <w:lang w:bidi="ar-SA"/>
                <w14:ligatures w14:val="none"/>
              </w:rPr>
            </w:pPr>
            <w:del w:id="4403" w:author="arun kumar" w:date="2026-07-27T20:18:00Z" w16du:dateUtc="2026-07-27T12:18:00Z">
              <w:r w:rsidRPr="00065D88" w:rsidDel="00A35F98">
                <w:rPr>
                  <w:rFonts w:eastAsia="Times New Roman"/>
                  <w:b/>
                  <w:bCs/>
                  <w:kern w:val="0"/>
                  <w:lang w:bidi="ar-SA"/>
                  <w14:ligatures w14:val="none"/>
                </w:rPr>
                <w:delText>Maintenance Station Capacity</w:delText>
              </w:r>
              <w:r w:rsidRPr="00065D88" w:rsidDel="00A35F98">
                <w:rPr>
                  <w:rFonts w:eastAsia="Times New Roman"/>
                  <w:kern w:val="0"/>
                  <w:lang w:bidi="ar-SA"/>
                  <w14:ligatures w14:val="none"/>
                </w:rPr>
                <w:delText>: The number of aircraft assigned to a maintenance station at any given time must not exceed its capacity.</w:delText>
              </w:r>
            </w:del>
          </w:p>
        </w:tc>
        <w:tc>
          <w:tcPr>
            <w:tcW w:w="6722" w:type="dxa"/>
            <w:tcPrChange w:id="4404" w:author="arun kumar" w:date="2026-07-28T22:03:00Z" w16du:dateUtc="2026-07-28T14:03:00Z">
              <w:tcPr>
                <w:tcW w:w="6570" w:type="dxa"/>
              </w:tcPr>
            </w:tcPrChange>
          </w:tcPr>
          <w:p w14:paraId="6795909C" w14:textId="08B8947B" w:rsidR="00387A0B" w:rsidDel="00C94260" w:rsidRDefault="00000000" w:rsidP="00387A0B">
            <w:pPr>
              <w:spacing w:before="100" w:beforeAutospacing="1" w:after="100" w:afterAutospacing="1" w:line="240" w:lineRule="auto"/>
              <w:jc w:val="left"/>
              <w:rPr>
                <w:del w:id="4405" w:author="arun kumar" w:date="2026-07-27T20:32:00Z" w16du:dateUtc="2026-07-27T12:32:00Z"/>
                <w:rFonts w:eastAsia="Times New Roman"/>
                <w:kern w:val="0"/>
                <w:lang w:bidi="ar-SA"/>
                <w14:ligatures w14:val="none"/>
              </w:rPr>
            </w:pPr>
            <m:oMath>
              <m:nary>
                <m:naryPr>
                  <m:chr m:val="∑"/>
                  <m:limLoc m:val="undOvr"/>
                  <m:ctrlPr>
                    <w:del w:id="4406" w:author="arun kumar" w:date="2026-07-27T20:18:00Z" w16du:dateUtc="2026-07-27T12:18:00Z">
                      <w:rPr>
                        <w:rFonts w:ascii="Cambria Math" w:eastAsia="Times New Roman" w:hAnsi="Cambria Math"/>
                        <w:i/>
                        <w:kern w:val="0"/>
                        <w:lang w:bidi="ar-SA"/>
                        <w14:ligatures w14:val="none"/>
                      </w:rPr>
                    </w:del>
                  </m:ctrlPr>
                </m:naryPr>
                <m:sub>
                  <m:r>
                    <w:del w:id="4407" w:author="arun kumar" w:date="2026-07-27T20:18:00Z" w16du:dateUtc="2026-07-27T12:18:00Z">
                      <w:rPr>
                        <w:rFonts w:ascii="Cambria Math" w:eastAsia="Times New Roman" w:hAnsi="Cambria Math"/>
                        <w:kern w:val="0"/>
                        <w:lang w:bidi="ar-SA"/>
                        <w14:ligatures w14:val="none"/>
                      </w:rPr>
                      <m:t>i=1</m:t>
                    </w:del>
                  </m:r>
                </m:sub>
                <m:sup>
                  <m:r>
                    <w:del w:id="4408" w:author="arun kumar" w:date="2026-07-27T20:18:00Z" w16du:dateUtc="2026-07-27T12:18:00Z">
                      <w:rPr>
                        <w:rFonts w:ascii="Cambria Math" w:eastAsia="Times New Roman" w:hAnsi="Cambria Math"/>
                        <w:kern w:val="0"/>
                        <w:lang w:bidi="ar-SA"/>
                        <w14:ligatures w14:val="none"/>
                      </w:rPr>
                      <m:t>N</m:t>
                    </w:del>
                  </m:r>
                </m:sup>
                <m:e>
                  <m:sSubSup>
                    <m:sSubSupPr>
                      <m:ctrlPr>
                        <w:del w:id="4409" w:author="arun kumar" w:date="2026-07-27T20:18:00Z" w16du:dateUtc="2026-07-27T12:18:00Z">
                          <w:rPr>
                            <w:rFonts w:ascii="Cambria Math" w:eastAsia="Times New Roman" w:hAnsi="Cambria Math"/>
                            <w:i/>
                            <w:kern w:val="0"/>
                            <w:lang w:bidi="ar-SA"/>
                            <w14:ligatures w14:val="none"/>
                          </w:rPr>
                        </w:del>
                      </m:ctrlPr>
                    </m:sSubSupPr>
                    <m:e>
                      <m:r>
                        <w:del w:id="4410" w:author="arun kumar" w:date="2026-07-27T20:18:00Z" w16du:dateUtc="2026-07-27T12:18:00Z">
                          <w:rPr>
                            <w:rFonts w:ascii="Cambria Math" w:eastAsia="Times New Roman" w:hAnsi="Cambria Math"/>
                            <w:kern w:val="0"/>
                            <w:lang w:bidi="ar-SA"/>
                            <w14:ligatures w14:val="none"/>
                          </w:rPr>
                          <m:t>m</m:t>
                        </w:del>
                      </m:r>
                    </m:e>
                    <m:sub>
                      <m:r>
                        <w:del w:id="4411" w:author="arun kumar" w:date="2026-07-27T20:18:00Z" w16du:dateUtc="2026-07-27T12:18:00Z">
                          <w:rPr>
                            <w:rFonts w:ascii="Cambria Math" w:eastAsia="Times New Roman" w:hAnsi="Cambria Math"/>
                            <w:kern w:val="0"/>
                            <w:lang w:bidi="ar-SA"/>
                            <w14:ligatures w14:val="none"/>
                          </w:rPr>
                          <m:t>i, t, t-1,a</m:t>
                        </w:del>
                      </m:r>
                    </m:sub>
                    <m:sup>
                      <m:r>
                        <w:del w:id="4412" w:author="arun kumar" w:date="2026-07-27T20:18:00Z" w16du:dateUtc="2026-07-27T12:18:00Z">
                          <w:rPr>
                            <w:rFonts w:ascii="Cambria Math" w:eastAsia="Times New Roman" w:hAnsi="Cambria Math"/>
                            <w:kern w:val="0"/>
                            <w:lang w:bidi="ar-SA"/>
                            <w14:ligatures w14:val="none"/>
                          </w:rPr>
                          <m:t>A</m:t>
                        </w:del>
                      </m:r>
                    </m:sup>
                  </m:sSubSup>
                </m:e>
              </m:nary>
              <m:r>
                <w:del w:id="4413" w:author="arun kumar" w:date="2026-07-27T20:18:00Z" w16du:dateUtc="2026-07-27T12:18:00Z">
                  <w:rPr>
                    <w:rFonts w:ascii="Cambria Math" w:eastAsia="Times New Roman" w:hAnsi="Cambria Math"/>
                    <w:kern w:val="0"/>
                    <w:lang w:bidi="ar-SA"/>
                    <w14:ligatures w14:val="none"/>
                  </w:rPr>
                  <m:t xml:space="preserve">+ </m:t>
                </w:del>
              </m:r>
              <m:sSubSup>
                <m:sSubSupPr>
                  <m:ctrlPr>
                    <w:del w:id="4414" w:author="arun kumar" w:date="2026-07-27T20:18:00Z" w16du:dateUtc="2026-07-27T12:18:00Z">
                      <w:rPr>
                        <w:rFonts w:ascii="Cambria Math" w:eastAsia="Times New Roman" w:hAnsi="Cambria Math"/>
                        <w:i/>
                        <w:kern w:val="0"/>
                        <w:lang w:bidi="ar-SA"/>
                        <w14:ligatures w14:val="none"/>
                      </w:rPr>
                    </w:del>
                  </m:ctrlPr>
                </m:sSubSupPr>
                <m:e>
                  <m:r>
                    <w:del w:id="4415" w:author="arun kumar" w:date="2026-07-27T20:18:00Z" w16du:dateUtc="2026-07-27T12:18:00Z">
                      <w:rPr>
                        <w:rFonts w:ascii="Cambria Math" w:eastAsia="Times New Roman" w:hAnsi="Cambria Math"/>
                        <w:kern w:val="0"/>
                        <w:lang w:bidi="ar-SA"/>
                        <w14:ligatures w14:val="none"/>
                      </w:rPr>
                      <m:t>m</m:t>
                    </w:del>
                  </m:r>
                </m:e>
                <m:sub>
                  <m:r>
                    <w:del w:id="4416" w:author="arun kumar" w:date="2026-07-27T20:18:00Z" w16du:dateUtc="2026-07-27T12:18:00Z">
                      <w:rPr>
                        <w:rFonts w:ascii="Cambria Math" w:eastAsia="Times New Roman" w:hAnsi="Cambria Math"/>
                        <w:kern w:val="0"/>
                        <w:lang w:bidi="ar-SA"/>
                        <w14:ligatures w14:val="none"/>
                      </w:rPr>
                      <m:t>i, t, t-1,a</m:t>
                    </w:del>
                  </m:r>
                </m:sub>
                <m:sup>
                  <m:r>
                    <w:del w:id="4417" w:author="arun kumar" w:date="2026-07-27T20:18:00Z" w16du:dateUtc="2026-07-27T12:18:00Z">
                      <w:rPr>
                        <w:rFonts w:ascii="Cambria Math" w:eastAsia="Times New Roman" w:hAnsi="Cambria Math"/>
                        <w:kern w:val="0"/>
                        <w:lang w:bidi="ar-SA"/>
                        <w14:ligatures w14:val="none"/>
                      </w:rPr>
                      <m:t>B</m:t>
                    </w:del>
                  </m:r>
                </m:sup>
              </m:sSubSup>
              <m:r>
                <w:del w:id="4418" w:author="arun kumar" w:date="2026-07-27T20:18:00Z" w16du:dateUtc="2026-07-27T12:18:00Z">
                  <w:rPr>
                    <w:rFonts w:ascii="Cambria Math" w:eastAsia="Times New Roman" w:hAnsi="Cambria Math"/>
                    <w:kern w:val="0"/>
                    <w:lang w:bidi="ar-SA"/>
                    <w14:ligatures w14:val="none"/>
                  </w:rPr>
                  <m:t xml:space="preserve">+ </m:t>
                </w:del>
              </m:r>
              <m:sSubSup>
                <m:sSubSupPr>
                  <m:ctrlPr>
                    <w:del w:id="4419" w:author="arun kumar" w:date="2026-07-27T20:18:00Z" w16du:dateUtc="2026-07-27T12:18:00Z">
                      <w:rPr>
                        <w:rFonts w:ascii="Cambria Math" w:eastAsia="Times New Roman" w:hAnsi="Cambria Math"/>
                        <w:i/>
                        <w:kern w:val="0"/>
                        <w:lang w:bidi="ar-SA"/>
                        <w14:ligatures w14:val="none"/>
                      </w:rPr>
                    </w:del>
                  </m:ctrlPr>
                </m:sSubSupPr>
                <m:e>
                  <m:r>
                    <w:del w:id="4420" w:author="arun kumar" w:date="2026-07-27T20:18:00Z" w16du:dateUtc="2026-07-27T12:18:00Z">
                      <w:rPr>
                        <w:rFonts w:ascii="Cambria Math" w:eastAsia="Times New Roman" w:hAnsi="Cambria Math"/>
                        <w:kern w:val="0"/>
                        <w:lang w:bidi="ar-SA"/>
                        <w14:ligatures w14:val="none"/>
                      </w:rPr>
                      <m:t>m</m:t>
                    </w:del>
                  </m:r>
                </m:e>
                <m:sub>
                  <m:r>
                    <w:del w:id="4421" w:author="arun kumar" w:date="2026-07-27T20:18:00Z" w16du:dateUtc="2026-07-27T12:18:00Z">
                      <w:rPr>
                        <w:rFonts w:ascii="Cambria Math" w:eastAsia="Times New Roman" w:hAnsi="Cambria Math"/>
                        <w:kern w:val="0"/>
                        <w:lang w:bidi="ar-SA"/>
                        <w14:ligatures w14:val="none"/>
                      </w:rPr>
                      <m:t>i, t, t-1,a</m:t>
                    </w:del>
                  </m:r>
                </m:sub>
                <m:sup>
                  <m:r>
                    <w:del w:id="4422" w:author="arun kumar" w:date="2026-07-27T20:18:00Z" w16du:dateUtc="2026-07-27T12:18:00Z">
                      <w:rPr>
                        <w:rFonts w:ascii="Cambria Math" w:eastAsia="Times New Roman" w:hAnsi="Cambria Math"/>
                        <w:kern w:val="0"/>
                        <w:lang w:bidi="ar-SA"/>
                        <w14:ligatures w14:val="none"/>
                      </w:rPr>
                      <m:t>C</m:t>
                    </w:del>
                  </m:r>
                </m:sup>
              </m:sSubSup>
            </m:oMath>
            <w:del w:id="4423" w:author="arun kumar" w:date="2026-07-27T20:18:00Z" w16du:dateUtc="2026-07-27T12:18:00Z">
              <w:r w:rsidR="00847176" w:rsidDel="00A35F98">
                <w:rPr>
                  <w:rFonts w:eastAsia="Times New Roman"/>
                  <w:kern w:val="0"/>
                  <w:lang w:bidi="ar-SA"/>
                  <w14:ligatures w14:val="none"/>
                </w:rPr>
                <w:delText xml:space="preserve"> + </w:delText>
              </w:r>
            </w:del>
            <m:oMath>
              <m:sSubSup>
                <m:sSubSupPr>
                  <m:ctrlPr>
                    <w:del w:id="4424" w:author="arun kumar" w:date="2026-07-27T20:18:00Z" w16du:dateUtc="2026-07-27T12:18:00Z">
                      <w:rPr>
                        <w:rFonts w:ascii="Cambria Math" w:eastAsia="Times New Roman" w:hAnsi="Cambria Math"/>
                        <w:i/>
                        <w:kern w:val="0"/>
                        <w:lang w:bidi="ar-SA"/>
                        <w14:ligatures w14:val="none"/>
                      </w:rPr>
                    </w:del>
                  </m:ctrlPr>
                </m:sSubSupPr>
                <m:e>
                  <m:r>
                    <w:del w:id="4425" w:author="arun kumar" w:date="2026-07-27T20:18:00Z" w16du:dateUtc="2026-07-27T12:18:00Z">
                      <w:rPr>
                        <w:rFonts w:ascii="Cambria Math" w:eastAsia="Times New Roman" w:hAnsi="Cambria Math"/>
                        <w:kern w:val="0"/>
                        <w:lang w:bidi="ar-SA"/>
                        <w14:ligatures w14:val="none"/>
                      </w:rPr>
                      <m:t>m</m:t>
                    </w:del>
                  </m:r>
                </m:e>
                <m:sub>
                  <m:r>
                    <w:del w:id="4426" w:author="arun kumar" w:date="2026-07-27T20:18:00Z" w16du:dateUtc="2026-07-27T12:18:00Z">
                      <w:rPr>
                        <w:rFonts w:ascii="Cambria Math" w:eastAsia="Times New Roman" w:hAnsi="Cambria Math"/>
                        <w:kern w:val="0"/>
                        <w:lang w:bidi="ar-SA"/>
                        <w14:ligatures w14:val="none"/>
                      </w:rPr>
                      <m:t>i, t, t-1,a</m:t>
                    </w:del>
                  </m:r>
                </m:sub>
                <m:sup>
                  <m:r>
                    <w:del w:id="4427" w:author="arun kumar" w:date="2026-07-27T20:18:00Z" w16du:dateUtc="2026-07-27T12:18:00Z">
                      <w:rPr>
                        <w:rFonts w:ascii="Cambria Math" w:eastAsia="Times New Roman" w:hAnsi="Cambria Math"/>
                        <w:kern w:val="0"/>
                        <w:lang w:bidi="ar-SA"/>
                        <w14:ligatures w14:val="none"/>
                      </w:rPr>
                      <m:t>D</m:t>
                    </w:del>
                  </m:r>
                </m:sup>
              </m:sSubSup>
            </m:oMath>
            <w:del w:id="4428" w:author="arun kumar" w:date="2026-07-27T20:18:00Z" w16du:dateUtc="2026-07-27T12:18:00Z">
              <w:r w:rsidR="00387A0B" w:rsidDel="00A35F98">
                <w:rPr>
                  <w:rFonts w:eastAsia="Times New Roman"/>
                  <w:kern w:val="0"/>
                  <w:lang w:bidi="ar-SA"/>
                  <w14:ligatures w14:val="none"/>
                </w:rPr>
                <w:delText xml:space="preserve"> &lt;= </w:delText>
              </w:r>
            </w:del>
            <m:oMath>
              <m:sSub>
                <m:sSubPr>
                  <m:ctrlPr>
                    <w:del w:id="4429" w:author="arun kumar" w:date="2026-07-27T20:18:00Z" w16du:dateUtc="2026-07-27T12:18:00Z">
                      <w:rPr>
                        <w:rFonts w:ascii="Cambria Math" w:eastAsia="Times New Roman" w:hAnsi="Cambria Math"/>
                        <w:i/>
                        <w:kern w:val="0"/>
                        <w:lang w:bidi="ar-SA"/>
                        <w14:ligatures w14:val="none"/>
                      </w:rPr>
                    </w:del>
                  </m:ctrlPr>
                </m:sSubPr>
                <m:e>
                  <m:r>
                    <w:del w:id="4430" w:author="arun kumar" w:date="2026-07-27T20:18:00Z" w16du:dateUtc="2026-07-27T12:18:00Z">
                      <w:rPr>
                        <w:rFonts w:ascii="Cambria Math" w:eastAsia="Times New Roman" w:hAnsi="Cambria Math"/>
                        <w:kern w:val="0"/>
                        <w:lang w:bidi="ar-SA"/>
                        <w14:ligatures w14:val="none"/>
                      </w:rPr>
                      <m:t>C</m:t>
                    </w:del>
                  </m:r>
                </m:e>
                <m:sub>
                  <m:r>
                    <w:del w:id="4431" w:author="arun kumar" w:date="2026-07-27T20:18:00Z" w16du:dateUtc="2026-07-27T12:18:00Z">
                      <w:rPr>
                        <w:rFonts w:ascii="Cambria Math" w:eastAsia="Times New Roman" w:hAnsi="Cambria Math"/>
                        <w:kern w:val="0"/>
                        <w:lang w:bidi="ar-SA"/>
                        <w14:ligatures w14:val="none"/>
                      </w:rPr>
                      <m:t>a</m:t>
                    </w:del>
                  </m:r>
                </m:sub>
              </m:sSub>
            </m:oMath>
            <w:del w:id="4432" w:author="arun kumar" w:date="2026-07-27T20:18:00Z" w16du:dateUtc="2026-07-27T12:18:00Z">
              <w:r w:rsidR="00387A0B" w:rsidDel="00A35F98">
                <w:rPr>
                  <w:rFonts w:eastAsia="Times New Roman"/>
                  <w:kern w:val="0"/>
                  <w:lang w:bidi="ar-SA"/>
                  <w14:ligatures w14:val="none"/>
                </w:rPr>
                <w:delText xml:space="preserve">  for all </w:delText>
              </w:r>
              <w:r w:rsidR="00DF7BD7" w:rsidDel="00A35F98">
                <w:rPr>
                  <w:rFonts w:eastAsia="Times New Roman"/>
                  <w:kern w:val="0"/>
                  <w:lang w:bidi="ar-SA"/>
                  <w14:ligatures w14:val="none"/>
                </w:rPr>
                <w:delText>airports at all times</w:delText>
              </w:r>
            </w:del>
          </w:p>
        </w:tc>
      </w:tr>
      <w:tr w:rsidR="00387A0B" w:rsidDel="00C94260" w14:paraId="32DE9D94" w14:textId="5B45C5A5" w:rsidTr="00636A4A">
        <w:trPr>
          <w:trHeight w:val="263"/>
          <w:del w:id="4433" w:author="arun kumar" w:date="2026-07-27T20:32:00Z" w16du:dateUtc="2026-07-27T12:32:00Z"/>
          <w:trPrChange w:id="4434" w:author="arun kumar" w:date="2026-07-28T22:03:00Z" w16du:dateUtc="2026-07-28T14:03:00Z">
            <w:trPr>
              <w:trHeight w:val="263"/>
            </w:trPr>
          </w:trPrChange>
        </w:trPr>
        <w:tc>
          <w:tcPr>
            <w:tcW w:w="3268" w:type="dxa"/>
            <w:tcPrChange w:id="4435" w:author="arun kumar" w:date="2026-07-28T22:03:00Z" w16du:dateUtc="2026-07-28T14:03:00Z">
              <w:tcPr>
                <w:tcW w:w="3420" w:type="dxa"/>
                <w:gridSpan w:val="2"/>
              </w:tcPr>
            </w:tcPrChange>
          </w:tcPr>
          <w:p w14:paraId="0B7D88E8" w14:textId="1ECC8280" w:rsidR="00387A0B" w:rsidDel="00C94260" w:rsidRDefault="00387A0B" w:rsidP="00387A0B">
            <w:pPr>
              <w:spacing w:before="100" w:beforeAutospacing="1" w:after="100" w:afterAutospacing="1" w:line="240" w:lineRule="auto"/>
              <w:jc w:val="left"/>
              <w:rPr>
                <w:del w:id="4436" w:author="arun kumar" w:date="2026-07-27T20:32:00Z" w16du:dateUtc="2026-07-27T12:32:00Z"/>
                <w:rFonts w:eastAsia="Times New Roman"/>
                <w:kern w:val="0"/>
                <w:lang w:bidi="ar-SA"/>
                <w14:ligatures w14:val="none"/>
              </w:rPr>
            </w:pPr>
            <w:del w:id="4437" w:author="arun kumar" w:date="2026-07-27T20:18:00Z" w16du:dateUtc="2026-07-27T12:18:00Z">
              <w:r w:rsidRPr="00065D88" w:rsidDel="00A35F98">
                <w:rPr>
                  <w:rFonts w:eastAsia="Times New Roman"/>
                  <w:b/>
                  <w:bCs/>
                  <w:kern w:val="0"/>
                  <w:lang w:bidi="ar-SA"/>
                  <w14:ligatures w14:val="none"/>
                </w:rPr>
                <w:delText>No Double Assignment</w:delText>
              </w:r>
              <w:r w:rsidRPr="00065D88" w:rsidDel="00A35F98">
                <w:rPr>
                  <w:rFonts w:eastAsia="Times New Roman"/>
                  <w:kern w:val="0"/>
                  <w:lang w:bidi="ar-SA"/>
                  <w14:ligatures w14:val="none"/>
                </w:rPr>
                <w:delText>: An aircraft cannot be simultaneously assigned to a flight and to maintenance.</w:delText>
              </w:r>
            </w:del>
          </w:p>
        </w:tc>
        <w:tc>
          <w:tcPr>
            <w:tcW w:w="6722" w:type="dxa"/>
            <w:tcPrChange w:id="4438" w:author="arun kumar" w:date="2026-07-28T22:03:00Z" w16du:dateUtc="2026-07-28T14:03:00Z">
              <w:tcPr>
                <w:tcW w:w="6570" w:type="dxa"/>
              </w:tcPr>
            </w:tcPrChange>
          </w:tcPr>
          <w:p w14:paraId="69F9E54D" w14:textId="26B72651" w:rsidR="00387A0B" w:rsidDel="00C94260" w:rsidRDefault="00000000" w:rsidP="00387A0B">
            <w:pPr>
              <w:spacing w:before="100" w:beforeAutospacing="1" w:after="100" w:afterAutospacing="1" w:line="240" w:lineRule="auto"/>
              <w:jc w:val="left"/>
              <w:rPr>
                <w:del w:id="4439" w:author="arun kumar" w:date="2026-07-27T20:32:00Z" w16du:dateUtc="2026-07-27T12:32:00Z"/>
                <w:rFonts w:eastAsia="Times New Roman"/>
                <w:kern w:val="0"/>
                <w:lang w:bidi="ar-SA"/>
                <w14:ligatures w14:val="none"/>
              </w:rPr>
            </w:pPr>
            <m:oMath>
              <m:sSub>
                <m:sSubPr>
                  <m:ctrlPr>
                    <w:del w:id="4440" w:author="arun kumar" w:date="2026-07-27T20:18:00Z" w16du:dateUtc="2026-07-27T12:18:00Z">
                      <w:rPr>
                        <w:rFonts w:ascii="Cambria Math" w:eastAsia="Times New Roman" w:hAnsi="Cambria Math"/>
                        <w:kern w:val="0"/>
                        <w:lang w:bidi="ar-SA"/>
                        <w14:ligatures w14:val="none"/>
                      </w:rPr>
                    </w:del>
                  </m:ctrlPr>
                </m:sSubPr>
                <m:e>
                  <m:r>
                    <w:del w:id="4441" w:author="arun kumar" w:date="2026-07-27T20:18:00Z" w16du:dateUtc="2026-07-27T12:18:00Z">
                      <w:rPr>
                        <w:rFonts w:ascii="Cambria Math" w:eastAsia="Times New Roman" w:hAnsi="Cambria Math"/>
                        <w:kern w:val="0"/>
                        <w:lang w:bidi="ar-SA"/>
                        <w14:ligatures w14:val="none"/>
                      </w:rPr>
                      <m:t>x</m:t>
                    </w:del>
                  </m:r>
                </m:e>
                <m:sub>
                  <m:r>
                    <w:del w:id="4442" w:author="arun kumar" w:date="2026-07-27T20:18:00Z" w16du:dateUtc="2026-07-27T12:18:00Z">
                      <w:rPr>
                        <w:rFonts w:ascii="Cambria Math" w:eastAsia="Times New Roman" w:hAnsi="Cambria Math"/>
                        <w:kern w:val="0"/>
                        <w:lang w:bidi="ar-SA"/>
                        <w14:ligatures w14:val="none"/>
                      </w:rPr>
                      <m:t>ij</m:t>
                    </w:del>
                  </m:r>
                </m:sub>
              </m:sSub>
              <m:r>
                <w:del w:id="4443" w:author="arun kumar" w:date="2026-07-27T20:18:00Z" w16du:dateUtc="2026-07-27T12:18:00Z">
                  <w:rPr>
                    <w:rFonts w:ascii="Cambria Math" w:eastAsia="Times New Roman" w:hAnsi="Cambria Math"/>
                    <w:kern w:val="0"/>
                    <w:lang w:bidi="ar-SA"/>
                    <w14:ligatures w14:val="none"/>
                  </w:rPr>
                  <m:t xml:space="preserve">+ </m:t>
                </w:del>
              </m:r>
              <m:sSub>
                <m:sSubPr>
                  <m:ctrlPr>
                    <w:del w:id="4444" w:author="arun kumar" w:date="2026-07-27T20:18:00Z" w16du:dateUtc="2026-07-27T12:18:00Z">
                      <w:rPr>
                        <w:rFonts w:ascii="Cambria Math" w:eastAsia="Times New Roman" w:hAnsi="Cambria Math"/>
                        <w:i/>
                        <w:kern w:val="0"/>
                        <w:lang w:bidi="ar-SA"/>
                        <w14:ligatures w14:val="none"/>
                      </w:rPr>
                    </w:del>
                  </m:ctrlPr>
                </m:sSubPr>
                <m:e>
                  <m:r>
                    <w:del w:id="4445" w:author="arun kumar" w:date="2026-07-27T20:18:00Z" w16du:dateUtc="2026-07-27T12:18:00Z">
                      <w:rPr>
                        <w:rFonts w:ascii="Cambria Math" w:eastAsia="Times New Roman" w:hAnsi="Cambria Math"/>
                        <w:kern w:val="0"/>
                        <w:lang w:bidi="ar-SA"/>
                        <w14:ligatures w14:val="none"/>
                      </w:rPr>
                      <m:t>y</m:t>
                    </w:del>
                  </m:r>
                </m:e>
                <m:sub>
                  <m:r>
                    <w:del w:id="4446" w:author="arun kumar" w:date="2026-07-27T20:18:00Z" w16du:dateUtc="2026-07-27T12:18:00Z">
                      <w:rPr>
                        <w:rFonts w:ascii="Cambria Math" w:eastAsia="Times New Roman" w:hAnsi="Cambria Math"/>
                        <w:kern w:val="0"/>
                        <w:lang w:bidi="ar-SA"/>
                        <w14:ligatures w14:val="none"/>
                      </w:rPr>
                      <m:t>im</m:t>
                    </w:del>
                  </m:r>
                </m:sub>
              </m:sSub>
            </m:oMath>
            <w:del w:id="4447" w:author="arun kumar" w:date="2026-07-27T20:18:00Z" w16du:dateUtc="2026-07-27T12:18:00Z">
              <w:r w:rsidR="00387A0B" w:rsidDel="00A35F98">
                <w:rPr>
                  <w:rFonts w:eastAsia="Times New Roman"/>
                  <w:kern w:val="0"/>
                  <w:lang w:bidi="ar-SA"/>
                  <w14:ligatures w14:val="none"/>
                </w:rPr>
                <w:delText xml:space="preserve"> &lt;= 1; for all i=1,2,3….N; j= 1,2,3….M; m=1,2,3….L</w:delText>
              </w:r>
            </w:del>
          </w:p>
        </w:tc>
      </w:tr>
      <w:tr w:rsidR="00387A0B" w:rsidDel="00C94260" w14:paraId="22194B63" w14:textId="6707D4B8" w:rsidTr="00636A4A">
        <w:trPr>
          <w:trHeight w:val="263"/>
          <w:del w:id="4448" w:author="arun kumar" w:date="2026-07-27T20:32:00Z" w16du:dateUtc="2026-07-27T12:32:00Z"/>
          <w:trPrChange w:id="4449" w:author="arun kumar" w:date="2026-07-28T22:03:00Z" w16du:dateUtc="2026-07-28T14:03:00Z">
            <w:trPr>
              <w:trHeight w:val="263"/>
            </w:trPr>
          </w:trPrChange>
        </w:trPr>
        <w:tc>
          <w:tcPr>
            <w:tcW w:w="3268" w:type="dxa"/>
            <w:tcPrChange w:id="4450" w:author="arun kumar" w:date="2026-07-28T22:03:00Z" w16du:dateUtc="2026-07-28T14:03:00Z">
              <w:tcPr>
                <w:tcW w:w="3420" w:type="dxa"/>
                <w:gridSpan w:val="2"/>
              </w:tcPr>
            </w:tcPrChange>
          </w:tcPr>
          <w:p w14:paraId="2150121B" w14:textId="1EBC2B14" w:rsidR="00387A0B" w:rsidDel="00C94260" w:rsidRDefault="00387A0B" w:rsidP="00387A0B">
            <w:pPr>
              <w:spacing w:before="100" w:beforeAutospacing="1" w:after="100" w:afterAutospacing="1" w:line="240" w:lineRule="auto"/>
              <w:jc w:val="left"/>
              <w:rPr>
                <w:del w:id="4451" w:author="arun kumar" w:date="2026-07-27T20:32:00Z" w16du:dateUtc="2026-07-27T12:32:00Z"/>
                <w:rFonts w:eastAsia="Times New Roman"/>
                <w:kern w:val="0"/>
                <w:lang w:bidi="ar-SA"/>
                <w14:ligatures w14:val="none"/>
              </w:rPr>
            </w:pPr>
            <w:del w:id="4452" w:author="arun kumar" w:date="2026-07-27T20:18:00Z" w16du:dateUtc="2026-07-27T12:18:00Z">
              <w:r w:rsidRPr="00065D88" w:rsidDel="00A35F98">
                <w:rPr>
                  <w:rFonts w:eastAsia="Times New Roman"/>
                  <w:b/>
                  <w:bCs/>
                  <w:kern w:val="0"/>
                  <w:lang w:bidi="ar-SA"/>
                  <w14:ligatures w14:val="none"/>
                </w:rPr>
                <w:delText>Flying Hours Constraint</w:delText>
              </w:r>
              <w:r w:rsidRPr="00065D88" w:rsidDel="00A35F98">
                <w:rPr>
                  <w:rFonts w:eastAsia="Times New Roman"/>
                  <w:kern w:val="0"/>
                  <w:lang w:bidi="ar-SA"/>
                  <w14:ligatures w14:val="none"/>
                </w:rPr>
                <w:delText>: Ensure that the total flying hours for each aircraft do not exceed its maximum flying hours.</w:delText>
              </w:r>
            </w:del>
          </w:p>
        </w:tc>
        <w:tc>
          <w:tcPr>
            <w:tcW w:w="6722" w:type="dxa"/>
            <w:tcPrChange w:id="4453" w:author="arun kumar" w:date="2026-07-28T22:03:00Z" w16du:dateUtc="2026-07-28T14:03:00Z">
              <w:tcPr>
                <w:tcW w:w="6570" w:type="dxa"/>
              </w:tcPr>
            </w:tcPrChange>
          </w:tcPr>
          <w:p w14:paraId="17D35966" w14:textId="33CD5377" w:rsidR="00387A0B" w:rsidDel="00C94260" w:rsidRDefault="00000000" w:rsidP="00387A0B">
            <w:pPr>
              <w:spacing w:before="100" w:beforeAutospacing="1" w:after="100" w:afterAutospacing="1" w:line="240" w:lineRule="auto"/>
              <w:jc w:val="left"/>
              <w:rPr>
                <w:del w:id="4454" w:author="arun kumar" w:date="2026-07-27T20:32:00Z" w16du:dateUtc="2026-07-27T12:32:00Z"/>
                <w:rFonts w:eastAsia="Times New Roman"/>
                <w:kern w:val="0"/>
                <w:lang w:bidi="ar-SA"/>
                <w14:ligatures w14:val="none"/>
              </w:rPr>
            </w:pPr>
            <m:oMath>
              <m:nary>
                <m:naryPr>
                  <m:chr m:val="∑"/>
                  <m:limLoc m:val="undOvr"/>
                  <m:ctrlPr>
                    <w:del w:id="4455" w:author="arun kumar" w:date="2026-07-27T20:18:00Z" w16du:dateUtc="2026-07-27T12:18:00Z">
                      <w:rPr>
                        <w:rFonts w:ascii="Cambria Math" w:eastAsia="Times New Roman" w:hAnsi="Cambria Math"/>
                        <w:i/>
                        <w:kern w:val="0"/>
                        <w:lang w:bidi="ar-SA"/>
                        <w14:ligatures w14:val="none"/>
                      </w:rPr>
                    </w:del>
                  </m:ctrlPr>
                </m:naryPr>
                <m:sub>
                  <m:r>
                    <w:del w:id="4456" w:author="arun kumar" w:date="2026-07-27T20:18:00Z" w16du:dateUtc="2026-07-27T12:18:00Z">
                      <w:rPr>
                        <w:rFonts w:ascii="Cambria Math" w:eastAsia="Times New Roman" w:hAnsi="Cambria Math"/>
                        <w:kern w:val="0"/>
                        <w:lang w:bidi="ar-SA"/>
                        <w14:ligatures w14:val="none"/>
                      </w:rPr>
                      <m:t>j=1</m:t>
                    </w:del>
                  </m:r>
                </m:sub>
                <m:sup>
                  <m:r>
                    <w:del w:id="4457" w:author="arun kumar" w:date="2026-07-27T20:18:00Z" w16du:dateUtc="2026-07-27T12:18:00Z">
                      <w:rPr>
                        <w:rFonts w:ascii="Cambria Math" w:eastAsia="Times New Roman" w:hAnsi="Cambria Math"/>
                        <w:kern w:val="0"/>
                        <w:lang w:bidi="ar-SA"/>
                        <w14:ligatures w14:val="none"/>
                      </w:rPr>
                      <m:t>M</m:t>
                    </w:del>
                  </m:r>
                </m:sup>
                <m:e>
                  <m:sSub>
                    <m:sSubPr>
                      <m:ctrlPr>
                        <w:del w:id="4458" w:author="arun kumar" w:date="2026-07-27T20:18:00Z" w16du:dateUtc="2026-07-27T12:18:00Z">
                          <w:rPr>
                            <w:rFonts w:ascii="Cambria Math" w:eastAsia="Times New Roman" w:hAnsi="Cambria Math"/>
                            <w:i/>
                            <w:kern w:val="0"/>
                            <w:lang w:bidi="ar-SA"/>
                            <w14:ligatures w14:val="none"/>
                          </w:rPr>
                        </w:del>
                      </m:ctrlPr>
                    </m:sSubPr>
                    <m:e>
                      <m:r>
                        <w:del w:id="4459" w:author="arun kumar" w:date="2026-07-27T20:18:00Z" w16du:dateUtc="2026-07-27T12:18:00Z">
                          <w:rPr>
                            <w:rFonts w:ascii="Cambria Math" w:eastAsia="Times New Roman" w:hAnsi="Cambria Math"/>
                            <w:kern w:val="0"/>
                            <w:lang w:bidi="ar-SA"/>
                            <w14:ligatures w14:val="none"/>
                          </w:rPr>
                          <m:t>FlightHours</m:t>
                        </w:del>
                      </m:r>
                    </m:e>
                    <m:sub>
                      <m:r>
                        <w:del w:id="4460" w:author="arun kumar" w:date="2026-07-27T20:18:00Z" w16du:dateUtc="2026-07-27T12:18:00Z">
                          <w:rPr>
                            <w:rFonts w:ascii="Cambria Math" w:eastAsia="Times New Roman" w:hAnsi="Cambria Math"/>
                            <w:kern w:val="0"/>
                            <w:lang w:bidi="ar-SA"/>
                            <w14:ligatures w14:val="none"/>
                          </w:rPr>
                          <m:t>ij</m:t>
                        </w:del>
                      </m:r>
                    </m:sub>
                  </m:sSub>
                </m:e>
              </m:nary>
              <m:r>
                <w:del w:id="4461" w:author="arun kumar" w:date="2026-07-27T20:18:00Z" w16du:dateUtc="2026-07-27T12:18:00Z">
                  <w:rPr>
                    <w:rFonts w:ascii="Cambria Math" w:eastAsia="Times New Roman" w:hAnsi="Cambria Math"/>
                    <w:kern w:val="0"/>
                    <w:lang w:bidi="ar-SA"/>
                    <w14:ligatures w14:val="none"/>
                  </w:rPr>
                  <m:t xml:space="preserve"> .  </m:t>
                </w:del>
              </m:r>
              <m:sSub>
                <m:sSubPr>
                  <m:ctrlPr>
                    <w:del w:id="4462" w:author="arun kumar" w:date="2026-07-27T20:18:00Z" w16du:dateUtc="2026-07-27T12:18:00Z">
                      <w:rPr>
                        <w:rFonts w:ascii="Cambria Math" w:eastAsia="Times New Roman" w:hAnsi="Cambria Math"/>
                        <w:i/>
                        <w:kern w:val="0"/>
                        <w:lang w:bidi="ar-SA"/>
                        <w14:ligatures w14:val="none"/>
                      </w:rPr>
                    </w:del>
                  </m:ctrlPr>
                </m:sSubPr>
                <m:e>
                  <m:r>
                    <w:del w:id="4463" w:author="arun kumar" w:date="2026-07-27T20:18:00Z" w16du:dateUtc="2026-07-27T12:18:00Z">
                      <w:rPr>
                        <w:rFonts w:ascii="Cambria Math" w:eastAsia="Times New Roman" w:hAnsi="Cambria Math"/>
                        <w:kern w:val="0"/>
                        <w:lang w:bidi="ar-SA"/>
                        <w14:ligatures w14:val="none"/>
                      </w:rPr>
                      <m:t>x</m:t>
                    </w:del>
                  </m:r>
                </m:e>
                <m:sub>
                  <m:r>
                    <w:del w:id="4464" w:author="arun kumar" w:date="2026-07-27T20:18:00Z" w16du:dateUtc="2026-07-27T12:18:00Z">
                      <w:rPr>
                        <w:rFonts w:ascii="Cambria Math" w:eastAsia="Times New Roman" w:hAnsi="Cambria Math"/>
                        <w:kern w:val="0"/>
                        <w:lang w:bidi="ar-SA"/>
                        <w14:ligatures w14:val="none"/>
                      </w:rPr>
                      <m:t>ij</m:t>
                    </w:del>
                  </m:r>
                </m:sub>
              </m:sSub>
              <m:r>
                <w:del w:id="4465" w:author="arun kumar" w:date="2026-07-27T20:18:00Z" w16du:dateUtc="2026-07-27T12:18:00Z">
                  <w:rPr>
                    <w:rFonts w:ascii="Cambria Math" w:eastAsia="Times New Roman" w:hAnsi="Cambria Math"/>
                    <w:kern w:val="0"/>
                    <w:lang w:bidi="ar-SA"/>
                    <w14:ligatures w14:val="none"/>
                  </w:rPr>
                  <m:t>≤</m:t>
                </w:del>
              </m:r>
              <m:sSub>
                <m:sSubPr>
                  <m:ctrlPr>
                    <w:del w:id="4466" w:author="arun kumar" w:date="2026-07-27T20:18:00Z" w16du:dateUtc="2026-07-27T12:18:00Z">
                      <w:rPr>
                        <w:rFonts w:ascii="Cambria Math" w:eastAsia="Times New Roman" w:hAnsi="Cambria Math"/>
                        <w:i/>
                        <w:kern w:val="0"/>
                        <w:lang w:bidi="ar-SA"/>
                        <w14:ligatures w14:val="none"/>
                      </w:rPr>
                    </w:del>
                  </m:ctrlPr>
                </m:sSubPr>
                <m:e>
                  <m:r>
                    <w:del w:id="4467" w:author="arun kumar" w:date="2026-07-27T20:18:00Z" w16du:dateUtc="2026-07-27T12:18:00Z">
                      <w:rPr>
                        <w:rFonts w:ascii="Cambria Math" w:eastAsia="Times New Roman" w:hAnsi="Cambria Math"/>
                        <w:kern w:val="0"/>
                        <w:lang w:bidi="ar-SA"/>
                        <w14:ligatures w14:val="none"/>
                      </w:rPr>
                      <m:t>MaxFlyingHours</m:t>
                    </w:del>
                  </m:r>
                </m:e>
                <m:sub>
                  <m:r>
                    <w:del w:id="4468" w:author="arun kumar" w:date="2026-07-27T20:18:00Z" w16du:dateUtc="2026-07-27T12:18:00Z">
                      <w:rPr>
                        <w:rFonts w:ascii="Cambria Math" w:eastAsia="Times New Roman" w:hAnsi="Cambria Math"/>
                        <w:kern w:val="0"/>
                        <w:lang w:bidi="ar-SA"/>
                        <w14:ligatures w14:val="none"/>
                      </w:rPr>
                      <m:t>i</m:t>
                    </w:del>
                  </m:r>
                </m:sub>
              </m:sSub>
            </m:oMath>
            <w:del w:id="4469" w:author="arun kumar" w:date="2026-07-27T20:18:00Z" w16du:dateUtc="2026-07-27T12:18:00Z">
              <w:r w:rsidR="00387A0B" w:rsidDel="00A35F98">
                <w:rPr>
                  <w:rFonts w:eastAsia="Times New Roman"/>
                  <w:kern w:val="0"/>
                  <w:lang w:bidi="ar-SA"/>
                  <w14:ligatures w14:val="none"/>
                </w:rPr>
                <w:delText xml:space="preserve"> for all i =1,2,3,….N</w:delText>
              </w:r>
            </w:del>
          </w:p>
        </w:tc>
      </w:tr>
      <w:tr w:rsidR="007B7799" w:rsidDel="00C94260" w14:paraId="3D726F9E" w14:textId="060AD64E" w:rsidTr="00636A4A">
        <w:trPr>
          <w:trHeight w:val="263"/>
          <w:del w:id="4470" w:author="arun kumar" w:date="2026-07-27T20:32:00Z" w16du:dateUtc="2026-07-27T12:32:00Z"/>
          <w:trPrChange w:id="4471" w:author="arun kumar" w:date="2026-07-28T22:03:00Z" w16du:dateUtc="2026-07-28T14:03:00Z">
            <w:trPr>
              <w:trHeight w:val="263"/>
            </w:trPr>
          </w:trPrChange>
        </w:trPr>
        <w:tc>
          <w:tcPr>
            <w:tcW w:w="3268" w:type="dxa"/>
            <w:tcPrChange w:id="4472" w:author="arun kumar" w:date="2026-07-28T22:03:00Z" w16du:dateUtc="2026-07-28T14:03:00Z">
              <w:tcPr>
                <w:tcW w:w="3420" w:type="dxa"/>
                <w:gridSpan w:val="2"/>
              </w:tcPr>
            </w:tcPrChange>
          </w:tcPr>
          <w:p w14:paraId="478100C9" w14:textId="3278848A" w:rsidR="007B7799" w:rsidDel="00C94260" w:rsidRDefault="00017B91" w:rsidP="00387A0B">
            <w:pPr>
              <w:spacing w:before="100" w:beforeAutospacing="1" w:after="100" w:afterAutospacing="1" w:line="240" w:lineRule="auto"/>
              <w:jc w:val="left"/>
              <w:rPr>
                <w:del w:id="4473" w:author="arun kumar" w:date="2026-07-27T20:32:00Z" w16du:dateUtc="2026-07-27T12:32:00Z"/>
                <w:rFonts w:eastAsia="Times New Roman"/>
                <w:b/>
                <w:bCs/>
                <w:kern w:val="0"/>
                <w:lang w:bidi="ar-SA"/>
                <w14:ligatures w14:val="none"/>
              </w:rPr>
            </w:pPr>
            <w:del w:id="4474" w:author="arun kumar" w:date="2026-07-27T20:18:00Z" w16du:dateUtc="2026-07-27T12:18:00Z">
              <w:r w:rsidRPr="00017B91" w:rsidDel="00A35F98">
                <w:rPr>
                  <w:rFonts w:eastAsia="Times New Roman"/>
                  <w:b/>
                  <w:bCs/>
                  <w:kern w:val="0"/>
                  <w:lang w:bidi="ar-SA"/>
                  <w14:ligatures w14:val="none"/>
                </w:rPr>
                <w:delText xml:space="preserve">Timing Constraints with Maintenance: </w:delText>
              </w:r>
              <w:r w:rsidRPr="00017B91" w:rsidDel="00A35F98">
                <w:rPr>
                  <w:rFonts w:eastAsia="Times New Roman"/>
                  <w:kern w:val="0"/>
                  <w:lang w:bidi="ar-SA"/>
                  <w14:ligatures w14:val="none"/>
                </w:rPr>
                <w:delText>If an aircraft is assigned to a flight and requires maintenance afterward, ensure that it cannot be assigned to another flight until the maintenance is complete.</w:delText>
              </w:r>
            </w:del>
          </w:p>
        </w:tc>
        <w:tc>
          <w:tcPr>
            <w:tcW w:w="6722" w:type="dxa"/>
            <w:tcPrChange w:id="4475" w:author="arun kumar" w:date="2026-07-28T22:03:00Z" w16du:dateUtc="2026-07-28T14:03:00Z">
              <w:tcPr>
                <w:tcW w:w="6570" w:type="dxa"/>
              </w:tcPr>
            </w:tcPrChange>
          </w:tcPr>
          <w:p w14:paraId="07DD3C75" w14:textId="00D16905" w:rsidR="003C726E" w:rsidDel="00A35F98" w:rsidRDefault="00000000" w:rsidP="00387A0B">
            <w:pPr>
              <w:spacing w:before="100" w:beforeAutospacing="1" w:after="100" w:afterAutospacing="1" w:line="240" w:lineRule="auto"/>
              <w:jc w:val="left"/>
              <w:rPr>
                <w:del w:id="4476" w:author="arun kumar" w:date="2026-07-27T20:18:00Z" w16du:dateUtc="2026-07-27T12:18:00Z"/>
                <w:rFonts w:eastAsia="Times New Roman"/>
                <w:kern w:val="0"/>
                <w:lang w:bidi="ar-SA"/>
                <w14:ligatures w14:val="none"/>
              </w:rPr>
            </w:pPr>
            <m:oMath>
              <m:sSub>
                <m:sSubPr>
                  <m:ctrlPr>
                    <w:del w:id="4477" w:author="arun kumar" w:date="2026-07-27T20:18:00Z" w16du:dateUtc="2026-07-27T12:18:00Z">
                      <w:rPr>
                        <w:rFonts w:ascii="Cambria Math" w:eastAsia="Times New Roman" w:hAnsi="Cambria Math"/>
                        <w:kern w:val="0"/>
                        <w:lang w:bidi="ar-SA"/>
                        <w14:ligatures w14:val="none"/>
                      </w:rPr>
                    </w:del>
                  </m:ctrlPr>
                </m:sSubPr>
                <m:e>
                  <m:r>
                    <w:del w:id="4478" w:author="arun kumar" w:date="2026-07-27T20:18:00Z" w16du:dateUtc="2026-07-27T12:18:00Z">
                      <w:rPr>
                        <w:rFonts w:ascii="Cambria Math" w:eastAsia="Times New Roman" w:hAnsi="Cambria Math"/>
                        <w:kern w:val="0"/>
                        <w:lang w:bidi="ar-SA"/>
                        <w14:ligatures w14:val="none"/>
                      </w:rPr>
                      <m:t>x</m:t>
                    </w:del>
                  </m:r>
                </m:e>
                <m:sub>
                  <m:r>
                    <w:del w:id="4479" w:author="arun kumar" w:date="2026-07-27T20:18:00Z" w16du:dateUtc="2026-07-27T12:18:00Z">
                      <w:rPr>
                        <w:rFonts w:ascii="Cambria Math" w:eastAsia="Times New Roman" w:hAnsi="Cambria Math"/>
                        <w:kern w:val="0"/>
                        <w:lang w:bidi="ar-SA"/>
                        <w14:ligatures w14:val="none"/>
                      </w:rPr>
                      <m:t>ij</m:t>
                    </w:del>
                  </m:r>
                </m:sub>
              </m:sSub>
              <m:r>
                <w:del w:id="4480" w:author="arun kumar" w:date="2026-07-27T20:18:00Z" w16du:dateUtc="2026-07-27T12:18:00Z">
                  <w:rPr>
                    <w:rFonts w:ascii="Cambria Math" w:eastAsia="Times New Roman" w:hAnsi="Cambria Math"/>
                    <w:kern w:val="0"/>
                    <w:lang w:bidi="ar-SA"/>
                    <w14:ligatures w14:val="none"/>
                  </w:rPr>
                  <m:t xml:space="preserve">+ </m:t>
                </w:del>
              </m:r>
              <m:sSup>
                <m:sSupPr>
                  <m:ctrlPr>
                    <w:del w:id="4481" w:author="arun kumar" w:date="2026-07-27T20:18:00Z" w16du:dateUtc="2026-07-27T12:18:00Z">
                      <w:rPr>
                        <w:rFonts w:ascii="Cambria Math" w:eastAsia="Times New Roman" w:hAnsi="Cambria Math"/>
                        <w:i/>
                        <w:kern w:val="0"/>
                        <w:lang w:bidi="ar-SA"/>
                        <w14:ligatures w14:val="none"/>
                      </w:rPr>
                    </w:del>
                  </m:ctrlPr>
                </m:sSupPr>
                <m:e>
                  <m:sSub>
                    <m:sSubPr>
                      <m:ctrlPr>
                        <w:del w:id="4482" w:author="arun kumar" w:date="2026-07-27T20:18:00Z" w16du:dateUtc="2026-07-27T12:18:00Z">
                          <w:rPr>
                            <w:rFonts w:ascii="Cambria Math" w:eastAsia="Times New Roman" w:hAnsi="Cambria Math"/>
                            <w:i/>
                            <w:kern w:val="0"/>
                            <w:lang w:bidi="ar-SA"/>
                            <w14:ligatures w14:val="none"/>
                          </w:rPr>
                        </w:del>
                      </m:ctrlPr>
                    </m:sSubPr>
                    <m:e>
                      <m:r>
                        <w:del w:id="4483" w:author="arun kumar" w:date="2026-07-27T20:18:00Z" w16du:dateUtc="2026-07-27T12:18:00Z">
                          <w:rPr>
                            <w:rFonts w:ascii="Cambria Math" w:eastAsia="Times New Roman" w:hAnsi="Cambria Math"/>
                            <w:kern w:val="0"/>
                            <w:lang w:bidi="ar-SA"/>
                            <w14:ligatures w14:val="none"/>
                          </w:rPr>
                          <m:t>y</m:t>
                        </w:del>
                      </m:r>
                    </m:e>
                    <m:sub>
                      <m:r>
                        <w:del w:id="4484" w:author="arun kumar" w:date="2026-07-27T20:18:00Z" w16du:dateUtc="2026-07-27T12:18:00Z">
                          <w:rPr>
                            <w:rFonts w:ascii="Cambria Math" w:eastAsia="Times New Roman" w:hAnsi="Cambria Math"/>
                            <w:kern w:val="0"/>
                            <w:lang w:bidi="ar-SA"/>
                            <w14:ligatures w14:val="none"/>
                          </w:rPr>
                          <m:t>im</m:t>
                        </w:del>
                      </m:r>
                    </m:sub>
                  </m:sSub>
                </m:e>
                <m:sup>
                  <m:r>
                    <w:del w:id="4485" w:author="arun kumar" w:date="2026-07-27T20:18:00Z" w16du:dateUtc="2026-07-27T12:18:00Z">
                      <w:rPr>
                        <w:rFonts w:ascii="Cambria Math" w:eastAsia="Times New Roman" w:hAnsi="Cambria Math"/>
                        <w:kern w:val="0"/>
                        <w:lang w:bidi="ar-SA"/>
                        <w14:ligatures w14:val="none"/>
                      </w:rPr>
                      <m:t>A</m:t>
                    </w:del>
                  </m:r>
                </m:sup>
              </m:sSup>
            </m:oMath>
            <w:del w:id="4486" w:author="arun kumar" w:date="2026-07-27T20:18:00Z" w16du:dateUtc="2026-07-27T12:18:00Z">
              <w:r w:rsidR="003A5452" w:rsidDel="00A35F98">
                <w:rPr>
                  <w:rFonts w:eastAsia="Times New Roman"/>
                  <w:kern w:val="0"/>
                  <w:lang w:bidi="ar-SA"/>
                  <w14:ligatures w14:val="none"/>
                </w:rPr>
                <w:delText xml:space="preserve"> </w:delText>
              </w:r>
              <w:r w:rsidR="008E3CC5" w:rsidDel="00A35F98">
                <w:rPr>
                  <w:rFonts w:eastAsia="Times New Roman"/>
                  <w:kern w:val="0"/>
                  <w:lang w:bidi="ar-SA"/>
                  <w14:ligatures w14:val="none"/>
                </w:rPr>
                <w:delText xml:space="preserve">+ </w:delText>
              </w:r>
            </w:del>
            <m:oMath>
              <m:sSup>
                <m:sSupPr>
                  <m:ctrlPr>
                    <w:del w:id="4487" w:author="arun kumar" w:date="2026-07-27T20:18:00Z" w16du:dateUtc="2026-07-27T12:18:00Z">
                      <w:rPr>
                        <w:rFonts w:ascii="Cambria Math" w:eastAsia="Times New Roman" w:hAnsi="Cambria Math"/>
                        <w:i/>
                        <w:kern w:val="0"/>
                        <w:lang w:bidi="ar-SA"/>
                        <w14:ligatures w14:val="none"/>
                      </w:rPr>
                    </w:del>
                  </m:ctrlPr>
                </m:sSupPr>
                <m:e>
                  <m:sSub>
                    <m:sSubPr>
                      <m:ctrlPr>
                        <w:del w:id="4488" w:author="arun kumar" w:date="2026-07-27T20:18:00Z" w16du:dateUtc="2026-07-27T12:18:00Z">
                          <w:rPr>
                            <w:rFonts w:ascii="Cambria Math" w:eastAsia="Times New Roman" w:hAnsi="Cambria Math"/>
                            <w:i/>
                            <w:kern w:val="0"/>
                            <w:lang w:bidi="ar-SA"/>
                            <w14:ligatures w14:val="none"/>
                          </w:rPr>
                        </w:del>
                      </m:ctrlPr>
                    </m:sSubPr>
                    <m:e>
                      <m:r>
                        <w:del w:id="4489" w:author="arun kumar" w:date="2026-07-27T20:18:00Z" w16du:dateUtc="2026-07-27T12:18:00Z">
                          <w:rPr>
                            <w:rFonts w:ascii="Cambria Math" w:eastAsia="Times New Roman" w:hAnsi="Cambria Math"/>
                            <w:kern w:val="0"/>
                            <w:lang w:bidi="ar-SA"/>
                            <w14:ligatures w14:val="none"/>
                          </w:rPr>
                          <m:t>y</m:t>
                        </w:del>
                      </m:r>
                    </m:e>
                    <m:sub>
                      <m:r>
                        <w:del w:id="4490" w:author="arun kumar" w:date="2026-07-27T20:18:00Z" w16du:dateUtc="2026-07-27T12:18:00Z">
                          <w:rPr>
                            <w:rFonts w:ascii="Cambria Math" w:eastAsia="Times New Roman" w:hAnsi="Cambria Math"/>
                            <w:kern w:val="0"/>
                            <w:lang w:bidi="ar-SA"/>
                            <w14:ligatures w14:val="none"/>
                          </w:rPr>
                          <m:t>im</m:t>
                        </w:del>
                      </m:r>
                    </m:sub>
                  </m:sSub>
                </m:e>
                <m:sup>
                  <m:r>
                    <w:del w:id="4491" w:author="arun kumar" w:date="2026-07-27T20:18:00Z" w16du:dateUtc="2026-07-27T12:18:00Z">
                      <w:rPr>
                        <w:rFonts w:ascii="Cambria Math" w:eastAsia="Times New Roman" w:hAnsi="Cambria Math"/>
                        <w:kern w:val="0"/>
                        <w:lang w:bidi="ar-SA"/>
                        <w14:ligatures w14:val="none"/>
                      </w:rPr>
                      <m:t>B</m:t>
                    </w:del>
                  </m:r>
                </m:sup>
              </m:sSup>
              <m:r>
                <w:del w:id="4492" w:author="arun kumar" w:date="2026-07-27T20:18:00Z" w16du:dateUtc="2026-07-27T12:18:00Z">
                  <w:rPr>
                    <w:rFonts w:ascii="Cambria Math" w:eastAsia="Times New Roman" w:hAnsi="Cambria Math"/>
                    <w:kern w:val="0"/>
                    <w:lang w:bidi="ar-SA"/>
                    <w14:ligatures w14:val="none"/>
                  </w:rPr>
                  <m:t xml:space="preserve"> +</m:t>
                </w:del>
              </m:r>
              <m:sSup>
                <m:sSupPr>
                  <m:ctrlPr>
                    <w:del w:id="4493" w:author="arun kumar" w:date="2026-07-27T20:18:00Z" w16du:dateUtc="2026-07-27T12:18:00Z">
                      <w:rPr>
                        <w:rFonts w:ascii="Cambria Math" w:eastAsia="Times New Roman" w:hAnsi="Cambria Math"/>
                        <w:i/>
                        <w:kern w:val="0"/>
                        <w:lang w:bidi="ar-SA"/>
                        <w14:ligatures w14:val="none"/>
                      </w:rPr>
                    </w:del>
                  </m:ctrlPr>
                </m:sSupPr>
                <m:e>
                  <m:sSub>
                    <m:sSubPr>
                      <m:ctrlPr>
                        <w:del w:id="4494" w:author="arun kumar" w:date="2026-07-27T20:18:00Z" w16du:dateUtc="2026-07-27T12:18:00Z">
                          <w:rPr>
                            <w:rFonts w:ascii="Cambria Math" w:eastAsia="Times New Roman" w:hAnsi="Cambria Math"/>
                            <w:i/>
                            <w:kern w:val="0"/>
                            <w:lang w:bidi="ar-SA"/>
                            <w14:ligatures w14:val="none"/>
                          </w:rPr>
                        </w:del>
                      </m:ctrlPr>
                    </m:sSubPr>
                    <m:e>
                      <m:r>
                        <w:del w:id="4495" w:author="arun kumar" w:date="2026-07-27T20:18:00Z" w16du:dateUtc="2026-07-27T12:18:00Z">
                          <w:rPr>
                            <w:rFonts w:ascii="Cambria Math" w:eastAsia="Times New Roman" w:hAnsi="Cambria Math"/>
                            <w:kern w:val="0"/>
                            <w:lang w:bidi="ar-SA"/>
                            <w14:ligatures w14:val="none"/>
                          </w:rPr>
                          <m:t>y</m:t>
                        </w:del>
                      </m:r>
                    </m:e>
                    <m:sub>
                      <m:r>
                        <w:del w:id="4496" w:author="arun kumar" w:date="2026-07-27T20:18:00Z" w16du:dateUtc="2026-07-27T12:18:00Z">
                          <w:rPr>
                            <w:rFonts w:ascii="Cambria Math" w:eastAsia="Times New Roman" w:hAnsi="Cambria Math"/>
                            <w:kern w:val="0"/>
                            <w:lang w:bidi="ar-SA"/>
                            <w14:ligatures w14:val="none"/>
                          </w:rPr>
                          <m:t>im</m:t>
                        </w:del>
                      </m:r>
                    </m:sub>
                  </m:sSub>
                </m:e>
                <m:sup>
                  <m:r>
                    <w:del w:id="4497" w:author="arun kumar" w:date="2026-07-27T20:18:00Z" w16du:dateUtc="2026-07-27T12:18:00Z">
                      <w:rPr>
                        <w:rFonts w:ascii="Cambria Math" w:eastAsia="Times New Roman" w:hAnsi="Cambria Math"/>
                        <w:kern w:val="0"/>
                        <w:lang w:bidi="ar-SA"/>
                        <w14:ligatures w14:val="none"/>
                      </w:rPr>
                      <m:t>C</m:t>
                    </w:del>
                  </m:r>
                </m:sup>
              </m:sSup>
              <m:r>
                <w:del w:id="4498" w:author="arun kumar" w:date="2026-07-27T20:18:00Z" w16du:dateUtc="2026-07-27T12:18:00Z">
                  <w:rPr>
                    <w:rFonts w:ascii="Cambria Math" w:eastAsia="Times New Roman" w:hAnsi="Cambria Math"/>
                    <w:kern w:val="0"/>
                    <w:lang w:bidi="ar-SA"/>
                    <w14:ligatures w14:val="none"/>
                  </w:rPr>
                  <m:t xml:space="preserve">+ </m:t>
                </w:del>
              </m:r>
              <m:sSup>
                <m:sSupPr>
                  <m:ctrlPr>
                    <w:del w:id="4499" w:author="arun kumar" w:date="2026-07-27T20:18:00Z" w16du:dateUtc="2026-07-27T12:18:00Z">
                      <w:rPr>
                        <w:rFonts w:ascii="Cambria Math" w:eastAsia="Times New Roman" w:hAnsi="Cambria Math"/>
                        <w:i/>
                        <w:kern w:val="0"/>
                        <w:lang w:bidi="ar-SA"/>
                        <w14:ligatures w14:val="none"/>
                      </w:rPr>
                    </w:del>
                  </m:ctrlPr>
                </m:sSupPr>
                <m:e>
                  <m:sSub>
                    <m:sSubPr>
                      <m:ctrlPr>
                        <w:del w:id="4500" w:author="arun kumar" w:date="2026-07-27T20:18:00Z" w16du:dateUtc="2026-07-27T12:18:00Z">
                          <w:rPr>
                            <w:rFonts w:ascii="Cambria Math" w:eastAsia="Times New Roman" w:hAnsi="Cambria Math"/>
                            <w:i/>
                            <w:kern w:val="0"/>
                            <w:lang w:bidi="ar-SA"/>
                            <w14:ligatures w14:val="none"/>
                          </w:rPr>
                        </w:del>
                      </m:ctrlPr>
                    </m:sSubPr>
                    <m:e>
                      <m:r>
                        <w:del w:id="4501" w:author="arun kumar" w:date="2026-07-27T20:18:00Z" w16du:dateUtc="2026-07-27T12:18:00Z">
                          <w:rPr>
                            <w:rFonts w:ascii="Cambria Math" w:eastAsia="Times New Roman" w:hAnsi="Cambria Math"/>
                            <w:kern w:val="0"/>
                            <w:lang w:bidi="ar-SA"/>
                            <w14:ligatures w14:val="none"/>
                          </w:rPr>
                          <m:t>y</m:t>
                        </w:del>
                      </m:r>
                    </m:e>
                    <m:sub>
                      <m:r>
                        <w:del w:id="4502" w:author="arun kumar" w:date="2026-07-27T20:18:00Z" w16du:dateUtc="2026-07-27T12:18:00Z">
                          <w:rPr>
                            <w:rFonts w:ascii="Cambria Math" w:eastAsia="Times New Roman" w:hAnsi="Cambria Math"/>
                            <w:kern w:val="0"/>
                            <w:lang w:bidi="ar-SA"/>
                            <w14:ligatures w14:val="none"/>
                          </w:rPr>
                          <m:t>im</m:t>
                        </w:del>
                      </m:r>
                    </m:sub>
                  </m:sSub>
                </m:e>
                <m:sup>
                  <m:r>
                    <w:del w:id="4503" w:author="arun kumar" w:date="2026-07-27T20:18:00Z" w16du:dateUtc="2026-07-27T12:18:00Z">
                      <w:rPr>
                        <w:rFonts w:ascii="Cambria Math" w:eastAsia="Times New Roman" w:hAnsi="Cambria Math"/>
                        <w:kern w:val="0"/>
                        <w:lang w:bidi="ar-SA"/>
                        <w14:ligatures w14:val="none"/>
                      </w:rPr>
                      <m:t>D</m:t>
                    </w:del>
                  </m:r>
                </m:sup>
              </m:sSup>
            </m:oMath>
            <w:del w:id="4504" w:author="arun kumar" w:date="2026-07-27T20:18:00Z" w16du:dateUtc="2026-07-27T12:18:00Z">
              <w:r w:rsidR="003A5452" w:rsidDel="00A35F98">
                <w:rPr>
                  <w:rFonts w:eastAsia="Times New Roman"/>
                  <w:kern w:val="0"/>
                  <w:lang w:bidi="ar-SA"/>
                  <w14:ligatures w14:val="none"/>
                </w:rPr>
                <w:delText xml:space="preserve">&lt;= 1; </w:delText>
              </w:r>
              <w:r w:rsidR="003C726E" w:rsidDel="00A35F98">
                <w:rPr>
                  <w:rFonts w:eastAsia="Times New Roman"/>
                  <w:kern w:val="0"/>
                  <w:lang w:bidi="ar-SA"/>
                  <w14:ligatures w14:val="none"/>
                </w:rPr>
                <w:delText xml:space="preserve">if </w:delText>
              </w:r>
            </w:del>
            <m:oMath>
              <m:sSub>
                <m:sSubPr>
                  <m:ctrlPr>
                    <w:del w:id="4505" w:author="arun kumar" w:date="2026-07-27T20:18:00Z" w16du:dateUtc="2026-07-27T12:18:00Z">
                      <w:rPr>
                        <w:rFonts w:ascii="Cambria Math" w:eastAsia="Times New Roman" w:hAnsi="Cambria Math"/>
                        <w:i/>
                        <w:kern w:val="0"/>
                        <w:lang w:bidi="ar-SA"/>
                        <w14:ligatures w14:val="none"/>
                      </w:rPr>
                    </w:del>
                  </m:ctrlPr>
                </m:sSubPr>
                <m:e>
                  <m:r>
                    <w:del w:id="4506" w:author="arun kumar" w:date="2026-07-27T20:18:00Z" w16du:dateUtc="2026-07-27T12:18:00Z">
                      <w:rPr>
                        <w:rFonts w:ascii="Cambria Math" w:eastAsia="Times New Roman" w:hAnsi="Cambria Math"/>
                        <w:kern w:val="0"/>
                        <w:lang w:bidi="ar-SA"/>
                        <w14:ligatures w14:val="none"/>
                      </w:rPr>
                      <m:t>arrivaltime</m:t>
                    </w:del>
                  </m:r>
                </m:e>
                <m:sub>
                  <m:r>
                    <w:del w:id="4507" w:author="arun kumar" w:date="2026-07-27T20:18:00Z" w16du:dateUtc="2026-07-27T12:18:00Z">
                      <w:rPr>
                        <w:rFonts w:ascii="Cambria Math" w:eastAsia="Times New Roman" w:hAnsi="Cambria Math"/>
                        <w:kern w:val="0"/>
                        <w:lang w:bidi="ar-SA"/>
                        <w14:ligatures w14:val="none"/>
                      </w:rPr>
                      <m:t>j</m:t>
                    </w:del>
                  </m:r>
                </m:sub>
              </m:sSub>
            </m:oMath>
            <w:del w:id="4508" w:author="arun kumar" w:date="2026-07-27T20:18:00Z" w16du:dateUtc="2026-07-27T12:18:00Z">
              <w:r w:rsidR="003C726E" w:rsidDel="00A35F98">
                <w:rPr>
                  <w:rFonts w:eastAsia="Times New Roman"/>
                  <w:kern w:val="0"/>
                  <w:lang w:bidi="ar-SA"/>
                  <w14:ligatures w14:val="none"/>
                </w:rPr>
                <w:delText xml:space="preserve"> + </w:delText>
              </w:r>
            </w:del>
            <m:oMath>
              <m:sSubSup>
                <m:sSubSupPr>
                  <m:ctrlPr>
                    <w:del w:id="4509" w:author="arun kumar" w:date="2026-07-27T20:18:00Z" w16du:dateUtc="2026-07-27T12:18:00Z">
                      <w:rPr>
                        <w:rFonts w:ascii="Cambria Math" w:eastAsia="Times New Roman" w:hAnsi="Cambria Math"/>
                        <w:i/>
                        <w:kern w:val="0"/>
                        <w:lang w:bidi="ar-SA"/>
                        <w14:ligatures w14:val="none"/>
                      </w:rPr>
                    </w:del>
                  </m:ctrlPr>
                </m:sSubSupPr>
                <m:e>
                  <m:sSub>
                    <m:sSubPr>
                      <m:ctrlPr>
                        <w:del w:id="4510" w:author="arun kumar" w:date="2026-07-27T20:18:00Z" w16du:dateUtc="2026-07-27T12:18:00Z">
                          <w:rPr>
                            <w:rFonts w:ascii="Cambria Math" w:eastAsia="Times New Roman" w:hAnsi="Cambria Math"/>
                            <w:i/>
                            <w:kern w:val="0"/>
                            <w:lang w:bidi="ar-SA"/>
                            <w14:ligatures w14:val="none"/>
                          </w:rPr>
                        </w:del>
                      </m:ctrlPr>
                    </m:sSubPr>
                    <m:e>
                      <m:r>
                        <w:del w:id="4511" w:author="arun kumar" w:date="2026-07-27T20:18:00Z" w16du:dateUtc="2026-07-27T12:18:00Z">
                          <w:rPr>
                            <w:rFonts w:ascii="Cambria Math" w:eastAsia="Times New Roman" w:hAnsi="Cambria Math"/>
                            <w:kern w:val="0"/>
                            <w:lang w:bidi="ar-SA"/>
                            <w14:ligatures w14:val="none"/>
                          </w:rPr>
                          <m:t>turnaroundtime</m:t>
                        </w:del>
                      </m:r>
                    </m:e>
                    <m:sub>
                      <m:r>
                        <w:del w:id="4512" w:author="arun kumar" w:date="2026-07-27T20:18:00Z" w16du:dateUtc="2026-07-27T12:18:00Z">
                          <w:rPr>
                            <w:rFonts w:ascii="Cambria Math" w:eastAsia="Times New Roman" w:hAnsi="Cambria Math"/>
                            <w:kern w:val="0"/>
                            <w:lang w:bidi="ar-SA"/>
                            <w14:ligatures w14:val="none"/>
                          </w:rPr>
                          <m:t>im</m:t>
                        </w:del>
                      </m:r>
                    </m:sub>
                  </m:sSub>
                  <m:r>
                    <w:del w:id="4513" w:author="arun kumar" w:date="2026-07-27T20:18:00Z" w16du:dateUtc="2026-07-27T12:18:00Z">
                      <w:rPr>
                        <w:rFonts w:ascii="Cambria Math" w:eastAsia="Times New Roman" w:hAnsi="Cambria Math"/>
                        <w:kern w:val="0"/>
                        <w:lang w:bidi="ar-SA"/>
                        <w14:ligatures w14:val="none"/>
                      </w:rPr>
                      <m:t>&gt;</m:t>
                    </w:del>
                  </m:r>
                  <m:d>
                    <m:dPr>
                      <m:ctrlPr>
                        <w:del w:id="4514" w:author="arun kumar" w:date="2026-07-27T20:18:00Z" w16du:dateUtc="2026-07-27T12:18:00Z">
                          <w:rPr>
                            <w:rFonts w:ascii="Cambria Math" w:eastAsia="Times New Roman" w:hAnsi="Cambria Math"/>
                            <w:i/>
                            <w:kern w:val="0"/>
                            <w:lang w:bidi="ar-SA"/>
                            <w14:ligatures w14:val="none"/>
                          </w:rPr>
                        </w:del>
                      </m:ctrlPr>
                    </m:dPr>
                    <m:e>
                      <m:sSubSup>
                        <m:sSubSupPr>
                          <m:ctrlPr>
                            <w:del w:id="4515" w:author="arun kumar" w:date="2026-07-27T20:18:00Z" w16du:dateUtc="2026-07-27T12:18:00Z">
                              <w:rPr>
                                <w:rFonts w:ascii="Cambria Math" w:eastAsia="Times New Roman" w:hAnsi="Cambria Math"/>
                                <w:i/>
                                <w:kern w:val="0"/>
                                <w:lang w:bidi="ar-SA"/>
                                <w14:ligatures w14:val="none"/>
                              </w:rPr>
                            </w:del>
                          </m:ctrlPr>
                        </m:sSubSupPr>
                        <m:e>
                          <m:r>
                            <w:del w:id="4516" w:author="arun kumar" w:date="2026-07-27T20:18:00Z" w16du:dateUtc="2026-07-27T12:18:00Z">
                              <w:rPr>
                                <w:rFonts w:ascii="Cambria Math" w:eastAsia="Times New Roman" w:hAnsi="Cambria Math"/>
                                <w:kern w:val="0"/>
                                <w:lang w:bidi="ar-SA"/>
                                <w14:ligatures w14:val="none"/>
                              </w:rPr>
                              <m:t>maintenancetime</m:t>
                            </w:del>
                          </m:r>
                        </m:e>
                        <m:sub>
                          <m:r>
                            <w:del w:id="4517" w:author="arun kumar" w:date="2026-07-27T20:18:00Z" w16du:dateUtc="2026-07-27T12:18:00Z">
                              <w:rPr>
                                <w:rFonts w:ascii="Cambria Math" w:eastAsia="Times New Roman" w:hAnsi="Cambria Math"/>
                                <w:kern w:val="0"/>
                                <w:lang w:bidi="ar-SA"/>
                                <w14:ligatures w14:val="none"/>
                              </w:rPr>
                              <m:t>i</m:t>
                            </w:del>
                          </m:r>
                        </m:sub>
                        <m:sup>
                          <m:r>
                            <w:del w:id="4518" w:author="arun kumar" w:date="2026-07-27T20:18:00Z" w16du:dateUtc="2026-07-27T12:18:00Z">
                              <w:rPr>
                                <w:rFonts w:ascii="Cambria Math" w:eastAsia="Times New Roman" w:hAnsi="Cambria Math"/>
                                <w:kern w:val="0"/>
                                <w:lang w:bidi="ar-SA"/>
                                <w14:ligatures w14:val="none"/>
                              </w:rPr>
                              <m:t>A</m:t>
                            </w:del>
                          </m:r>
                        </m:sup>
                      </m:sSubSup>
                      <m:r>
                        <w:del w:id="4519" w:author="arun kumar" w:date="2026-07-27T20:18:00Z" w16du:dateUtc="2026-07-27T12:18:00Z">
                          <w:rPr>
                            <w:rFonts w:ascii="Cambria Math" w:eastAsia="Times New Roman" w:hAnsi="Cambria Math"/>
                            <w:kern w:val="0"/>
                            <w:lang w:bidi="ar-SA"/>
                            <w14:ligatures w14:val="none"/>
                          </w:rPr>
                          <m:t>*</m:t>
                        </w:del>
                      </m:r>
                      <m:sSubSup>
                        <m:sSubSupPr>
                          <m:ctrlPr>
                            <w:del w:id="4520" w:author="arun kumar" w:date="2026-07-27T20:18:00Z" w16du:dateUtc="2026-07-27T12:18:00Z">
                              <w:rPr>
                                <w:rFonts w:ascii="Cambria Math" w:eastAsia="Times New Roman" w:hAnsi="Cambria Math"/>
                                <w:i/>
                                <w:kern w:val="0"/>
                                <w:lang w:bidi="ar-SA"/>
                                <w14:ligatures w14:val="none"/>
                              </w:rPr>
                            </w:del>
                          </m:ctrlPr>
                        </m:sSubSupPr>
                        <m:e>
                          <m:r>
                            <w:del w:id="4521" w:author="arun kumar" w:date="2026-07-27T20:18:00Z" w16du:dateUtc="2026-07-27T12:18:00Z">
                              <w:rPr>
                                <w:rFonts w:ascii="Cambria Math" w:eastAsia="Times New Roman" w:hAnsi="Cambria Math"/>
                                <w:kern w:val="0"/>
                                <w:lang w:bidi="ar-SA"/>
                                <w14:ligatures w14:val="none"/>
                              </w:rPr>
                              <m:t>y</m:t>
                            </w:del>
                          </m:r>
                        </m:e>
                        <m:sub>
                          <m:r>
                            <w:del w:id="4522" w:author="arun kumar" w:date="2026-07-27T20:18:00Z" w16du:dateUtc="2026-07-27T12:18:00Z">
                              <w:rPr>
                                <w:rFonts w:ascii="Cambria Math" w:eastAsia="Times New Roman" w:hAnsi="Cambria Math"/>
                                <w:kern w:val="0"/>
                                <w:lang w:bidi="ar-SA"/>
                                <w14:ligatures w14:val="none"/>
                              </w:rPr>
                              <m:t>im</m:t>
                            </w:del>
                          </m:r>
                        </m:sub>
                        <m:sup>
                          <m:r>
                            <w:del w:id="4523" w:author="arun kumar" w:date="2026-07-27T20:18:00Z" w16du:dateUtc="2026-07-27T12:18:00Z">
                              <w:rPr>
                                <w:rFonts w:ascii="Cambria Math" w:eastAsia="Times New Roman" w:hAnsi="Cambria Math"/>
                                <w:kern w:val="0"/>
                                <w:lang w:bidi="ar-SA"/>
                                <w14:ligatures w14:val="none"/>
                              </w:rPr>
                              <m:t>A</m:t>
                            </w:del>
                          </m:r>
                        </m:sup>
                      </m:sSubSup>
                      <m:r>
                        <w:del w:id="4524" w:author="arun kumar" w:date="2026-07-27T20:18:00Z" w16du:dateUtc="2026-07-27T12:18:00Z">
                          <w:rPr>
                            <w:rFonts w:ascii="Cambria Math" w:eastAsia="Times New Roman" w:hAnsi="Cambria Math"/>
                            <w:kern w:val="0"/>
                            <w:lang w:bidi="ar-SA"/>
                            <w14:ligatures w14:val="none"/>
                          </w:rPr>
                          <m:t xml:space="preserve"> + </m:t>
                        </w:del>
                      </m:r>
                      <m:sSubSup>
                        <m:sSubSupPr>
                          <m:ctrlPr>
                            <w:del w:id="4525" w:author="arun kumar" w:date="2026-07-27T20:18:00Z" w16du:dateUtc="2026-07-27T12:18:00Z">
                              <w:rPr>
                                <w:rFonts w:ascii="Cambria Math" w:eastAsia="Times New Roman" w:hAnsi="Cambria Math"/>
                                <w:i/>
                                <w:kern w:val="0"/>
                                <w:lang w:bidi="ar-SA"/>
                                <w14:ligatures w14:val="none"/>
                              </w:rPr>
                            </w:del>
                          </m:ctrlPr>
                        </m:sSubSupPr>
                        <m:e>
                          <m:r>
                            <w:del w:id="4526" w:author="arun kumar" w:date="2026-07-27T20:18:00Z" w16du:dateUtc="2026-07-27T12:18:00Z">
                              <w:rPr>
                                <w:rFonts w:ascii="Cambria Math" w:eastAsia="Times New Roman" w:hAnsi="Cambria Math"/>
                                <w:kern w:val="0"/>
                                <w:lang w:bidi="ar-SA"/>
                                <w14:ligatures w14:val="none"/>
                              </w:rPr>
                              <m:t>maintenancetime</m:t>
                            </w:del>
                          </m:r>
                        </m:e>
                        <m:sub>
                          <m:r>
                            <w:del w:id="4527" w:author="arun kumar" w:date="2026-07-27T20:18:00Z" w16du:dateUtc="2026-07-27T12:18:00Z">
                              <w:rPr>
                                <w:rFonts w:ascii="Cambria Math" w:eastAsia="Times New Roman" w:hAnsi="Cambria Math"/>
                                <w:kern w:val="0"/>
                                <w:lang w:bidi="ar-SA"/>
                                <w14:ligatures w14:val="none"/>
                              </w:rPr>
                              <m:t>i</m:t>
                            </w:del>
                          </m:r>
                        </m:sub>
                        <m:sup>
                          <m:r>
                            <w:del w:id="4528" w:author="arun kumar" w:date="2026-07-27T20:18:00Z" w16du:dateUtc="2026-07-27T12:18:00Z">
                              <w:rPr>
                                <w:rFonts w:ascii="Cambria Math" w:eastAsia="Times New Roman" w:hAnsi="Cambria Math"/>
                                <w:kern w:val="0"/>
                                <w:lang w:bidi="ar-SA"/>
                                <w14:ligatures w14:val="none"/>
                              </w:rPr>
                              <m:t>B</m:t>
                            </w:del>
                          </m:r>
                        </m:sup>
                      </m:sSubSup>
                      <m:r>
                        <w:del w:id="4529" w:author="arun kumar" w:date="2026-07-27T20:18:00Z" w16du:dateUtc="2026-07-27T12:18:00Z">
                          <w:rPr>
                            <w:rFonts w:ascii="Cambria Math" w:eastAsia="Times New Roman" w:hAnsi="Cambria Math"/>
                            <w:kern w:val="0"/>
                            <w:lang w:bidi="ar-SA"/>
                            <w14:ligatures w14:val="none"/>
                          </w:rPr>
                          <m:t>*</m:t>
                        </w:del>
                      </m:r>
                      <m:sSubSup>
                        <m:sSubSupPr>
                          <m:ctrlPr>
                            <w:del w:id="4530" w:author="arun kumar" w:date="2026-07-27T20:18:00Z" w16du:dateUtc="2026-07-27T12:18:00Z">
                              <w:rPr>
                                <w:rFonts w:ascii="Cambria Math" w:eastAsia="Times New Roman" w:hAnsi="Cambria Math"/>
                                <w:i/>
                                <w:kern w:val="0"/>
                                <w:lang w:bidi="ar-SA"/>
                                <w14:ligatures w14:val="none"/>
                              </w:rPr>
                            </w:del>
                          </m:ctrlPr>
                        </m:sSubSupPr>
                        <m:e>
                          <m:r>
                            <w:del w:id="4531" w:author="arun kumar" w:date="2026-07-27T20:18:00Z" w16du:dateUtc="2026-07-27T12:18:00Z">
                              <w:rPr>
                                <w:rFonts w:ascii="Cambria Math" w:eastAsia="Times New Roman" w:hAnsi="Cambria Math"/>
                                <w:kern w:val="0"/>
                                <w:lang w:bidi="ar-SA"/>
                                <w14:ligatures w14:val="none"/>
                              </w:rPr>
                              <m:t>y</m:t>
                            </w:del>
                          </m:r>
                        </m:e>
                        <m:sub>
                          <m:r>
                            <w:del w:id="4532" w:author="arun kumar" w:date="2026-07-27T20:18:00Z" w16du:dateUtc="2026-07-27T12:18:00Z">
                              <w:rPr>
                                <w:rFonts w:ascii="Cambria Math" w:eastAsia="Times New Roman" w:hAnsi="Cambria Math"/>
                                <w:kern w:val="0"/>
                                <w:lang w:bidi="ar-SA"/>
                                <w14:ligatures w14:val="none"/>
                              </w:rPr>
                              <m:t>im</m:t>
                            </w:del>
                          </m:r>
                        </m:sub>
                        <m:sup>
                          <m:r>
                            <w:del w:id="4533" w:author="arun kumar" w:date="2026-07-27T20:18:00Z" w16du:dateUtc="2026-07-27T12:18:00Z">
                              <w:rPr>
                                <w:rFonts w:ascii="Cambria Math" w:eastAsia="Times New Roman" w:hAnsi="Cambria Math"/>
                                <w:kern w:val="0"/>
                                <w:lang w:bidi="ar-SA"/>
                                <w14:ligatures w14:val="none"/>
                              </w:rPr>
                              <m:t>B</m:t>
                            </w:del>
                          </m:r>
                        </m:sup>
                      </m:sSubSup>
                      <m:r>
                        <w:del w:id="4534" w:author="arun kumar" w:date="2026-07-27T20:18:00Z" w16du:dateUtc="2026-07-27T12:18:00Z">
                          <w:rPr>
                            <w:rFonts w:ascii="Cambria Math" w:eastAsia="Times New Roman" w:hAnsi="Cambria Math"/>
                            <w:kern w:val="0"/>
                            <w:lang w:bidi="ar-SA"/>
                            <w14:ligatures w14:val="none"/>
                          </w:rPr>
                          <m:t xml:space="preserve">+ </m:t>
                        </w:del>
                      </m:r>
                      <m:sSubSup>
                        <m:sSubSupPr>
                          <m:ctrlPr>
                            <w:del w:id="4535" w:author="arun kumar" w:date="2026-07-27T20:18:00Z" w16du:dateUtc="2026-07-27T12:18:00Z">
                              <w:rPr>
                                <w:rFonts w:ascii="Cambria Math" w:eastAsia="Times New Roman" w:hAnsi="Cambria Math"/>
                                <w:i/>
                                <w:kern w:val="0"/>
                                <w:lang w:bidi="ar-SA"/>
                                <w14:ligatures w14:val="none"/>
                              </w:rPr>
                            </w:del>
                          </m:ctrlPr>
                        </m:sSubSupPr>
                        <m:e>
                          <m:r>
                            <w:del w:id="4536" w:author="arun kumar" w:date="2026-07-27T20:18:00Z" w16du:dateUtc="2026-07-27T12:18:00Z">
                              <w:rPr>
                                <w:rFonts w:ascii="Cambria Math" w:eastAsia="Times New Roman" w:hAnsi="Cambria Math"/>
                                <w:kern w:val="0"/>
                                <w:lang w:bidi="ar-SA"/>
                                <w14:ligatures w14:val="none"/>
                              </w:rPr>
                              <m:t>maintenancetime</m:t>
                            </w:del>
                          </m:r>
                        </m:e>
                        <m:sub>
                          <m:r>
                            <w:del w:id="4537" w:author="arun kumar" w:date="2026-07-27T20:18:00Z" w16du:dateUtc="2026-07-27T12:18:00Z">
                              <w:rPr>
                                <w:rFonts w:ascii="Cambria Math" w:eastAsia="Times New Roman" w:hAnsi="Cambria Math"/>
                                <w:kern w:val="0"/>
                                <w:lang w:bidi="ar-SA"/>
                                <w14:ligatures w14:val="none"/>
                              </w:rPr>
                              <m:t>i</m:t>
                            </w:del>
                          </m:r>
                        </m:sub>
                        <m:sup>
                          <m:r>
                            <w:del w:id="4538" w:author="arun kumar" w:date="2026-07-27T20:18:00Z" w16du:dateUtc="2026-07-27T12:18:00Z">
                              <w:rPr>
                                <w:rFonts w:ascii="Cambria Math" w:eastAsia="Times New Roman" w:hAnsi="Cambria Math"/>
                                <w:kern w:val="0"/>
                                <w:lang w:bidi="ar-SA"/>
                                <w14:ligatures w14:val="none"/>
                              </w:rPr>
                              <m:t>C</m:t>
                            </w:del>
                          </m:r>
                        </m:sup>
                      </m:sSubSup>
                      <m:r>
                        <w:del w:id="4539" w:author="arun kumar" w:date="2026-07-27T20:18:00Z" w16du:dateUtc="2026-07-27T12:18:00Z">
                          <w:rPr>
                            <w:rFonts w:ascii="Cambria Math" w:eastAsia="Times New Roman" w:hAnsi="Cambria Math"/>
                            <w:kern w:val="0"/>
                            <w:lang w:bidi="ar-SA"/>
                            <w14:ligatures w14:val="none"/>
                          </w:rPr>
                          <m:t>*</m:t>
                        </w:del>
                      </m:r>
                      <m:sSubSup>
                        <m:sSubSupPr>
                          <m:ctrlPr>
                            <w:del w:id="4540" w:author="arun kumar" w:date="2026-07-27T20:18:00Z" w16du:dateUtc="2026-07-27T12:18:00Z">
                              <w:rPr>
                                <w:rFonts w:ascii="Cambria Math" w:eastAsia="Times New Roman" w:hAnsi="Cambria Math"/>
                                <w:i/>
                                <w:kern w:val="0"/>
                                <w:lang w:bidi="ar-SA"/>
                                <w14:ligatures w14:val="none"/>
                              </w:rPr>
                            </w:del>
                          </m:ctrlPr>
                        </m:sSubSupPr>
                        <m:e>
                          <m:r>
                            <w:del w:id="4541" w:author="arun kumar" w:date="2026-07-27T20:18:00Z" w16du:dateUtc="2026-07-27T12:18:00Z">
                              <w:rPr>
                                <w:rFonts w:ascii="Cambria Math" w:eastAsia="Times New Roman" w:hAnsi="Cambria Math"/>
                                <w:kern w:val="0"/>
                                <w:lang w:bidi="ar-SA"/>
                                <w14:ligatures w14:val="none"/>
                              </w:rPr>
                              <m:t>y</m:t>
                            </w:del>
                          </m:r>
                        </m:e>
                        <m:sub>
                          <m:r>
                            <w:del w:id="4542" w:author="arun kumar" w:date="2026-07-27T20:18:00Z" w16du:dateUtc="2026-07-27T12:18:00Z">
                              <w:rPr>
                                <w:rFonts w:ascii="Cambria Math" w:eastAsia="Times New Roman" w:hAnsi="Cambria Math"/>
                                <w:kern w:val="0"/>
                                <w:lang w:bidi="ar-SA"/>
                                <w14:ligatures w14:val="none"/>
                              </w:rPr>
                              <m:t>im</m:t>
                            </w:del>
                          </m:r>
                        </m:sub>
                        <m:sup>
                          <m:r>
                            <w:del w:id="4543" w:author="arun kumar" w:date="2026-07-27T20:18:00Z" w16du:dateUtc="2026-07-27T12:18:00Z">
                              <w:rPr>
                                <w:rFonts w:ascii="Cambria Math" w:eastAsia="Times New Roman" w:hAnsi="Cambria Math"/>
                                <w:kern w:val="0"/>
                                <w:lang w:bidi="ar-SA"/>
                                <w14:ligatures w14:val="none"/>
                              </w:rPr>
                              <m:t>C</m:t>
                            </w:del>
                          </m:r>
                        </m:sup>
                      </m:sSubSup>
                      <m:r>
                        <w:del w:id="4544" w:author="arun kumar" w:date="2026-07-27T20:18:00Z" w16du:dateUtc="2026-07-27T12:18:00Z">
                          <w:rPr>
                            <w:rFonts w:ascii="Cambria Math" w:eastAsia="Times New Roman" w:hAnsi="Cambria Math"/>
                            <w:kern w:val="0"/>
                            <w:lang w:bidi="ar-SA"/>
                            <w14:ligatures w14:val="none"/>
                          </w:rPr>
                          <m:t xml:space="preserve">+ </m:t>
                        </w:del>
                      </m:r>
                      <m:sSubSup>
                        <m:sSubSupPr>
                          <m:ctrlPr>
                            <w:del w:id="4545" w:author="arun kumar" w:date="2026-07-27T20:18:00Z" w16du:dateUtc="2026-07-27T12:18:00Z">
                              <w:rPr>
                                <w:rFonts w:ascii="Cambria Math" w:eastAsia="Times New Roman" w:hAnsi="Cambria Math"/>
                                <w:i/>
                                <w:kern w:val="0"/>
                                <w:lang w:bidi="ar-SA"/>
                                <w14:ligatures w14:val="none"/>
                              </w:rPr>
                            </w:del>
                          </m:ctrlPr>
                        </m:sSubSupPr>
                        <m:e>
                          <m:r>
                            <w:del w:id="4546" w:author="arun kumar" w:date="2026-07-27T20:18:00Z" w16du:dateUtc="2026-07-27T12:18:00Z">
                              <w:rPr>
                                <w:rFonts w:ascii="Cambria Math" w:eastAsia="Times New Roman" w:hAnsi="Cambria Math"/>
                                <w:kern w:val="0"/>
                                <w:lang w:bidi="ar-SA"/>
                                <w14:ligatures w14:val="none"/>
                              </w:rPr>
                              <m:t>maintenancetime</m:t>
                            </w:del>
                          </m:r>
                        </m:e>
                        <m:sub>
                          <m:r>
                            <w:del w:id="4547" w:author="arun kumar" w:date="2026-07-27T20:18:00Z" w16du:dateUtc="2026-07-27T12:18:00Z">
                              <w:rPr>
                                <w:rFonts w:ascii="Cambria Math" w:eastAsia="Times New Roman" w:hAnsi="Cambria Math"/>
                                <w:kern w:val="0"/>
                                <w:lang w:bidi="ar-SA"/>
                                <w14:ligatures w14:val="none"/>
                              </w:rPr>
                              <m:t>i</m:t>
                            </w:del>
                          </m:r>
                        </m:sub>
                        <m:sup>
                          <m:r>
                            <w:del w:id="4548" w:author="arun kumar" w:date="2026-07-27T20:18:00Z" w16du:dateUtc="2026-07-27T12:18:00Z">
                              <w:rPr>
                                <w:rFonts w:ascii="Cambria Math" w:eastAsia="Times New Roman" w:hAnsi="Cambria Math"/>
                                <w:kern w:val="0"/>
                                <w:lang w:bidi="ar-SA"/>
                                <w14:ligatures w14:val="none"/>
                              </w:rPr>
                              <m:t>D</m:t>
                            </w:del>
                          </m:r>
                        </m:sup>
                      </m:sSubSup>
                      <m:r>
                        <w:del w:id="4549" w:author="arun kumar" w:date="2026-07-27T20:18:00Z" w16du:dateUtc="2026-07-27T12:18:00Z">
                          <w:rPr>
                            <w:rFonts w:ascii="Cambria Math" w:eastAsia="Times New Roman" w:hAnsi="Cambria Math"/>
                            <w:kern w:val="0"/>
                            <w:lang w:bidi="ar-SA"/>
                            <w14:ligatures w14:val="none"/>
                          </w:rPr>
                          <m:t>*</m:t>
                        </w:del>
                      </m:r>
                      <m:sSubSup>
                        <m:sSubSupPr>
                          <m:ctrlPr>
                            <w:del w:id="4550" w:author="arun kumar" w:date="2026-07-27T20:18:00Z" w16du:dateUtc="2026-07-27T12:18:00Z">
                              <w:rPr>
                                <w:rFonts w:ascii="Cambria Math" w:eastAsia="Times New Roman" w:hAnsi="Cambria Math"/>
                                <w:i/>
                                <w:kern w:val="0"/>
                                <w:lang w:bidi="ar-SA"/>
                                <w14:ligatures w14:val="none"/>
                              </w:rPr>
                            </w:del>
                          </m:ctrlPr>
                        </m:sSubSupPr>
                        <m:e>
                          <m:r>
                            <w:del w:id="4551" w:author="arun kumar" w:date="2026-07-27T20:18:00Z" w16du:dateUtc="2026-07-27T12:18:00Z">
                              <w:rPr>
                                <w:rFonts w:ascii="Cambria Math" w:eastAsia="Times New Roman" w:hAnsi="Cambria Math"/>
                                <w:kern w:val="0"/>
                                <w:lang w:bidi="ar-SA"/>
                                <w14:ligatures w14:val="none"/>
                              </w:rPr>
                              <m:t>y</m:t>
                            </w:del>
                          </m:r>
                        </m:e>
                        <m:sub>
                          <m:r>
                            <w:del w:id="4552" w:author="arun kumar" w:date="2026-07-27T20:18:00Z" w16du:dateUtc="2026-07-27T12:18:00Z">
                              <w:rPr>
                                <w:rFonts w:ascii="Cambria Math" w:eastAsia="Times New Roman" w:hAnsi="Cambria Math"/>
                                <w:kern w:val="0"/>
                                <w:lang w:bidi="ar-SA"/>
                                <w14:ligatures w14:val="none"/>
                              </w:rPr>
                              <m:t>im</m:t>
                            </w:del>
                          </m:r>
                        </m:sub>
                        <m:sup>
                          <m:r>
                            <w:del w:id="4553" w:author="arun kumar" w:date="2026-07-27T20:18:00Z" w16du:dateUtc="2026-07-27T12:18:00Z">
                              <w:rPr>
                                <w:rFonts w:ascii="Cambria Math" w:eastAsia="Times New Roman" w:hAnsi="Cambria Math"/>
                                <w:kern w:val="0"/>
                                <w:lang w:bidi="ar-SA"/>
                                <w14:ligatures w14:val="none"/>
                              </w:rPr>
                              <m:t>D</m:t>
                            </w:del>
                          </m:r>
                        </m:sup>
                      </m:sSubSup>
                    </m:e>
                  </m:d>
                </m:e>
                <m:sub/>
                <m:sup/>
              </m:sSubSup>
            </m:oMath>
          </w:p>
          <w:p w14:paraId="3B080346" w14:textId="548178F9" w:rsidR="007B7799" w:rsidDel="00C94260" w:rsidRDefault="003A5452" w:rsidP="00387A0B">
            <w:pPr>
              <w:spacing w:before="100" w:beforeAutospacing="1" w:after="100" w:afterAutospacing="1" w:line="240" w:lineRule="auto"/>
              <w:jc w:val="left"/>
              <w:rPr>
                <w:del w:id="4554" w:author="arun kumar" w:date="2026-07-27T20:32:00Z" w16du:dateUtc="2026-07-27T12:32:00Z"/>
                <w:rFonts w:eastAsia="Times New Roman"/>
                <w:kern w:val="0"/>
                <w:lang w:bidi="ar-SA"/>
                <w14:ligatures w14:val="none"/>
              </w:rPr>
            </w:pPr>
            <w:del w:id="4555" w:author="arun kumar" w:date="2026-07-27T20:18:00Z" w16du:dateUtc="2026-07-27T12:18:00Z">
              <w:r w:rsidDel="00A35F98">
                <w:rPr>
                  <w:rFonts w:eastAsia="Times New Roman"/>
                  <w:kern w:val="0"/>
                  <w:lang w:bidi="ar-SA"/>
                  <w14:ligatures w14:val="none"/>
                </w:rPr>
                <w:delText>for all i=1,2,3….N; j= 1,2,3….M; m=1,2,3….L</w:delText>
              </w:r>
              <w:r w:rsidR="003C726E" w:rsidDel="00A35F98">
                <w:rPr>
                  <w:rFonts w:eastAsia="Times New Roman"/>
                  <w:kern w:val="0"/>
                  <w:lang w:bidi="ar-SA"/>
                  <w14:ligatures w14:val="none"/>
                </w:rPr>
                <w:delText xml:space="preserve"> </w:delText>
              </w:r>
            </w:del>
          </w:p>
        </w:tc>
      </w:tr>
    </w:tbl>
    <w:p w14:paraId="102B0099" w14:textId="55EB355D" w:rsidR="005A23F4" w:rsidRPr="00C94260" w:rsidRDefault="00C94260" w:rsidP="00C94260">
      <w:pPr>
        <w:pStyle w:val="Heading1"/>
        <w:rPr>
          <w:ins w:id="4556" w:author="arun kumar" w:date="2026-07-27T20:32:00Z" w16du:dateUtc="2026-07-27T12:32:00Z"/>
          <w:rPrChange w:id="4557" w:author="arun kumar" w:date="2026-07-27T20:33:00Z" w16du:dateUtc="2026-07-27T12:33:00Z">
            <w:rPr>
              <w:ins w:id="4558" w:author="arun kumar" w:date="2026-07-27T20:32:00Z" w16du:dateUtc="2026-07-27T12:32:00Z"/>
              <w:rFonts w:eastAsia="Times New Roman"/>
              <w:kern w:val="0"/>
              <w:lang w:bidi="ar-SA"/>
              <w14:ligatures w14:val="none"/>
            </w:rPr>
          </w:rPrChange>
        </w:rPr>
        <w:pPrChange w:id="4559" w:author="arun kumar" w:date="2026-07-27T20:33:00Z" w16du:dateUtc="2026-07-27T12:33:00Z">
          <w:pPr>
            <w:spacing w:before="100" w:beforeAutospacing="1" w:after="100" w:afterAutospacing="1" w:line="240" w:lineRule="auto"/>
            <w:jc w:val="left"/>
          </w:pPr>
        </w:pPrChange>
      </w:pPr>
      <w:ins w:id="4560" w:author="arun kumar" w:date="2026-07-27T20:32:00Z" w16du:dateUtc="2026-07-27T12:32:00Z">
        <w:r w:rsidRPr="00C94260">
          <w:rPr>
            <w:rPrChange w:id="4561" w:author="arun kumar" w:date="2026-07-27T20:33:00Z" w16du:dateUtc="2026-07-27T12:33:00Z">
              <w:rPr>
                <w:rFonts w:eastAsia="Times New Roman"/>
                <w:kern w:val="0"/>
                <w:lang w:bidi="ar-SA"/>
                <w14:ligatures w14:val="none"/>
              </w:rPr>
            </w:rPrChange>
          </w:rPr>
          <w:t>Test Datasets</w:t>
        </w:r>
      </w:ins>
    </w:p>
    <w:p w14:paraId="292896BB" w14:textId="21F344AD" w:rsidR="00C94260" w:rsidRDefault="00C94260" w:rsidP="009E7793">
      <w:pPr>
        <w:spacing w:before="100" w:beforeAutospacing="1" w:after="100" w:afterAutospacing="1" w:line="240" w:lineRule="auto"/>
        <w:jc w:val="left"/>
        <w:rPr>
          <w:rFonts w:eastAsia="Times New Roman"/>
          <w:kern w:val="0"/>
          <w:lang w:bidi="ar-SA"/>
          <w14:ligatures w14:val="none"/>
        </w:rPr>
      </w:pPr>
      <w:ins w:id="4562" w:author="arun kumar" w:date="2026-07-27T20:35:00Z" w16du:dateUtc="2026-07-27T12:35:00Z">
        <w:r>
          <w:rPr>
            <w:rFonts w:eastAsia="Times New Roman"/>
            <w:kern w:val="0"/>
            <w:lang w:bidi="ar-SA"/>
            <w14:ligatures w14:val="none"/>
          </w:rPr>
          <w:t xml:space="preserve">The data-sets </w:t>
        </w:r>
      </w:ins>
      <w:ins w:id="4563" w:author="arun kumar" w:date="2026-07-28T22:43:00Z" w16du:dateUtc="2026-07-28T14:43:00Z">
        <w:r w:rsidR="00394366">
          <w:rPr>
            <w:rFonts w:eastAsia="Times New Roman"/>
            <w:kern w:val="0"/>
            <w:lang w:bidi="ar-SA"/>
            <w14:ligatures w14:val="none"/>
          </w:rPr>
          <w:t>generated</w:t>
        </w:r>
      </w:ins>
      <w:ins w:id="4564" w:author="arun kumar" w:date="2026-07-27T20:35:00Z" w16du:dateUtc="2026-07-27T12:35:00Z">
        <w:r>
          <w:rPr>
            <w:rFonts w:eastAsia="Times New Roman"/>
            <w:kern w:val="0"/>
            <w:lang w:bidi="ar-SA"/>
            <w14:ligatures w14:val="none"/>
          </w:rPr>
          <w:t xml:space="preserve"> have been used for </w:t>
        </w:r>
      </w:ins>
      <w:ins w:id="4565" w:author="arun kumar" w:date="2026-07-28T22:43:00Z" w16du:dateUtc="2026-07-28T14:43:00Z">
        <w:r w:rsidR="00394366">
          <w:rPr>
            <w:rFonts w:eastAsia="Times New Roman"/>
            <w:kern w:val="0"/>
            <w:lang w:bidi="ar-SA"/>
            <w14:ligatures w14:val="none"/>
          </w:rPr>
          <w:t>validation with below results:</w:t>
        </w:r>
      </w:ins>
    </w:p>
    <w:p w14:paraId="34E568E0" w14:textId="5FF53529" w:rsidR="005A23F4" w:rsidRDefault="005A23F4">
      <w:pPr>
        <w:spacing w:line="259" w:lineRule="auto"/>
        <w:jc w:val="left"/>
        <w:rPr>
          <w:rFonts w:eastAsia="Times New Roman"/>
          <w:kern w:val="0"/>
          <w:lang w:bidi="ar-SA"/>
          <w14:ligatures w14:val="none"/>
        </w:rPr>
      </w:pPr>
      <w:r>
        <w:rPr>
          <w:rFonts w:eastAsia="Times New Roman"/>
          <w:kern w:val="0"/>
          <w:lang w:bidi="ar-SA"/>
          <w14:ligatures w14:val="none"/>
        </w:rPr>
        <w:br w:type="page"/>
      </w:r>
    </w:p>
    <w:tbl>
      <w:tblPr>
        <w:tblW w:w="9947" w:type="dxa"/>
        <w:tblInd w:w="-778" w:type="dxa"/>
        <w:tblLook w:val="04A0" w:firstRow="1" w:lastRow="0" w:firstColumn="1" w:lastColumn="0" w:noHBand="0" w:noVBand="1"/>
        <w:tblPrChange w:id="4566" w:author="arun kumar" w:date="2026-07-28T23:18:00Z" w16du:dateUtc="2026-07-28T15:18:00Z">
          <w:tblPr>
            <w:tblW w:w="10912" w:type="dxa"/>
            <w:tblInd w:w="-778" w:type="dxa"/>
            <w:tblLook w:val="04A0" w:firstRow="1" w:lastRow="0" w:firstColumn="1" w:lastColumn="0" w:noHBand="0" w:noVBand="1"/>
          </w:tblPr>
        </w:tblPrChange>
      </w:tblPr>
      <w:tblGrid>
        <w:gridCol w:w="1004"/>
        <w:gridCol w:w="1004"/>
        <w:gridCol w:w="1003"/>
        <w:gridCol w:w="1003"/>
        <w:gridCol w:w="1295"/>
        <w:gridCol w:w="1172"/>
        <w:gridCol w:w="1422"/>
        <w:gridCol w:w="1003"/>
        <w:gridCol w:w="1041"/>
        <w:tblGridChange w:id="4567">
          <w:tblGrid>
            <w:gridCol w:w="1004"/>
            <w:gridCol w:w="1004"/>
            <w:gridCol w:w="1003"/>
            <w:gridCol w:w="1003"/>
            <w:gridCol w:w="1295"/>
            <w:gridCol w:w="1172"/>
            <w:gridCol w:w="161"/>
            <w:gridCol w:w="1223"/>
            <w:gridCol w:w="38"/>
            <w:gridCol w:w="965"/>
            <w:gridCol w:w="38"/>
            <w:gridCol w:w="1003"/>
            <w:gridCol w:w="38"/>
          </w:tblGrid>
        </w:tblGridChange>
      </w:tblGrid>
      <w:tr w:rsidR="00965FBA" w:rsidRPr="00965FBA" w14:paraId="01CB6663" w14:textId="3DA78AFA" w:rsidTr="00D965CD">
        <w:trPr>
          <w:trHeight w:val="595"/>
          <w:ins w:id="4568" w:author="arun kumar" w:date="2026-07-28T22:43:00Z" w16du:dateUtc="2026-07-28T14:43:00Z"/>
          <w:trPrChange w:id="4569" w:author="arun kumar" w:date="2026-07-28T23:18:00Z" w16du:dateUtc="2026-07-28T15:18:00Z">
            <w:trPr>
              <w:gridAfter w:val="0"/>
              <w:trHeight w:val="595"/>
            </w:trPr>
          </w:trPrChange>
        </w:trPr>
        <w:tc>
          <w:tcPr>
            <w:tcW w:w="1004" w:type="dxa"/>
            <w:tcBorders>
              <w:top w:val="single" w:sz="4" w:space="0" w:color="auto"/>
              <w:left w:val="single" w:sz="4" w:space="0" w:color="auto"/>
              <w:bottom w:val="single" w:sz="4" w:space="0" w:color="auto"/>
              <w:right w:val="single" w:sz="4" w:space="0" w:color="auto"/>
            </w:tcBorders>
            <w:vAlign w:val="center"/>
            <w:hideMark/>
            <w:tcPrChange w:id="4570" w:author="arun kumar" w:date="2026-07-28T23:18:00Z" w16du:dateUtc="2026-07-28T15:18:00Z">
              <w:tcPr>
                <w:tcW w:w="1004" w:type="dxa"/>
                <w:tcBorders>
                  <w:top w:val="single" w:sz="4" w:space="0" w:color="auto"/>
                  <w:left w:val="single" w:sz="4" w:space="0" w:color="auto"/>
                  <w:bottom w:val="single" w:sz="4" w:space="0" w:color="auto"/>
                  <w:right w:val="single" w:sz="4" w:space="0" w:color="auto"/>
                </w:tcBorders>
                <w:vAlign w:val="center"/>
                <w:hideMark/>
              </w:tcPr>
            </w:tcPrChange>
          </w:tcPr>
          <w:p w14:paraId="774243EB" w14:textId="77777777" w:rsidR="00965FBA" w:rsidRPr="00965FBA" w:rsidRDefault="00965FBA" w:rsidP="00965FBA">
            <w:pPr>
              <w:spacing w:after="0" w:line="240" w:lineRule="auto"/>
              <w:jc w:val="center"/>
              <w:rPr>
                <w:ins w:id="4571" w:author="arun kumar" w:date="2026-07-28T22:43:00Z" w16du:dateUtc="2026-07-28T14:43:00Z"/>
                <w:rFonts w:ascii="Calibri" w:eastAsia="Times New Roman" w:hAnsi="Calibri" w:cs="Calibri"/>
                <w:color w:val="000000"/>
                <w:kern w:val="0"/>
                <w:sz w:val="22"/>
                <w:szCs w:val="22"/>
                <w:lang w:bidi="ar-SA"/>
                <w14:ligatures w14:val="none"/>
              </w:rPr>
            </w:pPr>
            <w:ins w:id="4572" w:author="arun kumar" w:date="2026-07-28T22:43:00Z" w16du:dateUtc="2026-07-28T14:43:00Z">
              <w:r w:rsidRPr="00965FBA">
                <w:rPr>
                  <w:rFonts w:ascii="Calibri" w:eastAsia="Times New Roman" w:hAnsi="Calibri" w:cs="Calibri"/>
                  <w:color w:val="000000"/>
                  <w:kern w:val="0"/>
                  <w:sz w:val="22"/>
                  <w:szCs w:val="22"/>
                  <w:lang w:bidi="ar-SA"/>
                  <w14:ligatures w14:val="none"/>
                </w:rPr>
                <w:lastRenderedPageBreak/>
                <w:t>S.No</w:t>
              </w:r>
            </w:ins>
          </w:p>
        </w:tc>
        <w:tc>
          <w:tcPr>
            <w:tcW w:w="1004" w:type="dxa"/>
            <w:tcBorders>
              <w:top w:val="single" w:sz="4" w:space="0" w:color="auto"/>
              <w:left w:val="nil"/>
              <w:bottom w:val="single" w:sz="4" w:space="0" w:color="auto"/>
              <w:right w:val="single" w:sz="4" w:space="0" w:color="auto"/>
            </w:tcBorders>
            <w:vAlign w:val="center"/>
            <w:hideMark/>
            <w:tcPrChange w:id="4573" w:author="arun kumar" w:date="2026-07-28T23:18:00Z" w16du:dateUtc="2026-07-28T15:18:00Z">
              <w:tcPr>
                <w:tcW w:w="1004" w:type="dxa"/>
                <w:tcBorders>
                  <w:top w:val="single" w:sz="4" w:space="0" w:color="auto"/>
                  <w:left w:val="nil"/>
                  <w:bottom w:val="single" w:sz="4" w:space="0" w:color="auto"/>
                  <w:right w:val="single" w:sz="4" w:space="0" w:color="auto"/>
                </w:tcBorders>
                <w:vAlign w:val="center"/>
                <w:hideMark/>
              </w:tcPr>
            </w:tcPrChange>
          </w:tcPr>
          <w:p w14:paraId="4434953E" w14:textId="77777777" w:rsidR="00965FBA" w:rsidRPr="00965FBA" w:rsidRDefault="00965FBA" w:rsidP="00965FBA">
            <w:pPr>
              <w:spacing w:after="0" w:line="240" w:lineRule="auto"/>
              <w:jc w:val="center"/>
              <w:rPr>
                <w:ins w:id="4574" w:author="arun kumar" w:date="2026-07-28T22:43:00Z" w16du:dateUtc="2026-07-28T14:43:00Z"/>
                <w:rFonts w:ascii="Calibri" w:eastAsia="Times New Roman" w:hAnsi="Calibri" w:cs="Calibri"/>
                <w:color w:val="000000"/>
                <w:kern w:val="0"/>
                <w:sz w:val="22"/>
                <w:szCs w:val="22"/>
                <w:lang w:bidi="ar-SA"/>
                <w14:ligatures w14:val="none"/>
              </w:rPr>
            </w:pPr>
            <w:ins w:id="4575" w:author="arun kumar" w:date="2026-07-28T22:43:00Z" w16du:dateUtc="2026-07-28T14:43:00Z">
              <w:r w:rsidRPr="00965FBA">
                <w:rPr>
                  <w:rFonts w:ascii="Calibri" w:eastAsia="Times New Roman" w:hAnsi="Calibri" w:cs="Calibri"/>
                  <w:color w:val="000000"/>
                  <w:kern w:val="0"/>
                  <w:sz w:val="22"/>
                  <w:szCs w:val="22"/>
                  <w:lang w:bidi="ar-SA"/>
                  <w14:ligatures w14:val="none"/>
                </w:rPr>
                <w:t>No of Flights</w:t>
              </w:r>
            </w:ins>
          </w:p>
        </w:tc>
        <w:tc>
          <w:tcPr>
            <w:tcW w:w="1003" w:type="dxa"/>
            <w:tcBorders>
              <w:top w:val="single" w:sz="4" w:space="0" w:color="auto"/>
              <w:left w:val="nil"/>
              <w:bottom w:val="single" w:sz="4" w:space="0" w:color="auto"/>
              <w:right w:val="single" w:sz="4" w:space="0" w:color="auto"/>
            </w:tcBorders>
            <w:vAlign w:val="center"/>
            <w:hideMark/>
            <w:tcPrChange w:id="4576" w:author="arun kumar" w:date="2026-07-28T23:18:00Z" w16du:dateUtc="2026-07-28T15:18:00Z">
              <w:tcPr>
                <w:tcW w:w="1003" w:type="dxa"/>
                <w:tcBorders>
                  <w:top w:val="single" w:sz="4" w:space="0" w:color="auto"/>
                  <w:left w:val="nil"/>
                  <w:bottom w:val="single" w:sz="4" w:space="0" w:color="auto"/>
                  <w:right w:val="single" w:sz="4" w:space="0" w:color="auto"/>
                </w:tcBorders>
                <w:vAlign w:val="center"/>
                <w:hideMark/>
              </w:tcPr>
            </w:tcPrChange>
          </w:tcPr>
          <w:p w14:paraId="304E4391" w14:textId="77777777" w:rsidR="00965FBA" w:rsidRPr="00965FBA" w:rsidRDefault="00965FBA" w:rsidP="00965FBA">
            <w:pPr>
              <w:spacing w:after="0" w:line="240" w:lineRule="auto"/>
              <w:jc w:val="center"/>
              <w:rPr>
                <w:ins w:id="4577" w:author="arun kumar" w:date="2026-07-28T22:43:00Z" w16du:dateUtc="2026-07-28T14:43:00Z"/>
                <w:rFonts w:ascii="Calibri" w:eastAsia="Times New Roman" w:hAnsi="Calibri" w:cs="Calibri"/>
                <w:color w:val="000000"/>
                <w:kern w:val="0"/>
                <w:sz w:val="22"/>
                <w:szCs w:val="22"/>
                <w:lang w:bidi="ar-SA"/>
                <w14:ligatures w14:val="none"/>
              </w:rPr>
            </w:pPr>
            <w:ins w:id="4578" w:author="arun kumar" w:date="2026-07-28T22:43:00Z" w16du:dateUtc="2026-07-28T14:43:00Z">
              <w:r w:rsidRPr="00965FBA">
                <w:rPr>
                  <w:rFonts w:ascii="Calibri" w:eastAsia="Times New Roman" w:hAnsi="Calibri" w:cs="Calibri"/>
                  <w:color w:val="000000"/>
                  <w:kern w:val="0"/>
                  <w:sz w:val="22"/>
                  <w:szCs w:val="22"/>
                  <w:lang w:bidi="ar-SA"/>
                  <w14:ligatures w14:val="none"/>
                </w:rPr>
                <w:t>No of Planes</w:t>
              </w:r>
            </w:ins>
          </w:p>
        </w:tc>
        <w:tc>
          <w:tcPr>
            <w:tcW w:w="1003" w:type="dxa"/>
            <w:tcBorders>
              <w:top w:val="single" w:sz="4" w:space="0" w:color="auto"/>
              <w:left w:val="nil"/>
              <w:bottom w:val="single" w:sz="4" w:space="0" w:color="auto"/>
              <w:right w:val="single" w:sz="4" w:space="0" w:color="auto"/>
            </w:tcBorders>
            <w:vAlign w:val="center"/>
            <w:hideMark/>
            <w:tcPrChange w:id="4579" w:author="arun kumar" w:date="2026-07-28T23:18:00Z" w16du:dateUtc="2026-07-28T15:18:00Z">
              <w:tcPr>
                <w:tcW w:w="1003" w:type="dxa"/>
                <w:tcBorders>
                  <w:top w:val="single" w:sz="4" w:space="0" w:color="auto"/>
                  <w:left w:val="nil"/>
                  <w:bottom w:val="single" w:sz="4" w:space="0" w:color="auto"/>
                  <w:right w:val="single" w:sz="4" w:space="0" w:color="auto"/>
                </w:tcBorders>
                <w:vAlign w:val="center"/>
                <w:hideMark/>
              </w:tcPr>
            </w:tcPrChange>
          </w:tcPr>
          <w:p w14:paraId="4582D590" w14:textId="77777777" w:rsidR="00965FBA" w:rsidRPr="00965FBA" w:rsidRDefault="00965FBA" w:rsidP="00965FBA">
            <w:pPr>
              <w:spacing w:after="0" w:line="240" w:lineRule="auto"/>
              <w:jc w:val="center"/>
              <w:rPr>
                <w:ins w:id="4580" w:author="arun kumar" w:date="2026-07-28T22:43:00Z" w16du:dateUtc="2026-07-28T14:43:00Z"/>
                <w:rFonts w:ascii="Calibri" w:eastAsia="Times New Roman" w:hAnsi="Calibri" w:cs="Calibri"/>
                <w:color w:val="000000"/>
                <w:kern w:val="0"/>
                <w:sz w:val="22"/>
                <w:szCs w:val="22"/>
                <w:lang w:bidi="ar-SA"/>
                <w14:ligatures w14:val="none"/>
              </w:rPr>
            </w:pPr>
            <w:ins w:id="4581" w:author="arun kumar" w:date="2026-07-28T22:43:00Z" w16du:dateUtc="2026-07-28T14:43:00Z">
              <w:r w:rsidRPr="00965FBA">
                <w:rPr>
                  <w:rFonts w:ascii="Calibri" w:eastAsia="Times New Roman" w:hAnsi="Calibri" w:cs="Calibri"/>
                  <w:color w:val="000000"/>
                  <w:kern w:val="0"/>
                  <w:sz w:val="22"/>
                  <w:szCs w:val="22"/>
                  <w:lang w:bidi="ar-SA"/>
                  <w14:ligatures w14:val="none"/>
                </w:rPr>
                <w:t>No of days</w:t>
              </w:r>
            </w:ins>
          </w:p>
        </w:tc>
        <w:tc>
          <w:tcPr>
            <w:tcW w:w="1295" w:type="dxa"/>
            <w:tcBorders>
              <w:top w:val="single" w:sz="4" w:space="0" w:color="auto"/>
              <w:left w:val="nil"/>
              <w:bottom w:val="single" w:sz="4" w:space="0" w:color="auto"/>
              <w:right w:val="single" w:sz="4" w:space="0" w:color="auto"/>
            </w:tcBorders>
            <w:vAlign w:val="center"/>
            <w:hideMark/>
            <w:tcPrChange w:id="4582" w:author="arun kumar" w:date="2026-07-28T23:18:00Z" w16du:dateUtc="2026-07-28T15:18:00Z">
              <w:tcPr>
                <w:tcW w:w="1295" w:type="dxa"/>
                <w:tcBorders>
                  <w:top w:val="single" w:sz="4" w:space="0" w:color="auto"/>
                  <w:left w:val="nil"/>
                  <w:bottom w:val="single" w:sz="4" w:space="0" w:color="auto"/>
                  <w:right w:val="single" w:sz="4" w:space="0" w:color="auto"/>
                </w:tcBorders>
                <w:vAlign w:val="center"/>
                <w:hideMark/>
              </w:tcPr>
            </w:tcPrChange>
          </w:tcPr>
          <w:p w14:paraId="4747BE84" w14:textId="77777777" w:rsidR="00965FBA" w:rsidRPr="00965FBA" w:rsidRDefault="00965FBA" w:rsidP="00965FBA">
            <w:pPr>
              <w:spacing w:after="0" w:line="240" w:lineRule="auto"/>
              <w:jc w:val="center"/>
              <w:rPr>
                <w:ins w:id="4583" w:author="arun kumar" w:date="2026-07-28T22:43:00Z" w16du:dateUtc="2026-07-28T14:43:00Z"/>
                <w:rFonts w:ascii="Calibri" w:eastAsia="Times New Roman" w:hAnsi="Calibri" w:cs="Calibri"/>
                <w:color w:val="000000"/>
                <w:kern w:val="0"/>
                <w:sz w:val="22"/>
                <w:szCs w:val="22"/>
                <w:lang w:bidi="ar-SA"/>
                <w14:ligatures w14:val="none"/>
              </w:rPr>
            </w:pPr>
            <w:ins w:id="4584" w:author="arun kumar" w:date="2026-07-28T22:43:00Z" w16du:dateUtc="2026-07-28T14:43:00Z">
              <w:r w:rsidRPr="00965FBA">
                <w:rPr>
                  <w:rFonts w:ascii="Calibri" w:eastAsia="Times New Roman" w:hAnsi="Calibri" w:cs="Calibri"/>
                  <w:color w:val="000000"/>
                  <w:kern w:val="0"/>
                  <w:sz w:val="22"/>
                  <w:szCs w:val="22"/>
                  <w:lang w:bidi="ar-SA"/>
                  <w14:ligatures w14:val="none"/>
                </w:rPr>
                <w:t>Optimality gap</w:t>
              </w:r>
            </w:ins>
          </w:p>
        </w:tc>
        <w:tc>
          <w:tcPr>
            <w:tcW w:w="1172" w:type="dxa"/>
            <w:tcBorders>
              <w:top w:val="single" w:sz="4" w:space="0" w:color="auto"/>
              <w:left w:val="nil"/>
              <w:bottom w:val="single" w:sz="4" w:space="0" w:color="auto"/>
              <w:right w:val="single" w:sz="4" w:space="0" w:color="auto"/>
            </w:tcBorders>
            <w:vAlign w:val="center"/>
            <w:hideMark/>
            <w:tcPrChange w:id="4585" w:author="arun kumar" w:date="2026-07-28T23:18:00Z" w16du:dateUtc="2026-07-28T15:18:00Z">
              <w:tcPr>
                <w:tcW w:w="1333" w:type="dxa"/>
                <w:gridSpan w:val="2"/>
                <w:tcBorders>
                  <w:top w:val="single" w:sz="4" w:space="0" w:color="auto"/>
                  <w:left w:val="nil"/>
                  <w:bottom w:val="single" w:sz="4" w:space="0" w:color="auto"/>
                  <w:right w:val="single" w:sz="4" w:space="0" w:color="auto"/>
                </w:tcBorders>
                <w:vAlign w:val="center"/>
                <w:hideMark/>
              </w:tcPr>
            </w:tcPrChange>
          </w:tcPr>
          <w:p w14:paraId="012F29C6" w14:textId="77777777" w:rsidR="00965FBA" w:rsidRPr="00965FBA" w:rsidRDefault="00965FBA" w:rsidP="00965FBA">
            <w:pPr>
              <w:spacing w:after="0" w:line="240" w:lineRule="auto"/>
              <w:jc w:val="center"/>
              <w:rPr>
                <w:ins w:id="4586" w:author="arun kumar" w:date="2026-07-28T22:43:00Z" w16du:dateUtc="2026-07-28T14:43:00Z"/>
                <w:rFonts w:ascii="Calibri" w:eastAsia="Times New Roman" w:hAnsi="Calibri" w:cs="Calibri"/>
                <w:color w:val="000000"/>
                <w:kern w:val="0"/>
                <w:sz w:val="22"/>
                <w:szCs w:val="22"/>
                <w:lang w:bidi="ar-SA"/>
                <w14:ligatures w14:val="none"/>
              </w:rPr>
            </w:pPr>
            <w:ins w:id="4587" w:author="arun kumar" w:date="2026-07-28T22:43:00Z" w16du:dateUtc="2026-07-28T14:43:00Z">
              <w:r w:rsidRPr="00965FBA">
                <w:rPr>
                  <w:rFonts w:ascii="Calibri" w:eastAsia="Times New Roman" w:hAnsi="Calibri" w:cs="Calibri"/>
                  <w:color w:val="000000"/>
                  <w:kern w:val="0"/>
                  <w:sz w:val="22"/>
                  <w:szCs w:val="22"/>
                  <w:lang w:bidi="ar-SA"/>
                  <w14:ligatures w14:val="none"/>
                </w:rPr>
                <w:t>file</w:t>
              </w:r>
            </w:ins>
          </w:p>
        </w:tc>
        <w:tc>
          <w:tcPr>
            <w:tcW w:w="1422" w:type="dxa"/>
            <w:tcBorders>
              <w:top w:val="single" w:sz="4" w:space="0" w:color="auto"/>
              <w:left w:val="nil"/>
              <w:bottom w:val="single" w:sz="4" w:space="0" w:color="auto"/>
              <w:right w:val="single" w:sz="4" w:space="0" w:color="auto"/>
            </w:tcBorders>
            <w:vAlign w:val="center"/>
            <w:hideMark/>
            <w:tcPrChange w:id="4588" w:author="arun kumar" w:date="2026-07-28T23:18:00Z" w16du:dateUtc="2026-07-28T15:18:00Z">
              <w:tcPr>
                <w:tcW w:w="1223" w:type="dxa"/>
                <w:tcBorders>
                  <w:top w:val="single" w:sz="4" w:space="0" w:color="auto"/>
                  <w:left w:val="nil"/>
                  <w:bottom w:val="single" w:sz="4" w:space="0" w:color="auto"/>
                  <w:right w:val="single" w:sz="4" w:space="0" w:color="auto"/>
                </w:tcBorders>
                <w:vAlign w:val="center"/>
                <w:hideMark/>
              </w:tcPr>
            </w:tcPrChange>
          </w:tcPr>
          <w:p w14:paraId="0962325A" w14:textId="77777777" w:rsidR="00965FBA" w:rsidRPr="00965FBA" w:rsidRDefault="00965FBA" w:rsidP="00965FBA">
            <w:pPr>
              <w:spacing w:after="0" w:line="240" w:lineRule="auto"/>
              <w:jc w:val="center"/>
              <w:rPr>
                <w:ins w:id="4589" w:author="arun kumar" w:date="2026-07-28T22:43:00Z" w16du:dateUtc="2026-07-28T14:43:00Z"/>
                <w:rFonts w:ascii="Calibri" w:eastAsia="Times New Roman" w:hAnsi="Calibri" w:cs="Calibri"/>
                <w:color w:val="000000"/>
                <w:kern w:val="0"/>
                <w:sz w:val="22"/>
                <w:szCs w:val="22"/>
                <w:lang w:bidi="ar-SA"/>
                <w14:ligatures w14:val="none"/>
              </w:rPr>
            </w:pPr>
            <w:ins w:id="4590" w:author="arun kumar" w:date="2026-07-28T22:43:00Z" w16du:dateUtc="2026-07-28T14:43:00Z">
              <w:r w:rsidRPr="00965FBA">
                <w:rPr>
                  <w:rFonts w:ascii="Calibri" w:eastAsia="Times New Roman" w:hAnsi="Calibri" w:cs="Calibri"/>
                  <w:color w:val="000000"/>
                  <w:kern w:val="0"/>
                  <w:sz w:val="22"/>
                  <w:szCs w:val="22"/>
                  <w:lang w:bidi="ar-SA"/>
                  <w14:ligatures w14:val="none"/>
                </w:rPr>
                <w:t>Objective</w:t>
              </w:r>
            </w:ins>
          </w:p>
        </w:tc>
        <w:tc>
          <w:tcPr>
            <w:tcW w:w="1003" w:type="dxa"/>
            <w:tcBorders>
              <w:top w:val="single" w:sz="4" w:space="0" w:color="auto"/>
              <w:left w:val="nil"/>
              <w:bottom w:val="single" w:sz="4" w:space="0" w:color="auto"/>
              <w:right w:val="single" w:sz="4" w:space="0" w:color="auto"/>
            </w:tcBorders>
            <w:vAlign w:val="center"/>
            <w:hideMark/>
            <w:tcPrChange w:id="4591" w:author="arun kumar" w:date="2026-07-28T23:18:00Z" w16du:dateUtc="2026-07-28T15:18:00Z">
              <w:tcPr>
                <w:tcW w:w="1003" w:type="dxa"/>
                <w:gridSpan w:val="2"/>
                <w:tcBorders>
                  <w:top w:val="single" w:sz="4" w:space="0" w:color="auto"/>
                  <w:left w:val="nil"/>
                  <w:bottom w:val="single" w:sz="4" w:space="0" w:color="auto"/>
                  <w:right w:val="single" w:sz="4" w:space="0" w:color="auto"/>
                </w:tcBorders>
                <w:vAlign w:val="center"/>
                <w:hideMark/>
              </w:tcPr>
            </w:tcPrChange>
          </w:tcPr>
          <w:p w14:paraId="17325AA0" w14:textId="77777777" w:rsidR="00965FBA" w:rsidRPr="00965FBA" w:rsidRDefault="00965FBA" w:rsidP="00965FBA">
            <w:pPr>
              <w:spacing w:after="0" w:line="240" w:lineRule="auto"/>
              <w:jc w:val="center"/>
              <w:rPr>
                <w:ins w:id="4592" w:author="arun kumar" w:date="2026-07-28T22:43:00Z" w16du:dateUtc="2026-07-28T14:43:00Z"/>
                <w:rFonts w:ascii="Calibri" w:eastAsia="Times New Roman" w:hAnsi="Calibri" w:cs="Calibri"/>
                <w:color w:val="000000"/>
                <w:kern w:val="0"/>
                <w:sz w:val="22"/>
                <w:szCs w:val="22"/>
                <w:lang w:bidi="ar-SA"/>
                <w14:ligatures w14:val="none"/>
              </w:rPr>
            </w:pPr>
            <w:ins w:id="4593" w:author="arun kumar" w:date="2026-07-28T22:43:00Z" w16du:dateUtc="2026-07-28T14:43:00Z">
              <w:r w:rsidRPr="00965FBA">
                <w:rPr>
                  <w:rFonts w:ascii="Calibri" w:eastAsia="Times New Roman" w:hAnsi="Calibri" w:cs="Calibri"/>
                  <w:color w:val="000000"/>
                  <w:kern w:val="0"/>
                  <w:sz w:val="22"/>
                  <w:szCs w:val="22"/>
                  <w:lang w:bidi="ar-SA"/>
                  <w14:ligatures w14:val="none"/>
                </w:rPr>
                <w:t>CPU</w:t>
              </w:r>
            </w:ins>
          </w:p>
        </w:tc>
        <w:tc>
          <w:tcPr>
            <w:tcW w:w="1041" w:type="dxa"/>
            <w:tcBorders>
              <w:top w:val="single" w:sz="4" w:space="0" w:color="auto"/>
              <w:left w:val="nil"/>
              <w:bottom w:val="single" w:sz="4" w:space="0" w:color="auto"/>
              <w:right w:val="single" w:sz="4" w:space="0" w:color="auto"/>
            </w:tcBorders>
            <w:tcPrChange w:id="4594" w:author="arun kumar" w:date="2026-07-28T23:18:00Z" w16du:dateUtc="2026-07-28T15:18:00Z">
              <w:tcPr>
                <w:tcW w:w="1041" w:type="dxa"/>
                <w:gridSpan w:val="2"/>
                <w:tcBorders>
                  <w:top w:val="single" w:sz="4" w:space="0" w:color="auto"/>
                  <w:left w:val="nil"/>
                  <w:bottom w:val="single" w:sz="4" w:space="0" w:color="auto"/>
                  <w:right w:val="single" w:sz="4" w:space="0" w:color="auto"/>
                </w:tcBorders>
              </w:tcPr>
            </w:tcPrChange>
          </w:tcPr>
          <w:p w14:paraId="5F8B5E21" w14:textId="200FE1CF" w:rsidR="00965FBA" w:rsidRPr="00965FBA" w:rsidRDefault="00965FBA" w:rsidP="00965FBA">
            <w:pPr>
              <w:spacing w:after="0" w:line="240" w:lineRule="auto"/>
              <w:jc w:val="center"/>
              <w:rPr>
                <w:ins w:id="4595" w:author="arun kumar" w:date="2026-07-28T22:45:00Z" w16du:dateUtc="2026-07-28T14:45:00Z"/>
                <w:rFonts w:ascii="Calibri" w:eastAsia="Times New Roman" w:hAnsi="Calibri" w:cs="Calibri"/>
                <w:color w:val="000000"/>
                <w:kern w:val="0"/>
                <w:sz w:val="22"/>
                <w:szCs w:val="22"/>
                <w:lang w:bidi="ar-SA"/>
                <w14:ligatures w14:val="none"/>
              </w:rPr>
            </w:pPr>
            <w:ins w:id="4596" w:author="arun kumar" w:date="2026-07-28T22:45:00Z" w16du:dateUtc="2026-07-28T14:45:00Z">
              <w:r>
                <w:rPr>
                  <w:rFonts w:ascii="Calibri" w:eastAsia="Times New Roman" w:hAnsi="Calibri" w:cs="Calibri"/>
                  <w:color w:val="000000"/>
                  <w:kern w:val="0"/>
                  <w:sz w:val="22"/>
                  <w:szCs w:val="22"/>
                  <w:lang w:bidi="ar-SA"/>
                  <w14:ligatures w14:val="none"/>
                </w:rPr>
                <w:t>Variables</w:t>
              </w:r>
            </w:ins>
          </w:p>
        </w:tc>
      </w:tr>
      <w:tr w:rsidR="00965FBA" w:rsidRPr="00965FBA" w14:paraId="183A7026" w14:textId="00A6F281" w:rsidTr="00D965CD">
        <w:trPr>
          <w:trHeight w:val="297"/>
          <w:ins w:id="4597" w:author="arun kumar" w:date="2026-07-28T22:43:00Z" w16du:dateUtc="2026-07-28T14:43:00Z"/>
          <w:trPrChange w:id="4598" w:author="arun kumar" w:date="2026-07-28T23:18:00Z" w16du:dateUtc="2026-07-28T15:18:00Z">
            <w:trPr>
              <w:gridAfter w:val="0"/>
              <w:trHeight w:val="297"/>
            </w:trPr>
          </w:trPrChange>
        </w:trPr>
        <w:tc>
          <w:tcPr>
            <w:tcW w:w="1004" w:type="dxa"/>
            <w:tcBorders>
              <w:top w:val="nil"/>
              <w:left w:val="single" w:sz="4" w:space="0" w:color="auto"/>
              <w:bottom w:val="single" w:sz="4" w:space="0" w:color="auto"/>
              <w:right w:val="single" w:sz="4" w:space="0" w:color="auto"/>
            </w:tcBorders>
            <w:noWrap/>
            <w:vAlign w:val="center"/>
            <w:hideMark/>
            <w:tcPrChange w:id="4599" w:author="arun kumar" w:date="2026-07-28T23:18:00Z" w16du:dateUtc="2026-07-28T15:18:00Z">
              <w:tcPr>
                <w:tcW w:w="1004" w:type="dxa"/>
                <w:tcBorders>
                  <w:top w:val="nil"/>
                  <w:left w:val="single" w:sz="4" w:space="0" w:color="auto"/>
                  <w:bottom w:val="single" w:sz="4" w:space="0" w:color="auto"/>
                  <w:right w:val="single" w:sz="4" w:space="0" w:color="auto"/>
                </w:tcBorders>
                <w:noWrap/>
                <w:vAlign w:val="center"/>
                <w:hideMark/>
              </w:tcPr>
            </w:tcPrChange>
          </w:tcPr>
          <w:p w14:paraId="73238CE9" w14:textId="77777777" w:rsidR="00965FBA" w:rsidRPr="00965FBA" w:rsidRDefault="00965FBA" w:rsidP="00965FBA">
            <w:pPr>
              <w:spacing w:after="0" w:line="240" w:lineRule="auto"/>
              <w:jc w:val="center"/>
              <w:rPr>
                <w:ins w:id="4600" w:author="arun kumar" w:date="2026-07-28T22:43:00Z" w16du:dateUtc="2026-07-28T14:43:00Z"/>
                <w:rFonts w:ascii="Calibri" w:eastAsia="Times New Roman" w:hAnsi="Calibri" w:cs="Calibri"/>
                <w:color w:val="000000"/>
                <w:kern w:val="0"/>
                <w:sz w:val="22"/>
                <w:szCs w:val="22"/>
                <w:lang w:bidi="ar-SA"/>
                <w14:ligatures w14:val="none"/>
              </w:rPr>
            </w:pPr>
            <w:ins w:id="4601" w:author="arun kumar" w:date="2026-07-28T22:43:00Z" w16du:dateUtc="2026-07-28T14:43:00Z">
              <w:r w:rsidRPr="00965FBA">
                <w:rPr>
                  <w:rFonts w:ascii="Calibri" w:eastAsia="Times New Roman" w:hAnsi="Calibri" w:cs="Calibri"/>
                  <w:color w:val="000000"/>
                  <w:kern w:val="0"/>
                  <w:sz w:val="22"/>
                  <w:szCs w:val="22"/>
                  <w:lang w:bidi="ar-SA"/>
                  <w14:ligatures w14:val="none"/>
                </w:rPr>
                <w:t>1</w:t>
              </w:r>
            </w:ins>
          </w:p>
        </w:tc>
        <w:tc>
          <w:tcPr>
            <w:tcW w:w="1004" w:type="dxa"/>
            <w:tcBorders>
              <w:top w:val="nil"/>
              <w:left w:val="nil"/>
              <w:bottom w:val="single" w:sz="4" w:space="0" w:color="auto"/>
              <w:right w:val="single" w:sz="4" w:space="0" w:color="auto"/>
            </w:tcBorders>
            <w:noWrap/>
            <w:vAlign w:val="center"/>
            <w:hideMark/>
            <w:tcPrChange w:id="4602" w:author="arun kumar" w:date="2026-07-28T23:18:00Z" w16du:dateUtc="2026-07-28T15:18:00Z">
              <w:tcPr>
                <w:tcW w:w="1004" w:type="dxa"/>
                <w:tcBorders>
                  <w:top w:val="nil"/>
                  <w:left w:val="nil"/>
                  <w:bottom w:val="single" w:sz="4" w:space="0" w:color="auto"/>
                  <w:right w:val="single" w:sz="4" w:space="0" w:color="auto"/>
                </w:tcBorders>
                <w:noWrap/>
                <w:vAlign w:val="center"/>
                <w:hideMark/>
              </w:tcPr>
            </w:tcPrChange>
          </w:tcPr>
          <w:p w14:paraId="35E1BDE5" w14:textId="77777777" w:rsidR="00965FBA" w:rsidRPr="00965FBA" w:rsidRDefault="00965FBA" w:rsidP="007C43E0">
            <w:pPr>
              <w:spacing w:after="0" w:line="240" w:lineRule="auto"/>
              <w:jc w:val="center"/>
              <w:rPr>
                <w:ins w:id="4603" w:author="arun kumar" w:date="2026-07-28T22:43:00Z" w16du:dateUtc="2026-07-28T14:43:00Z"/>
                <w:rFonts w:ascii="Calibri" w:eastAsia="Times New Roman" w:hAnsi="Calibri" w:cs="Calibri"/>
                <w:color w:val="000000"/>
                <w:kern w:val="0"/>
                <w:sz w:val="22"/>
                <w:szCs w:val="22"/>
                <w:lang w:bidi="ar-SA"/>
                <w14:ligatures w14:val="none"/>
              </w:rPr>
            </w:pPr>
            <w:ins w:id="4604" w:author="arun kumar" w:date="2026-07-28T22:43:00Z" w16du:dateUtc="2026-07-28T14:43:00Z">
              <w:r w:rsidRPr="00965FBA">
                <w:rPr>
                  <w:rFonts w:ascii="Calibri" w:eastAsia="Times New Roman" w:hAnsi="Calibri" w:cs="Calibri"/>
                  <w:color w:val="000000"/>
                  <w:kern w:val="0"/>
                  <w:sz w:val="22"/>
                  <w:szCs w:val="22"/>
                  <w:lang w:bidi="ar-SA"/>
                  <w14:ligatures w14:val="none"/>
                </w:rPr>
                <w:t>102</w:t>
              </w:r>
            </w:ins>
          </w:p>
        </w:tc>
        <w:tc>
          <w:tcPr>
            <w:tcW w:w="1003" w:type="dxa"/>
            <w:tcBorders>
              <w:top w:val="nil"/>
              <w:left w:val="nil"/>
              <w:bottom w:val="single" w:sz="4" w:space="0" w:color="auto"/>
              <w:right w:val="single" w:sz="4" w:space="0" w:color="auto"/>
            </w:tcBorders>
            <w:noWrap/>
            <w:vAlign w:val="center"/>
            <w:hideMark/>
            <w:tcPrChange w:id="4605" w:author="arun kumar" w:date="2026-07-28T23:18:00Z" w16du:dateUtc="2026-07-28T15:18:00Z">
              <w:tcPr>
                <w:tcW w:w="1003" w:type="dxa"/>
                <w:tcBorders>
                  <w:top w:val="nil"/>
                  <w:left w:val="nil"/>
                  <w:bottom w:val="single" w:sz="4" w:space="0" w:color="auto"/>
                  <w:right w:val="single" w:sz="4" w:space="0" w:color="auto"/>
                </w:tcBorders>
                <w:noWrap/>
                <w:vAlign w:val="center"/>
                <w:hideMark/>
              </w:tcPr>
            </w:tcPrChange>
          </w:tcPr>
          <w:p w14:paraId="303EDB13" w14:textId="2DE62658" w:rsidR="00965FBA" w:rsidRPr="00965FBA" w:rsidRDefault="00965FBA" w:rsidP="007C43E0">
            <w:pPr>
              <w:spacing w:after="0" w:line="240" w:lineRule="auto"/>
              <w:jc w:val="center"/>
              <w:rPr>
                <w:ins w:id="4606" w:author="arun kumar" w:date="2026-07-28T22:43:00Z" w16du:dateUtc="2026-07-28T14:43:00Z"/>
                <w:rFonts w:ascii="Calibri" w:eastAsia="Times New Roman" w:hAnsi="Calibri" w:cs="Calibri"/>
                <w:color w:val="000000"/>
                <w:kern w:val="0"/>
                <w:sz w:val="22"/>
                <w:szCs w:val="22"/>
                <w:lang w:bidi="ar-SA"/>
                <w14:ligatures w14:val="none"/>
              </w:rPr>
            </w:pPr>
            <w:ins w:id="4607" w:author="arun kumar" w:date="2026-07-28T22:44:00Z" w16du:dateUtc="2026-07-28T14:44:00Z">
              <w:r>
                <w:rPr>
                  <w:rFonts w:ascii="Calibri" w:eastAsia="Times New Roman" w:hAnsi="Calibri" w:cs="Calibri"/>
                  <w:color w:val="000000"/>
                  <w:kern w:val="0"/>
                  <w:sz w:val="22"/>
                  <w:szCs w:val="22"/>
                  <w:lang w:bidi="ar-SA"/>
                  <w14:ligatures w14:val="none"/>
                </w:rPr>
                <w:t>10</w:t>
              </w:r>
            </w:ins>
          </w:p>
        </w:tc>
        <w:tc>
          <w:tcPr>
            <w:tcW w:w="1003" w:type="dxa"/>
            <w:tcBorders>
              <w:top w:val="nil"/>
              <w:left w:val="nil"/>
              <w:bottom w:val="single" w:sz="4" w:space="0" w:color="auto"/>
              <w:right w:val="single" w:sz="4" w:space="0" w:color="auto"/>
            </w:tcBorders>
            <w:noWrap/>
            <w:vAlign w:val="center"/>
            <w:hideMark/>
            <w:tcPrChange w:id="4608" w:author="arun kumar" w:date="2026-07-28T23:18:00Z" w16du:dateUtc="2026-07-28T15:18:00Z">
              <w:tcPr>
                <w:tcW w:w="1003" w:type="dxa"/>
                <w:tcBorders>
                  <w:top w:val="nil"/>
                  <w:left w:val="nil"/>
                  <w:bottom w:val="single" w:sz="4" w:space="0" w:color="auto"/>
                  <w:right w:val="single" w:sz="4" w:space="0" w:color="auto"/>
                </w:tcBorders>
                <w:noWrap/>
                <w:vAlign w:val="center"/>
                <w:hideMark/>
              </w:tcPr>
            </w:tcPrChange>
          </w:tcPr>
          <w:p w14:paraId="76673C6B" w14:textId="77777777" w:rsidR="00965FBA" w:rsidRPr="00965FBA" w:rsidRDefault="00965FBA" w:rsidP="007C43E0">
            <w:pPr>
              <w:spacing w:after="0" w:line="240" w:lineRule="auto"/>
              <w:jc w:val="center"/>
              <w:rPr>
                <w:ins w:id="4609" w:author="arun kumar" w:date="2026-07-28T22:43:00Z" w16du:dateUtc="2026-07-28T14:43:00Z"/>
                <w:rFonts w:ascii="Calibri" w:eastAsia="Times New Roman" w:hAnsi="Calibri" w:cs="Calibri"/>
                <w:color w:val="000000"/>
                <w:kern w:val="0"/>
                <w:sz w:val="22"/>
                <w:szCs w:val="22"/>
                <w:lang w:bidi="ar-SA"/>
                <w14:ligatures w14:val="none"/>
              </w:rPr>
            </w:pPr>
            <w:ins w:id="4610" w:author="arun kumar" w:date="2026-07-28T22:43:00Z" w16du:dateUtc="2026-07-28T14:43:00Z">
              <w:r w:rsidRPr="00965FBA">
                <w:rPr>
                  <w:rFonts w:ascii="Calibri" w:eastAsia="Times New Roman" w:hAnsi="Calibri" w:cs="Calibri"/>
                  <w:color w:val="000000"/>
                  <w:kern w:val="0"/>
                  <w:sz w:val="22"/>
                  <w:szCs w:val="22"/>
                  <w:lang w:bidi="ar-SA"/>
                  <w14:ligatures w14:val="none"/>
                </w:rPr>
                <w:t>7</w:t>
              </w:r>
            </w:ins>
          </w:p>
        </w:tc>
        <w:tc>
          <w:tcPr>
            <w:tcW w:w="1295" w:type="dxa"/>
            <w:tcBorders>
              <w:top w:val="nil"/>
              <w:left w:val="nil"/>
              <w:bottom w:val="single" w:sz="4" w:space="0" w:color="auto"/>
              <w:right w:val="single" w:sz="4" w:space="0" w:color="auto"/>
            </w:tcBorders>
            <w:noWrap/>
            <w:vAlign w:val="center"/>
            <w:hideMark/>
            <w:tcPrChange w:id="4611" w:author="arun kumar" w:date="2026-07-28T23:18:00Z" w16du:dateUtc="2026-07-28T15:18:00Z">
              <w:tcPr>
                <w:tcW w:w="1295" w:type="dxa"/>
                <w:tcBorders>
                  <w:top w:val="nil"/>
                  <w:left w:val="nil"/>
                  <w:bottom w:val="single" w:sz="4" w:space="0" w:color="auto"/>
                  <w:right w:val="single" w:sz="4" w:space="0" w:color="auto"/>
                </w:tcBorders>
                <w:noWrap/>
                <w:vAlign w:val="center"/>
                <w:hideMark/>
              </w:tcPr>
            </w:tcPrChange>
          </w:tcPr>
          <w:p w14:paraId="7185D0E0" w14:textId="43D46A50" w:rsidR="00965FBA" w:rsidRPr="00965FBA" w:rsidRDefault="00965FBA" w:rsidP="007C43E0">
            <w:pPr>
              <w:spacing w:after="0" w:line="240" w:lineRule="auto"/>
              <w:jc w:val="center"/>
              <w:rPr>
                <w:ins w:id="4612" w:author="arun kumar" w:date="2026-07-28T22:43:00Z" w16du:dateUtc="2026-07-28T14:43:00Z"/>
                <w:rFonts w:ascii="Calibri" w:eastAsia="Times New Roman" w:hAnsi="Calibri" w:cs="Calibri"/>
                <w:color w:val="000000"/>
                <w:kern w:val="0"/>
                <w:sz w:val="22"/>
                <w:szCs w:val="22"/>
                <w:lang w:bidi="ar-SA"/>
                <w14:ligatures w14:val="none"/>
              </w:rPr>
            </w:pPr>
            <w:ins w:id="4613" w:author="arun kumar" w:date="2026-07-28T22:43:00Z" w16du:dateUtc="2026-07-28T14:43:00Z">
              <w:r w:rsidRPr="00965FBA">
                <w:rPr>
                  <w:rFonts w:ascii="Calibri" w:eastAsia="Times New Roman" w:hAnsi="Calibri" w:cs="Calibri"/>
                  <w:color w:val="000000"/>
                  <w:kern w:val="0"/>
                  <w:sz w:val="22"/>
                  <w:szCs w:val="22"/>
                  <w:lang w:bidi="ar-SA"/>
                  <w14:ligatures w14:val="none"/>
                </w:rPr>
                <w:t>0.00</w:t>
              </w:r>
            </w:ins>
            <w:ins w:id="4614" w:author="arun kumar" w:date="2026-07-28T22:47:00Z" w16du:dateUtc="2026-07-28T14:47:00Z">
              <w:r>
                <w:rPr>
                  <w:rFonts w:ascii="Calibri" w:eastAsia="Times New Roman" w:hAnsi="Calibri" w:cs="Calibri"/>
                  <w:color w:val="000000"/>
                  <w:kern w:val="0"/>
                  <w:sz w:val="22"/>
                  <w:szCs w:val="22"/>
                  <w:lang w:bidi="ar-SA"/>
                  <w14:ligatures w14:val="none"/>
                </w:rPr>
                <w:t>82</w:t>
              </w:r>
            </w:ins>
            <w:ins w:id="4615" w:author="arun kumar" w:date="2026-07-28T22:43:00Z" w16du:dateUtc="2026-07-28T14:43:00Z">
              <w:r w:rsidRPr="00965FBA">
                <w:rPr>
                  <w:rFonts w:ascii="Calibri" w:eastAsia="Times New Roman" w:hAnsi="Calibri" w:cs="Calibri"/>
                  <w:color w:val="000000"/>
                  <w:kern w:val="0"/>
                  <w:sz w:val="22"/>
                  <w:szCs w:val="22"/>
                  <w:lang w:bidi="ar-SA"/>
                  <w14:ligatures w14:val="none"/>
                </w:rPr>
                <w:t>%</w:t>
              </w:r>
            </w:ins>
          </w:p>
        </w:tc>
        <w:tc>
          <w:tcPr>
            <w:tcW w:w="1172" w:type="dxa"/>
            <w:tcBorders>
              <w:top w:val="nil"/>
              <w:left w:val="nil"/>
              <w:bottom w:val="single" w:sz="4" w:space="0" w:color="auto"/>
              <w:right w:val="single" w:sz="4" w:space="0" w:color="auto"/>
            </w:tcBorders>
            <w:noWrap/>
            <w:vAlign w:val="center"/>
            <w:hideMark/>
            <w:tcPrChange w:id="4616" w:author="arun kumar" w:date="2026-07-28T23:18:00Z" w16du:dateUtc="2026-07-28T15:18:00Z">
              <w:tcPr>
                <w:tcW w:w="1333" w:type="dxa"/>
                <w:gridSpan w:val="2"/>
                <w:tcBorders>
                  <w:top w:val="nil"/>
                  <w:left w:val="nil"/>
                  <w:bottom w:val="single" w:sz="4" w:space="0" w:color="auto"/>
                  <w:right w:val="single" w:sz="4" w:space="0" w:color="auto"/>
                </w:tcBorders>
                <w:noWrap/>
                <w:vAlign w:val="center"/>
                <w:hideMark/>
              </w:tcPr>
            </w:tcPrChange>
          </w:tcPr>
          <w:p w14:paraId="7F0095DB" w14:textId="77777777" w:rsidR="00965FBA" w:rsidRPr="00965FBA" w:rsidRDefault="00965FBA" w:rsidP="007C43E0">
            <w:pPr>
              <w:spacing w:after="0" w:line="240" w:lineRule="auto"/>
              <w:jc w:val="center"/>
              <w:rPr>
                <w:ins w:id="4617" w:author="arun kumar" w:date="2026-07-28T22:43:00Z" w16du:dateUtc="2026-07-28T14:43:00Z"/>
                <w:rFonts w:ascii="Calibri" w:eastAsia="Times New Roman" w:hAnsi="Calibri" w:cs="Calibri"/>
                <w:color w:val="000000"/>
                <w:kern w:val="0"/>
                <w:sz w:val="22"/>
                <w:szCs w:val="22"/>
                <w:lang w:bidi="ar-SA"/>
                <w14:ligatures w14:val="none"/>
              </w:rPr>
            </w:pPr>
            <w:ins w:id="4618" w:author="arun kumar" w:date="2026-07-28T22:43:00Z" w16du:dateUtc="2026-07-28T14:43:00Z">
              <w:r w:rsidRPr="00965FBA">
                <w:rPr>
                  <w:rFonts w:ascii="Calibri" w:eastAsia="Times New Roman" w:hAnsi="Calibri" w:cs="Calibri"/>
                  <w:color w:val="000000"/>
                  <w:kern w:val="0"/>
                  <w:sz w:val="22"/>
                  <w:szCs w:val="22"/>
                  <w:lang w:bidi="ar-SA"/>
                  <w14:ligatures w14:val="none"/>
                </w:rPr>
                <w:t>data18h1</w:t>
              </w:r>
            </w:ins>
          </w:p>
        </w:tc>
        <w:tc>
          <w:tcPr>
            <w:tcW w:w="1422" w:type="dxa"/>
            <w:tcBorders>
              <w:top w:val="nil"/>
              <w:left w:val="nil"/>
              <w:bottom w:val="single" w:sz="4" w:space="0" w:color="auto"/>
              <w:right w:val="single" w:sz="4" w:space="0" w:color="auto"/>
            </w:tcBorders>
            <w:noWrap/>
            <w:vAlign w:val="center"/>
            <w:hideMark/>
            <w:tcPrChange w:id="4619" w:author="arun kumar" w:date="2026-07-28T23:18:00Z" w16du:dateUtc="2026-07-28T15:18:00Z">
              <w:tcPr>
                <w:tcW w:w="1223" w:type="dxa"/>
                <w:tcBorders>
                  <w:top w:val="nil"/>
                  <w:left w:val="nil"/>
                  <w:bottom w:val="single" w:sz="4" w:space="0" w:color="auto"/>
                  <w:right w:val="single" w:sz="4" w:space="0" w:color="auto"/>
                </w:tcBorders>
                <w:noWrap/>
                <w:vAlign w:val="center"/>
                <w:hideMark/>
              </w:tcPr>
            </w:tcPrChange>
          </w:tcPr>
          <w:p w14:paraId="5481FB60" w14:textId="2747BE21" w:rsidR="00965FBA" w:rsidRPr="00965FBA" w:rsidRDefault="00965FBA" w:rsidP="007C43E0">
            <w:pPr>
              <w:spacing w:after="0" w:line="240" w:lineRule="auto"/>
              <w:jc w:val="center"/>
              <w:rPr>
                <w:ins w:id="4620" w:author="arun kumar" w:date="2026-07-28T22:43:00Z" w16du:dateUtc="2026-07-28T14:43:00Z"/>
                <w:rFonts w:ascii="Calibri" w:eastAsia="Times New Roman" w:hAnsi="Calibri" w:cs="Calibri"/>
                <w:color w:val="000000"/>
                <w:kern w:val="0"/>
                <w:sz w:val="22"/>
                <w:szCs w:val="22"/>
                <w:lang w:bidi="ar-SA"/>
                <w14:ligatures w14:val="none"/>
              </w:rPr>
            </w:pPr>
            <w:ins w:id="4621" w:author="arun kumar" w:date="2026-07-28T22:46:00Z" w16du:dateUtc="2026-07-28T14:46:00Z">
              <w:r>
                <w:rPr>
                  <w:rFonts w:ascii="Calibri" w:eastAsia="Times New Roman" w:hAnsi="Calibri" w:cs="Calibri"/>
                  <w:color w:val="000000"/>
                  <w:kern w:val="0"/>
                  <w:sz w:val="22"/>
                  <w:szCs w:val="22"/>
                  <w:lang w:bidi="ar-SA"/>
                  <w14:ligatures w14:val="none"/>
                </w:rPr>
                <w:t>826658</w:t>
              </w:r>
            </w:ins>
          </w:p>
        </w:tc>
        <w:tc>
          <w:tcPr>
            <w:tcW w:w="1003" w:type="dxa"/>
            <w:tcBorders>
              <w:top w:val="nil"/>
              <w:left w:val="nil"/>
              <w:bottom w:val="single" w:sz="4" w:space="0" w:color="auto"/>
              <w:right w:val="single" w:sz="4" w:space="0" w:color="auto"/>
            </w:tcBorders>
            <w:noWrap/>
            <w:vAlign w:val="center"/>
            <w:hideMark/>
            <w:tcPrChange w:id="4622" w:author="arun kumar" w:date="2026-07-28T23:18:00Z" w16du:dateUtc="2026-07-28T15:18:00Z">
              <w:tcPr>
                <w:tcW w:w="1003" w:type="dxa"/>
                <w:gridSpan w:val="2"/>
                <w:tcBorders>
                  <w:top w:val="nil"/>
                  <w:left w:val="nil"/>
                  <w:bottom w:val="single" w:sz="4" w:space="0" w:color="auto"/>
                  <w:right w:val="single" w:sz="4" w:space="0" w:color="auto"/>
                </w:tcBorders>
                <w:noWrap/>
                <w:vAlign w:val="center"/>
                <w:hideMark/>
              </w:tcPr>
            </w:tcPrChange>
          </w:tcPr>
          <w:p w14:paraId="199585CB" w14:textId="0E692963" w:rsidR="00965FBA" w:rsidRPr="00965FBA" w:rsidRDefault="00965FBA" w:rsidP="007C43E0">
            <w:pPr>
              <w:spacing w:after="0" w:line="240" w:lineRule="auto"/>
              <w:jc w:val="center"/>
              <w:rPr>
                <w:ins w:id="4623" w:author="arun kumar" w:date="2026-07-28T22:43:00Z" w16du:dateUtc="2026-07-28T14:43:00Z"/>
                <w:rFonts w:ascii="Calibri" w:eastAsia="Times New Roman" w:hAnsi="Calibri" w:cs="Calibri"/>
                <w:color w:val="000000"/>
                <w:kern w:val="0"/>
                <w:sz w:val="22"/>
                <w:szCs w:val="22"/>
                <w:lang w:bidi="ar-SA"/>
                <w14:ligatures w14:val="none"/>
              </w:rPr>
            </w:pPr>
            <w:ins w:id="4624" w:author="arun kumar" w:date="2026-07-28T22:43:00Z" w16du:dateUtc="2026-07-28T14:43:00Z">
              <w:r w:rsidRPr="00965FBA">
                <w:rPr>
                  <w:rFonts w:ascii="Calibri" w:eastAsia="Times New Roman" w:hAnsi="Calibri" w:cs="Calibri"/>
                  <w:color w:val="000000"/>
                  <w:kern w:val="0"/>
                  <w:sz w:val="22"/>
                  <w:szCs w:val="22"/>
                  <w:lang w:bidi="ar-SA"/>
                  <w14:ligatures w14:val="none"/>
                </w:rPr>
                <w:t>3.</w:t>
              </w:r>
            </w:ins>
            <w:ins w:id="4625" w:author="arun kumar" w:date="2026-07-28T22:47:00Z" w16du:dateUtc="2026-07-28T14:47:00Z">
              <w:r>
                <w:rPr>
                  <w:rFonts w:ascii="Calibri" w:eastAsia="Times New Roman" w:hAnsi="Calibri" w:cs="Calibri"/>
                  <w:color w:val="000000"/>
                  <w:kern w:val="0"/>
                  <w:sz w:val="22"/>
                  <w:szCs w:val="22"/>
                  <w:lang w:bidi="ar-SA"/>
                  <w14:ligatures w14:val="none"/>
                </w:rPr>
                <w:t>30</w:t>
              </w:r>
            </w:ins>
            <w:ins w:id="4626" w:author="arun kumar" w:date="2026-07-28T22:43:00Z" w16du:dateUtc="2026-07-28T14:43:00Z">
              <w:r w:rsidRPr="00965FBA">
                <w:rPr>
                  <w:rFonts w:ascii="Calibri" w:eastAsia="Times New Roman" w:hAnsi="Calibri" w:cs="Calibri"/>
                  <w:color w:val="000000"/>
                  <w:kern w:val="0"/>
                  <w:sz w:val="22"/>
                  <w:szCs w:val="22"/>
                  <w:lang w:bidi="ar-SA"/>
                  <w14:ligatures w14:val="none"/>
                </w:rPr>
                <w:t>s</w:t>
              </w:r>
            </w:ins>
          </w:p>
        </w:tc>
        <w:tc>
          <w:tcPr>
            <w:tcW w:w="1041" w:type="dxa"/>
            <w:tcBorders>
              <w:top w:val="nil"/>
              <w:left w:val="nil"/>
              <w:bottom w:val="single" w:sz="4" w:space="0" w:color="auto"/>
              <w:right w:val="single" w:sz="4" w:space="0" w:color="auto"/>
            </w:tcBorders>
            <w:tcPrChange w:id="4627" w:author="arun kumar" w:date="2026-07-28T23:18:00Z" w16du:dateUtc="2026-07-28T15:18:00Z">
              <w:tcPr>
                <w:tcW w:w="1041" w:type="dxa"/>
                <w:gridSpan w:val="2"/>
                <w:tcBorders>
                  <w:top w:val="nil"/>
                  <w:left w:val="nil"/>
                  <w:bottom w:val="single" w:sz="4" w:space="0" w:color="auto"/>
                  <w:right w:val="single" w:sz="4" w:space="0" w:color="auto"/>
                </w:tcBorders>
              </w:tcPr>
            </w:tcPrChange>
          </w:tcPr>
          <w:p w14:paraId="1FB20287" w14:textId="2256ECBF" w:rsidR="00965FBA" w:rsidRPr="00965FBA" w:rsidRDefault="00965FBA" w:rsidP="007C43E0">
            <w:pPr>
              <w:spacing w:after="0" w:line="240" w:lineRule="auto"/>
              <w:jc w:val="center"/>
              <w:rPr>
                <w:ins w:id="4628" w:author="arun kumar" w:date="2026-07-28T22:45:00Z" w16du:dateUtc="2026-07-28T14:45:00Z"/>
                <w:rFonts w:ascii="Calibri" w:eastAsia="Times New Roman" w:hAnsi="Calibri" w:cs="Calibri"/>
                <w:color w:val="000000"/>
                <w:kern w:val="0"/>
                <w:sz w:val="22"/>
                <w:szCs w:val="22"/>
                <w:lang w:bidi="ar-SA"/>
                <w14:ligatures w14:val="none"/>
              </w:rPr>
            </w:pPr>
            <w:ins w:id="4629" w:author="arun kumar" w:date="2026-07-28T22:45:00Z" w16du:dateUtc="2026-07-28T14:45:00Z">
              <w:r>
                <w:rPr>
                  <w:rFonts w:ascii="Calibri" w:eastAsia="Times New Roman" w:hAnsi="Calibri" w:cs="Calibri"/>
                  <w:color w:val="000000"/>
                  <w:kern w:val="0"/>
                  <w:sz w:val="22"/>
                  <w:szCs w:val="22"/>
                  <w:lang w:bidi="ar-SA"/>
                  <w14:ligatures w14:val="none"/>
                </w:rPr>
                <w:t>22140</w:t>
              </w:r>
            </w:ins>
          </w:p>
        </w:tc>
      </w:tr>
      <w:tr w:rsidR="00965FBA" w:rsidRPr="00965FBA" w14:paraId="7EC61435" w14:textId="0B17A959" w:rsidTr="00D965CD">
        <w:trPr>
          <w:trHeight w:val="297"/>
          <w:ins w:id="4630" w:author="arun kumar" w:date="2026-07-28T22:43:00Z" w16du:dateUtc="2026-07-28T14:43:00Z"/>
          <w:trPrChange w:id="4631" w:author="arun kumar" w:date="2026-07-28T23:18:00Z" w16du:dateUtc="2026-07-28T15:18:00Z">
            <w:trPr>
              <w:gridAfter w:val="0"/>
              <w:trHeight w:val="297"/>
            </w:trPr>
          </w:trPrChange>
        </w:trPr>
        <w:tc>
          <w:tcPr>
            <w:tcW w:w="1004" w:type="dxa"/>
            <w:tcBorders>
              <w:top w:val="nil"/>
              <w:left w:val="single" w:sz="4" w:space="0" w:color="auto"/>
              <w:bottom w:val="single" w:sz="4" w:space="0" w:color="auto"/>
              <w:right w:val="single" w:sz="4" w:space="0" w:color="auto"/>
            </w:tcBorders>
            <w:noWrap/>
            <w:vAlign w:val="bottom"/>
            <w:hideMark/>
            <w:tcPrChange w:id="4632" w:author="arun kumar" w:date="2026-07-28T23:18:00Z" w16du:dateUtc="2026-07-28T15:18:00Z">
              <w:tcPr>
                <w:tcW w:w="1004" w:type="dxa"/>
                <w:tcBorders>
                  <w:top w:val="nil"/>
                  <w:left w:val="single" w:sz="4" w:space="0" w:color="auto"/>
                  <w:bottom w:val="single" w:sz="4" w:space="0" w:color="auto"/>
                  <w:right w:val="single" w:sz="4" w:space="0" w:color="auto"/>
                </w:tcBorders>
                <w:noWrap/>
                <w:vAlign w:val="bottom"/>
                <w:hideMark/>
              </w:tcPr>
            </w:tcPrChange>
          </w:tcPr>
          <w:p w14:paraId="14ED2C83" w14:textId="77777777" w:rsidR="00965FBA" w:rsidRPr="00965FBA" w:rsidRDefault="00965FBA" w:rsidP="00965FBA">
            <w:pPr>
              <w:spacing w:after="0" w:line="240" w:lineRule="auto"/>
              <w:jc w:val="center"/>
              <w:rPr>
                <w:ins w:id="4633" w:author="arun kumar" w:date="2026-07-28T22:43:00Z" w16du:dateUtc="2026-07-28T14:43:00Z"/>
                <w:rFonts w:ascii="Calibri" w:eastAsia="Times New Roman" w:hAnsi="Calibri" w:cs="Calibri"/>
                <w:color w:val="000000"/>
                <w:kern w:val="0"/>
                <w:sz w:val="22"/>
                <w:szCs w:val="22"/>
                <w:lang w:bidi="ar-SA"/>
                <w14:ligatures w14:val="none"/>
              </w:rPr>
            </w:pPr>
            <w:ins w:id="4634" w:author="arun kumar" w:date="2026-07-28T22:43:00Z" w16du:dateUtc="2026-07-28T14:43:00Z">
              <w:r w:rsidRPr="00965FBA">
                <w:rPr>
                  <w:rFonts w:ascii="Calibri" w:eastAsia="Times New Roman" w:hAnsi="Calibri" w:cs="Calibri"/>
                  <w:color w:val="000000"/>
                  <w:kern w:val="0"/>
                  <w:sz w:val="22"/>
                  <w:szCs w:val="22"/>
                  <w:lang w:bidi="ar-SA"/>
                  <w14:ligatures w14:val="none"/>
                </w:rPr>
                <w:t>2</w:t>
              </w:r>
            </w:ins>
          </w:p>
        </w:tc>
        <w:tc>
          <w:tcPr>
            <w:tcW w:w="1004" w:type="dxa"/>
            <w:tcBorders>
              <w:top w:val="nil"/>
              <w:left w:val="nil"/>
              <w:bottom w:val="single" w:sz="4" w:space="0" w:color="auto"/>
              <w:right w:val="single" w:sz="4" w:space="0" w:color="auto"/>
            </w:tcBorders>
            <w:noWrap/>
            <w:vAlign w:val="bottom"/>
            <w:hideMark/>
            <w:tcPrChange w:id="4635" w:author="arun kumar" w:date="2026-07-28T23:18:00Z" w16du:dateUtc="2026-07-28T15:18:00Z">
              <w:tcPr>
                <w:tcW w:w="1004" w:type="dxa"/>
                <w:tcBorders>
                  <w:top w:val="nil"/>
                  <w:left w:val="nil"/>
                  <w:bottom w:val="single" w:sz="4" w:space="0" w:color="auto"/>
                  <w:right w:val="single" w:sz="4" w:space="0" w:color="auto"/>
                </w:tcBorders>
                <w:noWrap/>
                <w:vAlign w:val="bottom"/>
                <w:hideMark/>
              </w:tcPr>
            </w:tcPrChange>
          </w:tcPr>
          <w:p w14:paraId="69D154BC" w14:textId="66B5308F" w:rsidR="00965FBA" w:rsidRPr="00965FBA" w:rsidRDefault="00965FBA" w:rsidP="007C43E0">
            <w:pPr>
              <w:spacing w:after="0" w:line="240" w:lineRule="auto"/>
              <w:jc w:val="center"/>
              <w:rPr>
                <w:ins w:id="4636" w:author="arun kumar" w:date="2026-07-28T22:43:00Z" w16du:dateUtc="2026-07-28T14:43:00Z"/>
                <w:rFonts w:ascii="Calibri" w:eastAsia="Times New Roman" w:hAnsi="Calibri" w:cs="Calibri"/>
                <w:color w:val="000000"/>
                <w:kern w:val="0"/>
                <w:sz w:val="22"/>
                <w:szCs w:val="22"/>
                <w:lang w:bidi="ar-SA"/>
                <w14:ligatures w14:val="none"/>
              </w:rPr>
              <w:pPrChange w:id="4637" w:author="arun kumar" w:date="2026-07-28T22:55:00Z" w16du:dateUtc="2026-07-28T14:55:00Z">
                <w:pPr>
                  <w:spacing w:after="0" w:line="240" w:lineRule="auto"/>
                  <w:jc w:val="left"/>
                </w:pPr>
              </w:pPrChange>
            </w:pPr>
            <w:ins w:id="4638" w:author="arun kumar" w:date="2026-07-28T22:49:00Z" w16du:dateUtc="2026-07-28T14:49:00Z">
              <w:r>
                <w:rPr>
                  <w:rFonts w:ascii="Calibri" w:eastAsia="Times New Roman" w:hAnsi="Calibri" w:cs="Calibri"/>
                  <w:color w:val="000000"/>
                  <w:kern w:val="0"/>
                  <w:sz w:val="22"/>
                  <w:szCs w:val="22"/>
                  <w:lang w:bidi="ar-SA"/>
                  <w14:ligatures w14:val="none"/>
                </w:rPr>
                <w:t>140</w:t>
              </w:r>
            </w:ins>
          </w:p>
        </w:tc>
        <w:tc>
          <w:tcPr>
            <w:tcW w:w="1003" w:type="dxa"/>
            <w:tcBorders>
              <w:top w:val="nil"/>
              <w:left w:val="nil"/>
              <w:bottom w:val="single" w:sz="4" w:space="0" w:color="auto"/>
              <w:right w:val="single" w:sz="4" w:space="0" w:color="auto"/>
            </w:tcBorders>
            <w:noWrap/>
            <w:vAlign w:val="bottom"/>
            <w:hideMark/>
            <w:tcPrChange w:id="4639"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1EACA483" w14:textId="5014C7F9" w:rsidR="00965FBA" w:rsidRPr="00965FBA" w:rsidRDefault="00965FBA" w:rsidP="007C43E0">
            <w:pPr>
              <w:spacing w:after="0" w:line="240" w:lineRule="auto"/>
              <w:jc w:val="center"/>
              <w:rPr>
                <w:ins w:id="4640" w:author="arun kumar" w:date="2026-07-28T22:43:00Z" w16du:dateUtc="2026-07-28T14:43:00Z"/>
                <w:rFonts w:ascii="Calibri" w:eastAsia="Times New Roman" w:hAnsi="Calibri" w:cs="Calibri"/>
                <w:color w:val="000000"/>
                <w:kern w:val="0"/>
                <w:sz w:val="22"/>
                <w:szCs w:val="22"/>
                <w:lang w:bidi="ar-SA"/>
                <w14:ligatures w14:val="none"/>
              </w:rPr>
              <w:pPrChange w:id="4641" w:author="arun kumar" w:date="2026-07-28T22:55:00Z" w16du:dateUtc="2026-07-28T14:55:00Z">
                <w:pPr>
                  <w:spacing w:after="0" w:line="240" w:lineRule="auto"/>
                  <w:jc w:val="left"/>
                </w:pPr>
              </w:pPrChange>
            </w:pPr>
            <w:ins w:id="4642" w:author="arun kumar" w:date="2026-07-28T22:49:00Z" w16du:dateUtc="2026-07-28T14:49:00Z">
              <w:r>
                <w:rPr>
                  <w:rFonts w:ascii="Calibri" w:eastAsia="Times New Roman" w:hAnsi="Calibri" w:cs="Calibri"/>
                  <w:color w:val="000000"/>
                  <w:kern w:val="0"/>
                  <w:sz w:val="22"/>
                  <w:szCs w:val="22"/>
                  <w:lang w:bidi="ar-SA"/>
                  <w14:ligatures w14:val="none"/>
                </w:rPr>
                <w:t>10</w:t>
              </w:r>
            </w:ins>
          </w:p>
        </w:tc>
        <w:tc>
          <w:tcPr>
            <w:tcW w:w="1003" w:type="dxa"/>
            <w:tcBorders>
              <w:top w:val="nil"/>
              <w:left w:val="nil"/>
              <w:bottom w:val="single" w:sz="4" w:space="0" w:color="auto"/>
              <w:right w:val="single" w:sz="4" w:space="0" w:color="auto"/>
            </w:tcBorders>
            <w:noWrap/>
            <w:vAlign w:val="bottom"/>
            <w:hideMark/>
            <w:tcPrChange w:id="4643"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603004DD" w14:textId="030D4277" w:rsidR="00965FBA" w:rsidRPr="00965FBA" w:rsidRDefault="00965FBA" w:rsidP="007C43E0">
            <w:pPr>
              <w:spacing w:after="0" w:line="240" w:lineRule="auto"/>
              <w:jc w:val="center"/>
              <w:rPr>
                <w:ins w:id="4644" w:author="arun kumar" w:date="2026-07-28T22:43:00Z" w16du:dateUtc="2026-07-28T14:43:00Z"/>
                <w:rFonts w:ascii="Calibri" w:eastAsia="Times New Roman" w:hAnsi="Calibri" w:cs="Calibri"/>
                <w:color w:val="000000"/>
                <w:kern w:val="0"/>
                <w:sz w:val="22"/>
                <w:szCs w:val="22"/>
                <w:lang w:bidi="ar-SA"/>
                <w14:ligatures w14:val="none"/>
              </w:rPr>
              <w:pPrChange w:id="4645" w:author="arun kumar" w:date="2026-07-28T22:55:00Z" w16du:dateUtc="2026-07-28T14:55:00Z">
                <w:pPr>
                  <w:spacing w:after="0" w:line="240" w:lineRule="auto"/>
                  <w:jc w:val="left"/>
                </w:pPr>
              </w:pPrChange>
            </w:pPr>
            <w:ins w:id="4646" w:author="arun kumar" w:date="2026-07-28T22:49:00Z" w16du:dateUtc="2026-07-28T14:49:00Z">
              <w:r>
                <w:rPr>
                  <w:rFonts w:ascii="Calibri" w:eastAsia="Times New Roman" w:hAnsi="Calibri" w:cs="Calibri"/>
                  <w:color w:val="000000"/>
                  <w:kern w:val="0"/>
                  <w:sz w:val="22"/>
                  <w:szCs w:val="22"/>
                  <w:lang w:bidi="ar-SA"/>
                  <w14:ligatures w14:val="none"/>
                </w:rPr>
                <w:t>15</w:t>
              </w:r>
            </w:ins>
          </w:p>
        </w:tc>
        <w:tc>
          <w:tcPr>
            <w:tcW w:w="1295" w:type="dxa"/>
            <w:tcBorders>
              <w:top w:val="nil"/>
              <w:left w:val="nil"/>
              <w:bottom w:val="single" w:sz="4" w:space="0" w:color="auto"/>
              <w:right w:val="single" w:sz="4" w:space="0" w:color="auto"/>
            </w:tcBorders>
            <w:noWrap/>
            <w:vAlign w:val="bottom"/>
            <w:hideMark/>
            <w:tcPrChange w:id="4647" w:author="arun kumar" w:date="2026-07-28T23:18:00Z" w16du:dateUtc="2026-07-28T15:18:00Z">
              <w:tcPr>
                <w:tcW w:w="1295" w:type="dxa"/>
                <w:tcBorders>
                  <w:top w:val="nil"/>
                  <w:left w:val="nil"/>
                  <w:bottom w:val="single" w:sz="4" w:space="0" w:color="auto"/>
                  <w:right w:val="single" w:sz="4" w:space="0" w:color="auto"/>
                </w:tcBorders>
                <w:noWrap/>
                <w:vAlign w:val="bottom"/>
                <w:hideMark/>
              </w:tcPr>
            </w:tcPrChange>
          </w:tcPr>
          <w:p w14:paraId="2D3772DF" w14:textId="4848761F" w:rsidR="00965FBA" w:rsidRPr="00965FBA" w:rsidRDefault="00965FBA" w:rsidP="007C43E0">
            <w:pPr>
              <w:spacing w:after="0" w:line="240" w:lineRule="auto"/>
              <w:jc w:val="center"/>
              <w:rPr>
                <w:ins w:id="4648" w:author="arun kumar" w:date="2026-07-28T22:43:00Z" w16du:dateUtc="2026-07-28T14:43:00Z"/>
                <w:rFonts w:ascii="Calibri" w:eastAsia="Times New Roman" w:hAnsi="Calibri" w:cs="Calibri"/>
                <w:color w:val="000000"/>
                <w:kern w:val="0"/>
                <w:sz w:val="22"/>
                <w:szCs w:val="22"/>
                <w:lang w:bidi="ar-SA"/>
                <w14:ligatures w14:val="none"/>
              </w:rPr>
              <w:pPrChange w:id="4649" w:author="arun kumar" w:date="2026-07-28T22:55:00Z" w16du:dateUtc="2026-07-28T14:55:00Z">
                <w:pPr>
                  <w:spacing w:after="0" w:line="240" w:lineRule="auto"/>
                  <w:jc w:val="left"/>
                </w:pPr>
              </w:pPrChange>
            </w:pPr>
            <w:ins w:id="4650" w:author="arun kumar" w:date="2026-07-28T22:50:00Z" w16du:dateUtc="2026-07-28T14:50:00Z">
              <w:r>
                <w:rPr>
                  <w:rFonts w:ascii="Calibri" w:eastAsia="Times New Roman" w:hAnsi="Calibri" w:cs="Calibri"/>
                  <w:color w:val="000000"/>
                  <w:kern w:val="0"/>
                  <w:sz w:val="22"/>
                  <w:szCs w:val="22"/>
                  <w:lang w:bidi="ar-SA"/>
                  <w14:ligatures w14:val="none"/>
                </w:rPr>
                <w:t>0.0000%</w:t>
              </w:r>
            </w:ins>
          </w:p>
        </w:tc>
        <w:tc>
          <w:tcPr>
            <w:tcW w:w="1172" w:type="dxa"/>
            <w:tcBorders>
              <w:top w:val="nil"/>
              <w:left w:val="nil"/>
              <w:bottom w:val="single" w:sz="4" w:space="0" w:color="auto"/>
              <w:right w:val="single" w:sz="4" w:space="0" w:color="auto"/>
            </w:tcBorders>
            <w:noWrap/>
            <w:vAlign w:val="bottom"/>
            <w:hideMark/>
            <w:tcPrChange w:id="4651" w:author="arun kumar" w:date="2026-07-28T23:18:00Z" w16du:dateUtc="2026-07-28T15:18:00Z">
              <w:tcPr>
                <w:tcW w:w="1333" w:type="dxa"/>
                <w:gridSpan w:val="2"/>
                <w:tcBorders>
                  <w:top w:val="nil"/>
                  <w:left w:val="nil"/>
                  <w:bottom w:val="single" w:sz="4" w:space="0" w:color="auto"/>
                  <w:right w:val="single" w:sz="4" w:space="0" w:color="auto"/>
                </w:tcBorders>
                <w:noWrap/>
                <w:vAlign w:val="bottom"/>
                <w:hideMark/>
              </w:tcPr>
            </w:tcPrChange>
          </w:tcPr>
          <w:p w14:paraId="51CD4C28" w14:textId="23DF8FFA" w:rsidR="00965FBA" w:rsidRPr="00965FBA" w:rsidRDefault="00965FBA" w:rsidP="007C43E0">
            <w:pPr>
              <w:spacing w:after="0" w:line="240" w:lineRule="auto"/>
              <w:jc w:val="center"/>
              <w:rPr>
                <w:ins w:id="4652" w:author="arun kumar" w:date="2026-07-28T22:43:00Z" w16du:dateUtc="2026-07-28T14:43:00Z"/>
                <w:rFonts w:ascii="Calibri" w:eastAsia="Times New Roman" w:hAnsi="Calibri" w:cs="Calibri"/>
                <w:color w:val="000000"/>
                <w:kern w:val="0"/>
                <w:sz w:val="22"/>
                <w:szCs w:val="22"/>
                <w:lang w:bidi="ar-SA"/>
                <w14:ligatures w14:val="none"/>
              </w:rPr>
              <w:pPrChange w:id="4653" w:author="arun kumar" w:date="2026-07-28T22:55:00Z" w16du:dateUtc="2026-07-28T14:55:00Z">
                <w:pPr>
                  <w:spacing w:after="0" w:line="240" w:lineRule="auto"/>
                  <w:jc w:val="left"/>
                </w:pPr>
              </w:pPrChange>
            </w:pPr>
            <w:ins w:id="4654" w:author="arun kumar" w:date="2026-07-28T22:50:00Z" w16du:dateUtc="2026-07-28T14:50:00Z">
              <w:r>
                <w:rPr>
                  <w:rFonts w:ascii="Calibri" w:eastAsia="Times New Roman" w:hAnsi="Calibri" w:cs="Calibri"/>
                  <w:color w:val="000000"/>
                  <w:kern w:val="0"/>
                  <w:sz w:val="22"/>
                  <w:szCs w:val="22"/>
                  <w:lang w:bidi="ar-SA"/>
                  <w14:ligatures w14:val="none"/>
                </w:rPr>
                <w:t>data18h2</w:t>
              </w:r>
            </w:ins>
          </w:p>
        </w:tc>
        <w:tc>
          <w:tcPr>
            <w:tcW w:w="1422" w:type="dxa"/>
            <w:tcBorders>
              <w:top w:val="nil"/>
              <w:left w:val="nil"/>
              <w:bottom w:val="single" w:sz="4" w:space="0" w:color="auto"/>
              <w:right w:val="single" w:sz="4" w:space="0" w:color="auto"/>
            </w:tcBorders>
            <w:noWrap/>
            <w:vAlign w:val="bottom"/>
            <w:hideMark/>
            <w:tcPrChange w:id="4655" w:author="arun kumar" w:date="2026-07-28T23:18:00Z" w16du:dateUtc="2026-07-28T15:18:00Z">
              <w:tcPr>
                <w:tcW w:w="1223" w:type="dxa"/>
                <w:tcBorders>
                  <w:top w:val="nil"/>
                  <w:left w:val="nil"/>
                  <w:bottom w:val="single" w:sz="4" w:space="0" w:color="auto"/>
                  <w:right w:val="single" w:sz="4" w:space="0" w:color="auto"/>
                </w:tcBorders>
                <w:noWrap/>
                <w:vAlign w:val="bottom"/>
                <w:hideMark/>
              </w:tcPr>
            </w:tcPrChange>
          </w:tcPr>
          <w:p w14:paraId="4BEF8A79" w14:textId="1EE854DC" w:rsidR="00965FBA" w:rsidRPr="00965FBA" w:rsidRDefault="00965FBA" w:rsidP="007C43E0">
            <w:pPr>
              <w:spacing w:after="0" w:line="240" w:lineRule="auto"/>
              <w:jc w:val="center"/>
              <w:rPr>
                <w:ins w:id="4656" w:author="arun kumar" w:date="2026-07-28T22:43:00Z" w16du:dateUtc="2026-07-28T14:43:00Z"/>
                <w:rFonts w:ascii="Calibri" w:eastAsia="Times New Roman" w:hAnsi="Calibri" w:cs="Calibri"/>
                <w:color w:val="000000"/>
                <w:kern w:val="0"/>
                <w:sz w:val="22"/>
                <w:szCs w:val="22"/>
                <w:lang w:bidi="ar-SA"/>
                <w14:ligatures w14:val="none"/>
              </w:rPr>
              <w:pPrChange w:id="4657" w:author="arun kumar" w:date="2026-07-28T22:55:00Z" w16du:dateUtc="2026-07-28T14:55:00Z">
                <w:pPr>
                  <w:spacing w:after="0" w:line="240" w:lineRule="auto"/>
                  <w:jc w:val="left"/>
                </w:pPr>
              </w:pPrChange>
            </w:pPr>
            <w:ins w:id="4658" w:author="arun kumar" w:date="2026-07-28T22:50:00Z" w16du:dateUtc="2026-07-28T14:50:00Z">
              <w:r>
                <w:rPr>
                  <w:rFonts w:ascii="Calibri" w:eastAsia="Times New Roman" w:hAnsi="Calibri" w:cs="Calibri"/>
                  <w:color w:val="000000"/>
                  <w:kern w:val="0"/>
                  <w:sz w:val="22"/>
                  <w:szCs w:val="22"/>
                  <w:lang w:bidi="ar-SA"/>
                  <w14:ligatures w14:val="none"/>
                </w:rPr>
                <w:t>1132028</w:t>
              </w:r>
            </w:ins>
          </w:p>
        </w:tc>
        <w:tc>
          <w:tcPr>
            <w:tcW w:w="1003" w:type="dxa"/>
            <w:tcBorders>
              <w:top w:val="nil"/>
              <w:left w:val="nil"/>
              <w:bottom w:val="single" w:sz="4" w:space="0" w:color="auto"/>
              <w:right w:val="single" w:sz="4" w:space="0" w:color="auto"/>
            </w:tcBorders>
            <w:noWrap/>
            <w:vAlign w:val="center"/>
            <w:hideMark/>
            <w:tcPrChange w:id="4659" w:author="arun kumar" w:date="2026-07-28T23:18:00Z" w16du:dateUtc="2026-07-28T15:18:00Z">
              <w:tcPr>
                <w:tcW w:w="1003" w:type="dxa"/>
                <w:gridSpan w:val="2"/>
                <w:tcBorders>
                  <w:top w:val="nil"/>
                  <w:left w:val="nil"/>
                  <w:bottom w:val="single" w:sz="4" w:space="0" w:color="auto"/>
                  <w:right w:val="single" w:sz="4" w:space="0" w:color="auto"/>
                </w:tcBorders>
                <w:noWrap/>
                <w:vAlign w:val="center"/>
                <w:hideMark/>
              </w:tcPr>
            </w:tcPrChange>
          </w:tcPr>
          <w:p w14:paraId="3FA02C08" w14:textId="520C4E58" w:rsidR="00965FBA" w:rsidRPr="00965FBA" w:rsidRDefault="00965FBA" w:rsidP="007C43E0">
            <w:pPr>
              <w:spacing w:after="0" w:line="240" w:lineRule="auto"/>
              <w:jc w:val="center"/>
              <w:rPr>
                <w:ins w:id="4660" w:author="arun kumar" w:date="2026-07-28T22:43:00Z" w16du:dateUtc="2026-07-28T14:43:00Z"/>
                <w:rFonts w:ascii="Calibri" w:eastAsia="Times New Roman" w:hAnsi="Calibri" w:cs="Calibri"/>
                <w:color w:val="000000"/>
                <w:kern w:val="0"/>
                <w:sz w:val="22"/>
                <w:szCs w:val="22"/>
                <w:lang w:bidi="ar-SA"/>
                <w14:ligatures w14:val="none"/>
              </w:rPr>
            </w:pPr>
            <w:ins w:id="4661" w:author="arun kumar" w:date="2026-07-28T22:50:00Z" w16du:dateUtc="2026-07-28T14:50:00Z">
              <w:r>
                <w:rPr>
                  <w:rFonts w:ascii="Calibri" w:eastAsia="Times New Roman" w:hAnsi="Calibri" w:cs="Calibri"/>
                  <w:color w:val="000000"/>
                  <w:kern w:val="0"/>
                  <w:sz w:val="22"/>
                  <w:szCs w:val="22"/>
                  <w:lang w:bidi="ar-SA"/>
                  <w14:ligatures w14:val="none"/>
                </w:rPr>
                <w:t>8.78s</w:t>
              </w:r>
            </w:ins>
          </w:p>
        </w:tc>
        <w:tc>
          <w:tcPr>
            <w:tcW w:w="1041" w:type="dxa"/>
            <w:tcBorders>
              <w:top w:val="nil"/>
              <w:left w:val="nil"/>
              <w:bottom w:val="single" w:sz="4" w:space="0" w:color="auto"/>
              <w:right w:val="single" w:sz="4" w:space="0" w:color="auto"/>
            </w:tcBorders>
            <w:tcPrChange w:id="4662" w:author="arun kumar" w:date="2026-07-28T23:18:00Z" w16du:dateUtc="2026-07-28T15:18:00Z">
              <w:tcPr>
                <w:tcW w:w="1041" w:type="dxa"/>
                <w:gridSpan w:val="2"/>
                <w:tcBorders>
                  <w:top w:val="nil"/>
                  <w:left w:val="nil"/>
                  <w:bottom w:val="single" w:sz="4" w:space="0" w:color="auto"/>
                  <w:right w:val="single" w:sz="4" w:space="0" w:color="auto"/>
                </w:tcBorders>
              </w:tcPr>
            </w:tcPrChange>
          </w:tcPr>
          <w:p w14:paraId="25C87212" w14:textId="3A905019" w:rsidR="00965FBA" w:rsidRPr="00965FBA" w:rsidRDefault="00965FBA" w:rsidP="007C43E0">
            <w:pPr>
              <w:spacing w:after="0" w:line="240" w:lineRule="auto"/>
              <w:jc w:val="center"/>
              <w:rPr>
                <w:ins w:id="4663" w:author="arun kumar" w:date="2026-07-28T22:45:00Z" w16du:dateUtc="2026-07-28T14:45:00Z"/>
                <w:rFonts w:ascii="Calibri" w:eastAsia="Times New Roman" w:hAnsi="Calibri" w:cs="Calibri"/>
                <w:color w:val="000000"/>
                <w:kern w:val="0"/>
                <w:sz w:val="22"/>
                <w:szCs w:val="22"/>
                <w:lang w:bidi="ar-SA"/>
                <w14:ligatures w14:val="none"/>
              </w:rPr>
            </w:pPr>
            <w:ins w:id="4664" w:author="arun kumar" w:date="2026-07-28T22:50:00Z" w16du:dateUtc="2026-07-28T14:50:00Z">
              <w:r>
                <w:rPr>
                  <w:rFonts w:ascii="Calibri" w:eastAsia="Times New Roman" w:hAnsi="Calibri" w:cs="Calibri"/>
                  <w:color w:val="000000"/>
                  <w:kern w:val="0"/>
                  <w:sz w:val="22"/>
                  <w:szCs w:val="22"/>
                  <w:lang w:bidi="ar-SA"/>
                  <w14:ligatures w14:val="none"/>
                </w:rPr>
                <w:t>59640</w:t>
              </w:r>
            </w:ins>
          </w:p>
        </w:tc>
      </w:tr>
      <w:tr w:rsidR="00965FBA" w:rsidRPr="00965FBA" w14:paraId="16A225DD" w14:textId="15CCD740" w:rsidTr="00D965CD">
        <w:trPr>
          <w:trHeight w:val="297"/>
          <w:ins w:id="4665" w:author="arun kumar" w:date="2026-07-28T22:43:00Z" w16du:dateUtc="2026-07-28T14:43:00Z"/>
          <w:trPrChange w:id="4666" w:author="arun kumar" w:date="2026-07-28T23:18:00Z" w16du:dateUtc="2026-07-28T15:18:00Z">
            <w:trPr>
              <w:gridAfter w:val="0"/>
              <w:trHeight w:val="297"/>
            </w:trPr>
          </w:trPrChange>
        </w:trPr>
        <w:tc>
          <w:tcPr>
            <w:tcW w:w="1004" w:type="dxa"/>
            <w:tcBorders>
              <w:top w:val="nil"/>
              <w:left w:val="single" w:sz="4" w:space="0" w:color="auto"/>
              <w:bottom w:val="single" w:sz="4" w:space="0" w:color="auto"/>
              <w:right w:val="single" w:sz="4" w:space="0" w:color="auto"/>
            </w:tcBorders>
            <w:noWrap/>
            <w:vAlign w:val="bottom"/>
            <w:hideMark/>
            <w:tcPrChange w:id="4667" w:author="arun kumar" w:date="2026-07-28T23:18:00Z" w16du:dateUtc="2026-07-28T15:18:00Z">
              <w:tcPr>
                <w:tcW w:w="1004" w:type="dxa"/>
                <w:tcBorders>
                  <w:top w:val="nil"/>
                  <w:left w:val="single" w:sz="4" w:space="0" w:color="auto"/>
                  <w:bottom w:val="single" w:sz="4" w:space="0" w:color="auto"/>
                  <w:right w:val="single" w:sz="4" w:space="0" w:color="auto"/>
                </w:tcBorders>
                <w:noWrap/>
                <w:vAlign w:val="bottom"/>
                <w:hideMark/>
              </w:tcPr>
            </w:tcPrChange>
          </w:tcPr>
          <w:p w14:paraId="10022546" w14:textId="77777777" w:rsidR="00965FBA" w:rsidRPr="00965FBA" w:rsidRDefault="00965FBA" w:rsidP="00965FBA">
            <w:pPr>
              <w:spacing w:after="0" w:line="240" w:lineRule="auto"/>
              <w:jc w:val="center"/>
              <w:rPr>
                <w:ins w:id="4668" w:author="arun kumar" w:date="2026-07-28T22:43:00Z" w16du:dateUtc="2026-07-28T14:43:00Z"/>
                <w:rFonts w:ascii="Calibri" w:eastAsia="Times New Roman" w:hAnsi="Calibri" w:cs="Calibri"/>
                <w:color w:val="000000"/>
                <w:kern w:val="0"/>
                <w:sz w:val="22"/>
                <w:szCs w:val="22"/>
                <w:lang w:bidi="ar-SA"/>
                <w14:ligatures w14:val="none"/>
              </w:rPr>
            </w:pPr>
            <w:ins w:id="4669" w:author="arun kumar" w:date="2026-07-28T22:43:00Z" w16du:dateUtc="2026-07-28T14:43:00Z">
              <w:r w:rsidRPr="00965FBA">
                <w:rPr>
                  <w:rFonts w:ascii="Calibri" w:eastAsia="Times New Roman" w:hAnsi="Calibri" w:cs="Calibri"/>
                  <w:color w:val="000000"/>
                  <w:kern w:val="0"/>
                  <w:sz w:val="22"/>
                  <w:szCs w:val="22"/>
                  <w:lang w:bidi="ar-SA"/>
                  <w14:ligatures w14:val="none"/>
                </w:rPr>
                <w:t>3</w:t>
              </w:r>
            </w:ins>
          </w:p>
        </w:tc>
        <w:tc>
          <w:tcPr>
            <w:tcW w:w="1004" w:type="dxa"/>
            <w:tcBorders>
              <w:top w:val="nil"/>
              <w:left w:val="nil"/>
              <w:bottom w:val="single" w:sz="4" w:space="0" w:color="auto"/>
              <w:right w:val="single" w:sz="4" w:space="0" w:color="auto"/>
            </w:tcBorders>
            <w:noWrap/>
            <w:vAlign w:val="bottom"/>
            <w:hideMark/>
            <w:tcPrChange w:id="4670" w:author="arun kumar" w:date="2026-07-28T23:18:00Z" w16du:dateUtc="2026-07-28T15:18:00Z">
              <w:tcPr>
                <w:tcW w:w="1004" w:type="dxa"/>
                <w:tcBorders>
                  <w:top w:val="nil"/>
                  <w:left w:val="nil"/>
                  <w:bottom w:val="single" w:sz="4" w:space="0" w:color="auto"/>
                  <w:right w:val="single" w:sz="4" w:space="0" w:color="auto"/>
                </w:tcBorders>
                <w:noWrap/>
                <w:vAlign w:val="bottom"/>
                <w:hideMark/>
              </w:tcPr>
            </w:tcPrChange>
          </w:tcPr>
          <w:p w14:paraId="3D5CB730" w14:textId="3D265851" w:rsidR="00965FBA" w:rsidRPr="00965FBA" w:rsidRDefault="007C43E0" w:rsidP="007C43E0">
            <w:pPr>
              <w:spacing w:after="0" w:line="240" w:lineRule="auto"/>
              <w:jc w:val="center"/>
              <w:rPr>
                <w:ins w:id="4671" w:author="arun kumar" w:date="2026-07-28T22:43:00Z" w16du:dateUtc="2026-07-28T14:43:00Z"/>
                <w:rFonts w:ascii="Calibri" w:eastAsia="Times New Roman" w:hAnsi="Calibri" w:cs="Calibri"/>
                <w:color w:val="000000"/>
                <w:kern w:val="0"/>
                <w:sz w:val="22"/>
                <w:szCs w:val="22"/>
                <w:lang w:bidi="ar-SA"/>
                <w14:ligatures w14:val="none"/>
              </w:rPr>
              <w:pPrChange w:id="4672" w:author="arun kumar" w:date="2026-07-28T22:55:00Z" w16du:dateUtc="2026-07-28T14:55:00Z">
                <w:pPr>
                  <w:spacing w:after="0" w:line="240" w:lineRule="auto"/>
                  <w:jc w:val="left"/>
                </w:pPr>
              </w:pPrChange>
            </w:pPr>
            <w:ins w:id="4673" w:author="arun kumar" w:date="2026-07-28T22:54:00Z" w16du:dateUtc="2026-07-28T14:54:00Z">
              <w:r>
                <w:rPr>
                  <w:rFonts w:ascii="Calibri" w:eastAsia="Times New Roman" w:hAnsi="Calibri" w:cs="Calibri"/>
                  <w:color w:val="000000"/>
                  <w:kern w:val="0"/>
                  <w:sz w:val="22"/>
                  <w:szCs w:val="22"/>
                  <w:lang w:bidi="ar-SA"/>
                  <w14:ligatures w14:val="none"/>
                </w:rPr>
                <w:t>109</w:t>
              </w:r>
            </w:ins>
          </w:p>
        </w:tc>
        <w:tc>
          <w:tcPr>
            <w:tcW w:w="1003" w:type="dxa"/>
            <w:tcBorders>
              <w:top w:val="nil"/>
              <w:left w:val="nil"/>
              <w:bottom w:val="single" w:sz="4" w:space="0" w:color="auto"/>
              <w:right w:val="single" w:sz="4" w:space="0" w:color="auto"/>
            </w:tcBorders>
            <w:noWrap/>
            <w:vAlign w:val="bottom"/>
            <w:hideMark/>
            <w:tcPrChange w:id="4674"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28EC6E3A" w14:textId="471C7481" w:rsidR="00965FBA" w:rsidRPr="00965FBA" w:rsidRDefault="007C43E0" w:rsidP="007C43E0">
            <w:pPr>
              <w:spacing w:after="0" w:line="240" w:lineRule="auto"/>
              <w:jc w:val="center"/>
              <w:rPr>
                <w:ins w:id="4675" w:author="arun kumar" w:date="2026-07-28T22:43:00Z" w16du:dateUtc="2026-07-28T14:43:00Z"/>
                <w:rFonts w:ascii="Calibri" w:eastAsia="Times New Roman" w:hAnsi="Calibri" w:cs="Calibri"/>
                <w:color w:val="000000"/>
                <w:kern w:val="0"/>
                <w:sz w:val="22"/>
                <w:szCs w:val="22"/>
                <w:lang w:bidi="ar-SA"/>
                <w14:ligatures w14:val="none"/>
              </w:rPr>
              <w:pPrChange w:id="4676" w:author="arun kumar" w:date="2026-07-28T22:55:00Z" w16du:dateUtc="2026-07-28T14:55:00Z">
                <w:pPr>
                  <w:spacing w:after="0" w:line="240" w:lineRule="auto"/>
                  <w:jc w:val="left"/>
                </w:pPr>
              </w:pPrChange>
            </w:pPr>
            <w:ins w:id="4677" w:author="arun kumar" w:date="2026-07-28T22:54:00Z" w16du:dateUtc="2026-07-28T14:54:00Z">
              <w:r>
                <w:rPr>
                  <w:rFonts w:ascii="Calibri" w:eastAsia="Times New Roman" w:hAnsi="Calibri" w:cs="Calibri"/>
                  <w:color w:val="000000"/>
                  <w:kern w:val="0"/>
                  <w:sz w:val="22"/>
                  <w:szCs w:val="22"/>
                  <w:lang w:bidi="ar-SA"/>
                  <w14:ligatures w14:val="none"/>
                </w:rPr>
                <w:t>10</w:t>
              </w:r>
            </w:ins>
          </w:p>
        </w:tc>
        <w:tc>
          <w:tcPr>
            <w:tcW w:w="1003" w:type="dxa"/>
            <w:tcBorders>
              <w:top w:val="nil"/>
              <w:left w:val="nil"/>
              <w:bottom w:val="single" w:sz="4" w:space="0" w:color="auto"/>
              <w:right w:val="single" w:sz="4" w:space="0" w:color="auto"/>
            </w:tcBorders>
            <w:noWrap/>
            <w:vAlign w:val="bottom"/>
            <w:hideMark/>
            <w:tcPrChange w:id="4678"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114D6CFB" w14:textId="56274668" w:rsidR="00965FBA" w:rsidRPr="00965FBA" w:rsidRDefault="007C43E0" w:rsidP="007C43E0">
            <w:pPr>
              <w:spacing w:after="0" w:line="240" w:lineRule="auto"/>
              <w:jc w:val="center"/>
              <w:rPr>
                <w:ins w:id="4679" w:author="arun kumar" w:date="2026-07-28T22:43:00Z" w16du:dateUtc="2026-07-28T14:43:00Z"/>
                <w:rFonts w:ascii="Calibri" w:eastAsia="Times New Roman" w:hAnsi="Calibri" w:cs="Calibri"/>
                <w:color w:val="000000"/>
                <w:kern w:val="0"/>
                <w:sz w:val="22"/>
                <w:szCs w:val="22"/>
                <w:lang w:bidi="ar-SA"/>
                <w14:ligatures w14:val="none"/>
              </w:rPr>
              <w:pPrChange w:id="4680" w:author="arun kumar" w:date="2026-07-28T22:55:00Z" w16du:dateUtc="2026-07-28T14:55:00Z">
                <w:pPr>
                  <w:spacing w:after="0" w:line="240" w:lineRule="auto"/>
                  <w:jc w:val="left"/>
                </w:pPr>
              </w:pPrChange>
            </w:pPr>
            <w:ins w:id="4681" w:author="arun kumar" w:date="2026-07-28T22:55:00Z" w16du:dateUtc="2026-07-28T14:55:00Z">
              <w:r>
                <w:rPr>
                  <w:rFonts w:ascii="Calibri" w:eastAsia="Times New Roman" w:hAnsi="Calibri" w:cs="Calibri"/>
                  <w:color w:val="000000"/>
                  <w:kern w:val="0"/>
                  <w:sz w:val="22"/>
                  <w:szCs w:val="22"/>
                  <w:lang w:bidi="ar-SA"/>
                  <w14:ligatures w14:val="none"/>
                </w:rPr>
                <w:t>21</w:t>
              </w:r>
            </w:ins>
          </w:p>
        </w:tc>
        <w:tc>
          <w:tcPr>
            <w:tcW w:w="1295" w:type="dxa"/>
            <w:tcBorders>
              <w:top w:val="nil"/>
              <w:left w:val="nil"/>
              <w:bottom w:val="single" w:sz="4" w:space="0" w:color="auto"/>
              <w:right w:val="single" w:sz="4" w:space="0" w:color="auto"/>
            </w:tcBorders>
            <w:noWrap/>
            <w:vAlign w:val="bottom"/>
            <w:hideMark/>
            <w:tcPrChange w:id="4682" w:author="arun kumar" w:date="2026-07-28T23:18:00Z" w16du:dateUtc="2026-07-28T15:18:00Z">
              <w:tcPr>
                <w:tcW w:w="1295" w:type="dxa"/>
                <w:tcBorders>
                  <w:top w:val="nil"/>
                  <w:left w:val="nil"/>
                  <w:bottom w:val="single" w:sz="4" w:space="0" w:color="auto"/>
                  <w:right w:val="single" w:sz="4" w:space="0" w:color="auto"/>
                </w:tcBorders>
                <w:noWrap/>
                <w:vAlign w:val="bottom"/>
                <w:hideMark/>
              </w:tcPr>
            </w:tcPrChange>
          </w:tcPr>
          <w:p w14:paraId="625A9EB7" w14:textId="0316E6CF" w:rsidR="00965FBA" w:rsidRPr="00965FBA" w:rsidRDefault="00965FBA" w:rsidP="007C43E0">
            <w:pPr>
              <w:spacing w:after="0" w:line="240" w:lineRule="auto"/>
              <w:jc w:val="center"/>
              <w:rPr>
                <w:ins w:id="4683" w:author="arun kumar" w:date="2026-07-28T22:43:00Z" w16du:dateUtc="2026-07-28T14:43:00Z"/>
                <w:rFonts w:ascii="Calibri" w:eastAsia="Times New Roman" w:hAnsi="Calibri" w:cs="Calibri"/>
                <w:color w:val="000000"/>
                <w:kern w:val="0"/>
                <w:sz w:val="22"/>
                <w:szCs w:val="22"/>
                <w:lang w:bidi="ar-SA"/>
                <w14:ligatures w14:val="none"/>
              </w:rPr>
              <w:pPrChange w:id="4684" w:author="arun kumar" w:date="2026-07-28T22:55:00Z" w16du:dateUtc="2026-07-28T14:55:00Z">
                <w:pPr>
                  <w:spacing w:after="0" w:line="240" w:lineRule="auto"/>
                  <w:jc w:val="left"/>
                </w:pPr>
              </w:pPrChange>
            </w:pPr>
            <w:ins w:id="4685" w:author="arun kumar" w:date="2026-07-28T22:52:00Z" w16du:dateUtc="2026-07-28T14:52:00Z">
              <w:r>
                <w:rPr>
                  <w:rFonts w:ascii="Calibri" w:eastAsia="Times New Roman" w:hAnsi="Calibri" w:cs="Calibri"/>
                  <w:color w:val="000000"/>
                  <w:kern w:val="0"/>
                  <w:sz w:val="22"/>
                  <w:szCs w:val="22"/>
                  <w:lang w:bidi="ar-SA"/>
                  <w14:ligatures w14:val="none"/>
                </w:rPr>
                <w:t>0.0051%</w:t>
              </w:r>
            </w:ins>
          </w:p>
        </w:tc>
        <w:tc>
          <w:tcPr>
            <w:tcW w:w="1172" w:type="dxa"/>
            <w:tcBorders>
              <w:top w:val="nil"/>
              <w:left w:val="nil"/>
              <w:bottom w:val="single" w:sz="4" w:space="0" w:color="auto"/>
              <w:right w:val="single" w:sz="4" w:space="0" w:color="auto"/>
            </w:tcBorders>
            <w:noWrap/>
            <w:vAlign w:val="bottom"/>
            <w:hideMark/>
            <w:tcPrChange w:id="4686" w:author="arun kumar" w:date="2026-07-28T23:18:00Z" w16du:dateUtc="2026-07-28T15:18:00Z">
              <w:tcPr>
                <w:tcW w:w="1333" w:type="dxa"/>
                <w:gridSpan w:val="2"/>
                <w:tcBorders>
                  <w:top w:val="nil"/>
                  <w:left w:val="nil"/>
                  <w:bottom w:val="single" w:sz="4" w:space="0" w:color="auto"/>
                  <w:right w:val="single" w:sz="4" w:space="0" w:color="auto"/>
                </w:tcBorders>
                <w:noWrap/>
                <w:vAlign w:val="bottom"/>
                <w:hideMark/>
              </w:tcPr>
            </w:tcPrChange>
          </w:tcPr>
          <w:p w14:paraId="78267236" w14:textId="78A7189D" w:rsidR="00965FBA" w:rsidRPr="00965FBA" w:rsidRDefault="00965FBA" w:rsidP="007C43E0">
            <w:pPr>
              <w:spacing w:after="0" w:line="240" w:lineRule="auto"/>
              <w:jc w:val="center"/>
              <w:rPr>
                <w:ins w:id="4687" w:author="arun kumar" w:date="2026-07-28T22:43:00Z" w16du:dateUtc="2026-07-28T14:43:00Z"/>
                <w:rFonts w:ascii="Calibri" w:eastAsia="Times New Roman" w:hAnsi="Calibri" w:cs="Calibri"/>
                <w:color w:val="000000"/>
                <w:kern w:val="0"/>
                <w:sz w:val="22"/>
                <w:szCs w:val="22"/>
                <w:lang w:bidi="ar-SA"/>
                <w14:ligatures w14:val="none"/>
              </w:rPr>
              <w:pPrChange w:id="4688" w:author="arun kumar" w:date="2026-07-28T22:55:00Z" w16du:dateUtc="2026-07-28T14:55:00Z">
                <w:pPr>
                  <w:spacing w:after="0" w:line="240" w:lineRule="auto"/>
                  <w:jc w:val="left"/>
                </w:pPr>
              </w:pPrChange>
            </w:pPr>
            <w:ins w:id="4689" w:author="arun kumar" w:date="2026-07-28T22:52:00Z" w16du:dateUtc="2026-07-28T14:52:00Z">
              <w:r>
                <w:rPr>
                  <w:rFonts w:ascii="Calibri" w:eastAsia="Times New Roman" w:hAnsi="Calibri" w:cs="Calibri"/>
                  <w:color w:val="000000"/>
                  <w:kern w:val="0"/>
                  <w:sz w:val="22"/>
                  <w:szCs w:val="22"/>
                  <w:lang w:bidi="ar-SA"/>
                  <w14:ligatures w14:val="none"/>
                </w:rPr>
                <w:t>data18h3</w:t>
              </w:r>
            </w:ins>
          </w:p>
        </w:tc>
        <w:tc>
          <w:tcPr>
            <w:tcW w:w="1422" w:type="dxa"/>
            <w:tcBorders>
              <w:top w:val="nil"/>
              <w:left w:val="nil"/>
              <w:bottom w:val="single" w:sz="4" w:space="0" w:color="auto"/>
              <w:right w:val="single" w:sz="4" w:space="0" w:color="auto"/>
            </w:tcBorders>
            <w:noWrap/>
            <w:vAlign w:val="bottom"/>
            <w:hideMark/>
            <w:tcPrChange w:id="4690" w:author="arun kumar" w:date="2026-07-28T23:18:00Z" w16du:dateUtc="2026-07-28T15:18:00Z">
              <w:tcPr>
                <w:tcW w:w="1223" w:type="dxa"/>
                <w:tcBorders>
                  <w:top w:val="nil"/>
                  <w:left w:val="nil"/>
                  <w:bottom w:val="single" w:sz="4" w:space="0" w:color="auto"/>
                  <w:right w:val="single" w:sz="4" w:space="0" w:color="auto"/>
                </w:tcBorders>
                <w:noWrap/>
                <w:vAlign w:val="bottom"/>
                <w:hideMark/>
              </w:tcPr>
            </w:tcPrChange>
          </w:tcPr>
          <w:p w14:paraId="75F883C4" w14:textId="20A13C56" w:rsidR="00965FBA" w:rsidRPr="00965FBA" w:rsidRDefault="00965FBA" w:rsidP="007C43E0">
            <w:pPr>
              <w:spacing w:after="0" w:line="240" w:lineRule="auto"/>
              <w:jc w:val="center"/>
              <w:rPr>
                <w:ins w:id="4691" w:author="arun kumar" w:date="2026-07-28T22:43:00Z" w16du:dateUtc="2026-07-28T14:43:00Z"/>
                <w:rFonts w:ascii="Calibri" w:eastAsia="Times New Roman" w:hAnsi="Calibri" w:cs="Calibri"/>
                <w:color w:val="000000"/>
                <w:kern w:val="0"/>
                <w:sz w:val="22"/>
                <w:szCs w:val="22"/>
                <w:lang w:bidi="ar-SA"/>
                <w14:ligatures w14:val="none"/>
              </w:rPr>
              <w:pPrChange w:id="4692" w:author="arun kumar" w:date="2026-07-28T22:55:00Z" w16du:dateUtc="2026-07-28T14:55:00Z">
                <w:pPr>
                  <w:spacing w:after="0" w:line="240" w:lineRule="auto"/>
                  <w:jc w:val="left"/>
                </w:pPr>
              </w:pPrChange>
            </w:pPr>
            <w:ins w:id="4693" w:author="arun kumar" w:date="2026-07-28T22:52:00Z" w16du:dateUtc="2026-07-28T14:52:00Z">
              <w:r>
                <w:rPr>
                  <w:rFonts w:ascii="Calibri" w:eastAsia="Times New Roman" w:hAnsi="Calibri" w:cs="Calibri"/>
                  <w:color w:val="000000"/>
                  <w:kern w:val="0"/>
                  <w:sz w:val="22"/>
                  <w:szCs w:val="22"/>
                  <w:lang w:bidi="ar-SA"/>
                  <w14:ligatures w14:val="none"/>
                </w:rPr>
                <w:t>880853</w:t>
              </w:r>
            </w:ins>
          </w:p>
        </w:tc>
        <w:tc>
          <w:tcPr>
            <w:tcW w:w="1003" w:type="dxa"/>
            <w:tcBorders>
              <w:top w:val="nil"/>
              <w:left w:val="nil"/>
              <w:bottom w:val="single" w:sz="4" w:space="0" w:color="auto"/>
              <w:right w:val="single" w:sz="4" w:space="0" w:color="auto"/>
            </w:tcBorders>
            <w:noWrap/>
            <w:vAlign w:val="center"/>
            <w:hideMark/>
            <w:tcPrChange w:id="4694" w:author="arun kumar" w:date="2026-07-28T23:18:00Z" w16du:dateUtc="2026-07-28T15:18:00Z">
              <w:tcPr>
                <w:tcW w:w="1003" w:type="dxa"/>
                <w:gridSpan w:val="2"/>
                <w:tcBorders>
                  <w:top w:val="nil"/>
                  <w:left w:val="nil"/>
                  <w:bottom w:val="single" w:sz="4" w:space="0" w:color="auto"/>
                  <w:right w:val="single" w:sz="4" w:space="0" w:color="auto"/>
                </w:tcBorders>
                <w:noWrap/>
                <w:vAlign w:val="center"/>
                <w:hideMark/>
              </w:tcPr>
            </w:tcPrChange>
          </w:tcPr>
          <w:p w14:paraId="59E3E3AC" w14:textId="64947E5E" w:rsidR="00965FBA" w:rsidRPr="00965FBA" w:rsidRDefault="00965FBA" w:rsidP="007C43E0">
            <w:pPr>
              <w:spacing w:after="0" w:line="240" w:lineRule="auto"/>
              <w:jc w:val="center"/>
              <w:rPr>
                <w:ins w:id="4695" w:author="arun kumar" w:date="2026-07-28T22:43:00Z" w16du:dateUtc="2026-07-28T14:43:00Z"/>
                <w:rFonts w:ascii="Calibri" w:eastAsia="Times New Roman" w:hAnsi="Calibri" w:cs="Calibri"/>
                <w:color w:val="000000"/>
                <w:kern w:val="0"/>
                <w:sz w:val="22"/>
                <w:szCs w:val="22"/>
                <w:lang w:bidi="ar-SA"/>
                <w14:ligatures w14:val="none"/>
              </w:rPr>
            </w:pPr>
            <w:ins w:id="4696" w:author="arun kumar" w:date="2026-07-28T22:52:00Z" w16du:dateUtc="2026-07-28T14:52:00Z">
              <w:r>
                <w:rPr>
                  <w:rFonts w:ascii="Calibri" w:eastAsia="Times New Roman" w:hAnsi="Calibri" w:cs="Calibri"/>
                  <w:color w:val="000000"/>
                  <w:kern w:val="0"/>
                  <w:sz w:val="22"/>
                  <w:szCs w:val="22"/>
                  <w:lang w:bidi="ar-SA"/>
                  <w14:ligatures w14:val="none"/>
                </w:rPr>
                <w:t>7.54</w:t>
              </w:r>
            </w:ins>
          </w:p>
        </w:tc>
        <w:tc>
          <w:tcPr>
            <w:tcW w:w="1041" w:type="dxa"/>
            <w:tcBorders>
              <w:top w:val="nil"/>
              <w:left w:val="nil"/>
              <w:bottom w:val="single" w:sz="4" w:space="0" w:color="auto"/>
              <w:right w:val="single" w:sz="4" w:space="0" w:color="auto"/>
            </w:tcBorders>
            <w:tcPrChange w:id="4697" w:author="arun kumar" w:date="2026-07-28T23:18:00Z" w16du:dateUtc="2026-07-28T15:18:00Z">
              <w:tcPr>
                <w:tcW w:w="1041" w:type="dxa"/>
                <w:gridSpan w:val="2"/>
                <w:tcBorders>
                  <w:top w:val="nil"/>
                  <w:left w:val="nil"/>
                  <w:bottom w:val="single" w:sz="4" w:space="0" w:color="auto"/>
                  <w:right w:val="single" w:sz="4" w:space="0" w:color="auto"/>
                </w:tcBorders>
              </w:tcPr>
            </w:tcPrChange>
          </w:tcPr>
          <w:p w14:paraId="6E6A5EA4" w14:textId="7BEA0369" w:rsidR="00965FBA" w:rsidRPr="00965FBA" w:rsidRDefault="00965FBA" w:rsidP="007C43E0">
            <w:pPr>
              <w:spacing w:after="0" w:line="240" w:lineRule="auto"/>
              <w:jc w:val="center"/>
              <w:rPr>
                <w:ins w:id="4698" w:author="arun kumar" w:date="2026-07-28T22:45:00Z" w16du:dateUtc="2026-07-28T14:45:00Z"/>
                <w:rFonts w:ascii="Calibri" w:eastAsia="Times New Roman" w:hAnsi="Calibri" w:cs="Calibri"/>
                <w:color w:val="000000"/>
                <w:kern w:val="0"/>
                <w:sz w:val="22"/>
                <w:szCs w:val="22"/>
                <w:lang w:bidi="ar-SA"/>
                <w14:ligatures w14:val="none"/>
              </w:rPr>
            </w:pPr>
            <w:ins w:id="4699" w:author="arun kumar" w:date="2026-07-28T22:52:00Z" w16du:dateUtc="2026-07-28T14:52:00Z">
              <w:r>
                <w:rPr>
                  <w:rFonts w:ascii="Calibri" w:eastAsia="Times New Roman" w:hAnsi="Calibri" w:cs="Calibri"/>
                  <w:color w:val="000000"/>
                  <w:kern w:val="0"/>
                  <w:sz w:val="22"/>
                  <w:szCs w:val="22"/>
                  <w:lang w:bidi="ar-SA"/>
                  <w14:ligatures w14:val="none"/>
                </w:rPr>
                <w:t>60730</w:t>
              </w:r>
            </w:ins>
          </w:p>
        </w:tc>
      </w:tr>
      <w:tr w:rsidR="007C43E0" w:rsidRPr="00965FBA" w14:paraId="64741812" w14:textId="01BDBE78" w:rsidTr="00D965CD">
        <w:trPr>
          <w:trHeight w:val="297"/>
          <w:ins w:id="4700" w:author="arun kumar" w:date="2026-07-28T22:43:00Z" w16du:dateUtc="2026-07-28T14:43:00Z"/>
          <w:trPrChange w:id="4701" w:author="arun kumar" w:date="2026-07-28T23:18:00Z" w16du:dateUtc="2026-07-28T15:18:00Z">
            <w:trPr>
              <w:gridAfter w:val="0"/>
              <w:trHeight w:val="297"/>
            </w:trPr>
          </w:trPrChange>
        </w:trPr>
        <w:tc>
          <w:tcPr>
            <w:tcW w:w="1004" w:type="dxa"/>
            <w:tcBorders>
              <w:top w:val="nil"/>
              <w:left w:val="single" w:sz="4" w:space="0" w:color="auto"/>
              <w:bottom w:val="single" w:sz="4" w:space="0" w:color="auto"/>
              <w:right w:val="single" w:sz="4" w:space="0" w:color="auto"/>
            </w:tcBorders>
            <w:noWrap/>
            <w:vAlign w:val="bottom"/>
            <w:hideMark/>
            <w:tcPrChange w:id="4702" w:author="arun kumar" w:date="2026-07-28T23:18:00Z" w16du:dateUtc="2026-07-28T15:18:00Z">
              <w:tcPr>
                <w:tcW w:w="1004" w:type="dxa"/>
                <w:tcBorders>
                  <w:top w:val="nil"/>
                  <w:left w:val="single" w:sz="4" w:space="0" w:color="auto"/>
                  <w:bottom w:val="single" w:sz="4" w:space="0" w:color="auto"/>
                  <w:right w:val="single" w:sz="4" w:space="0" w:color="auto"/>
                </w:tcBorders>
                <w:noWrap/>
                <w:vAlign w:val="bottom"/>
                <w:hideMark/>
              </w:tcPr>
            </w:tcPrChange>
          </w:tcPr>
          <w:p w14:paraId="659343BC" w14:textId="77777777" w:rsidR="007C43E0" w:rsidRPr="00965FBA" w:rsidRDefault="007C43E0" w:rsidP="007C43E0">
            <w:pPr>
              <w:spacing w:after="0" w:line="240" w:lineRule="auto"/>
              <w:jc w:val="center"/>
              <w:rPr>
                <w:ins w:id="4703" w:author="arun kumar" w:date="2026-07-28T22:43:00Z" w16du:dateUtc="2026-07-28T14:43:00Z"/>
                <w:rFonts w:ascii="Calibri" w:eastAsia="Times New Roman" w:hAnsi="Calibri" w:cs="Calibri"/>
                <w:color w:val="000000"/>
                <w:kern w:val="0"/>
                <w:sz w:val="22"/>
                <w:szCs w:val="22"/>
                <w:lang w:bidi="ar-SA"/>
                <w14:ligatures w14:val="none"/>
              </w:rPr>
            </w:pPr>
            <w:ins w:id="4704" w:author="arun kumar" w:date="2026-07-28T22:43:00Z" w16du:dateUtc="2026-07-28T14:43:00Z">
              <w:r w:rsidRPr="00965FBA">
                <w:rPr>
                  <w:rFonts w:ascii="Calibri" w:eastAsia="Times New Roman" w:hAnsi="Calibri" w:cs="Calibri"/>
                  <w:color w:val="000000"/>
                  <w:kern w:val="0"/>
                  <w:sz w:val="22"/>
                  <w:szCs w:val="22"/>
                  <w:lang w:bidi="ar-SA"/>
                  <w14:ligatures w14:val="none"/>
                </w:rPr>
                <w:t>4</w:t>
              </w:r>
            </w:ins>
          </w:p>
        </w:tc>
        <w:tc>
          <w:tcPr>
            <w:tcW w:w="1004" w:type="dxa"/>
            <w:tcBorders>
              <w:top w:val="nil"/>
              <w:left w:val="nil"/>
              <w:bottom w:val="single" w:sz="4" w:space="0" w:color="auto"/>
              <w:right w:val="single" w:sz="4" w:space="0" w:color="auto"/>
            </w:tcBorders>
            <w:noWrap/>
            <w:vAlign w:val="bottom"/>
            <w:hideMark/>
            <w:tcPrChange w:id="4705" w:author="arun kumar" w:date="2026-07-28T23:18:00Z" w16du:dateUtc="2026-07-28T15:18:00Z">
              <w:tcPr>
                <w:tcW w:w="1004" w:type="dxa"/>
                <w:tcBorders>
                  <w:top w:val="nil"/>
                  <w:left w:val="nil"/>
                  <w:bottom w:val="single" w:sz="4" w:space="0" w:color="auto"/>
                  <w:right w:val="single" w:sz="4" w:space="0" w:color="auto"/>
                </w:tcBorders>
                <w:noWrap/>
                <w:vAlign w:val="bottom"/>
                <w:hideMark/>
              </w:tcPr>
            </w:tcPrChange>
          </w:tcPr>
          <w:p w14:paraId="5D9A62D4" w14:textId="5F86F88E" w:rsidR="007C43E0" w:rsidRPr="00965FBA" w:rsidRDefault="007C43E0" w:rsidP="007C43E0">
            <w:pPr>
              <w:spacing w:after="0" w:line="240" w:lineRule="auto"/>
              <w:jc w:val="center"/>
              <w:rPr>
                <w:ins w:id="4706" w:author="arun kumar" w:date="2026-07-28T22:43:00Z" w16du:dateUtc="2026-07-28T14:43:00Z"/>
                <w:rFonts w:ascii="Calibri" w:eastAsia="Times New Roman" w:hAnsi="Calibri" w:cs="Calibri"/>
                <w:color w:val="000000"/>
                <w:kern w:val="0"/>
                <w:sz w:val="22"/>
                <w:szCs w:val="22"/>
                <w:lang w:bidi="ar-SA"/>
                <w14:ligatures w14:val="none"/>
              </w:rPr>
              <w:pPrChange w:id="4707" w:author="arun kumar" w:date="2026-07-28T22:55:00Z" w16du:dateUtc="2026-07-28T14:55:00Z">
                <w:pPr>
                  <w:spacing w:after="0" w:line="240" w:lineRule="auto"/>
                  <w:jc w:val="left"/>
                </w:pPr>
              </w:pPrChange>
            </w:pPr>
            <w:ins w:id="4708" w:author="arun kumar" w:date="2026-07-28T22:57:00Z" w16du:dateUtc="2026-07-28T14:57:00Z">
              <w:r>
                <w:rPr>
                  <w:rFonts w:ascii="Calibri" w:eastAsia="Times New Roman" w:hAnsi="Calibri" w:cs="Calibri"/>
                  <w:color w:val="000000"/>
                  <w:kern w:val="0"/>
                  <w:sz w:val="22"/>
                  <w:szCs w:val="22"/>
                  <w:lang w:bidi="ar-SA"/>
                  <w14:ligatures w14:val="none"/>
                </w:rPr>
                <w:t>127</w:t>
              </w:r>
            </w:ins>
          </w:p>
        </w:tc>
        <w:tc>
          <w:tcPr>
            <w:tcW w:w="1003" w:type="dxa"/>
            <w:tcBorders>
              <w:top w:val="nil"/>
              <w:left w:val="nil"/>
              <w:bottom w:val="single" w:sz="4" w:space="0" w:color="auto"/>
              <w:right w:val="single" w:sz="4" w:space="0" w:color="auto"/>
            </w:tcBorders>
            <w:noWrap/>
            <w:vAlign w:val="bottom"/>
            <w:hideMark/>
            <w:tcPrChange w:id="4709"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06CE4F90" w14:textId="3DFF49A8" w:rsidR="007C43E0" w:rsidRPr="00965FBA" w:rsidRDefault="007C43E0" w:rsidP="007C43E0">
            <w:pPr>
              <w:spacing w:after="0" w:line="240" w:lineRule="auto"/>
              <w:jc w:val="center"/>
              <w:rPr>
                <w:ins w:id="4710" w:author="arun kumar" w:date="2026-07-28T22:43:00Z" w16du:dateUtc="2026-07-28T14:43:00Z"/>
                <w:rFonts w:ascii="Calibri" w:eastAsia="Times New Roman" w:hAnsi="Calibri" w:cs="Calibri"/>
                <w:color w:val="000000"/>
                <w:kern w:val="0"/>
                <w:sz w:val="22"/>
                <w:szCs w:val="22"/>
                <w:lang w:bidi="ar-SA"/>
                <w14:ligatures w14:val="none"/>
              </w:rPr>
              <w:pPrChange w:id="4711" w:author="arun kumar" w:date="2026-07-28T22:55:00Z" w16du:dateUtc="2026-07-28T14:55:00Z">
                <w:pPr>
                  <w:spacing w:after="0" w:line="240" w:lineRule="auto"/>
                  <w:jc w:val="left"/>
                </w:pPr>
              </w:pPrChange>
            </w:pPr>
            <w:ins w:id="4712" w:author="arun kumar" w:date="2026-07-28T22:55:00Z" w16du:dateUtc="2026-07-28T14:55:00Z">
              <w:r>
                <w:rPr>
                  <w:rFonts w:ascii="Calibri" w:eastAsia="Times New Roman" w:hAnsi="Calibri" w:cs="Calibri"/>
                  <w:color w:val="000000"/>
                  <w:kern w:val="0"/>
                  <w:sz w:val="22"/>
                  <w:szCs w:val="22"/>
                  <w:lang w:bidi="ar-SA"/>
                  <w14:ligatures w14:val="none"/>
                </w:rPr>
                <w:t>10</w:t>
              </w:r>
            </w:ins>
          </w:p>
        </w:tc>
        <w:tc>
          <w:tcPr>
            <w:tcW w:w="1003" w:type="dxa"/>
            <w:tcBorders>
              <w:top w:val="nil"/>
              <w:left w:val="nil"/>
              <w:bottom w:val="single" w:sz="4" w:space="0" w:color="auto"/>
              <w:right w:val="single" w:sz="4" w:space="0" w:color="auto"/>
            </w:tcBorders>
            <w:noWrap/>
            <w:vAlign w:val="bottom"/>
            <w:hideMark/>
            <w:tcPrChange w:id="4713"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33CEF40C" w14:textId="7B20282E" w:rsidR="007C43E0" w:rsidRPr="00965FBA" w:rsidRDefault="007C43E0" w:rsidP="007C43E0">
            <w:pPr>
              <w:spacing w:after="0" w:line="240" w:lineRule="auto"/>
              <w:jc w:val="center"/>
              <w:rPr>
                <w:ins w:id="4714" w:author="arun kumar" w:date="2026-07-28T22:43:00Z" w16du:dateUtc="2026-07-28T14:43:00Z"/>
                <w:rFonts w:ascii="Calibri" w:eastAsia="Times New Roman" w:hAnsi="Calibri" w:cs="Calibri"/>
                <w:color w:val="000000"/>
                <w:kern w:val="0"/>
                <w:sz w:val="22"/>
                <w:szCs w:val="22"/>
                <w:lang w:bidi="ar-SA"/>
                <w14:ligatures w14:val="none"/>
              </w:rPr>
              <w:pPrChange w:id="4715" w:author="arun kumar" w:date="2026-07-28T22:55:00Z" w16du:dateUtc="2026-07-28T14:55:00Z">
                <w:pPr>
                  <w:spacing w:after="0" w:line="240" w:lineRule="auto"/>
                  <w:jc w:val="left"/>
                </w:pPr>
              </w:pPrChange>
            </w:pPr>
            <w:ins w:id="4716" w:author="arun kumar" w:date="2026-07-28T22:55:00Z" w16du:dateUtc="2026-07-28T14:55:00Z">
              <w:r>
                <w:rPr>
                  <w:rFonts w:ascii="Calibri" w:eastAsia="Times New Roman" w:hAnsi="Calibri" w:cs="Calibri"/>
                  <w:color w:val="000000"/>
                  <w:kern w:val="0"/>
                  <w:sz w:val="22"/>
                  <w:szCs w:val="22"/>
                  <w:lang w:bidi="ar-SA"/>
                  <w14:ligatures w14:val="none"/>
                </w:rPr>
                <w:t>30</w:t>
              </w:r>
            </w:ins>
          </w:p>
        </w:tc>
        <w:tc>
          <w:tcPr>
            <w:tcW w:w="1295" w:type="dxa"/>
            <w:tcBorders>
              <w:top w:val="nil"/>
              <w:left w:val="nil"/>
              <w:bottom w:val="single" w:sz="4" w:space="0" w:color="auto"/>
              <w:right w:val="single" w:sz="4" w:space="0" w:color="auto"/>
            </w:tcBorders>
            <w:noWrap/>
            <w:vAlign w:val="bottom"/>
            <w:hideMark/>
            <w:tcPrChange w:id="4717" w:author="arun kumar" w:date="2026-07-28T23:18:00Z" w16du:dateUtc="2026-07-28T15:18:00Z">
              <w:tcPr>
                <w:tcW w:w="1295" w:type="dxa"/>
                <w:tcBorders>
                  <w:top w:val="nil"/>
                  <w:left w:val="nil"/>
                  <w:bottom w:val="single" w:sz="4" w:space="0" w:color="auto"/>
                  <w:right w:val="single" w:sz="4" w:space="0" w:color="auto"/>
                </w:tcBorders>
                <w:noWrap/>
                <w:vAlign w:val="bottom"/>
                <w:hideMark/>
              </w:tcPr>
            </w:tcPrChange>
          </w:tcPr>
          <w:p w14:paraId="257534B2" w14:textId="61C1F1C0" w:rsidR="007C43E0" w:rsidRPr="00965FBA" w:rsidRDefault="007C43E0" w:rsidP="007C43E0">
            <w:pPr>
              <w:spacing w:after="0" w:line="240" w:lineRule="auto"/>
              <w:jc w:val="center"/>
              <w:rPr>
                <w:ins w:id="4718" w:author="arun kumar" w:date="2026-07-28T22:43:00Z" w16du:dateUtc="2026-07-28T14:43:00Z"/>
                <w:rFonts w:ascii="Calibri" w:eastAsia="Times New Roman" w:hAnsi="Calibri" w:cs="Calibri"/>
                <w:color w:val="000000"/>
                <w:kern w:val="0"/>
                <w:sz w:val="22"/>
                <w:szCs w:val="22"/>
                <w:lang w:bidi="ar-SA"/>
                <w14:ligatures w14:val="none"/>
              </w:rPr>
              <w:pPrChange w:id="4719" w:author="arun kumar" w:date="2026-07-28T22:55:00Z" w16du:dateUtc="2026-07-28T14:55:00Z">
                <w:pPr>
                  <w:spacing w:after="0" w:line="240" w:lineRule="auto"/>
                  <w:jc w:val="left"/>
                </w:pPr>
              </w:pPrChange>
            </w:pPr>
            <w:ins w:id="4720" w:author="arun kumar" w:date="2026-07-28T22:57:00Z" w16du:dateUtc="2026-07-28T14:57:00Z">
              <w:r>
                <w:rPr>
                  <w:rFonts w:ascii="Calibri" w:eastAsia="Times New Roman" w:hAnsi="Calibri" w:cs="Calibri"/>
                  <w:color w:val="000000"/>
                  <w:kern w:val="0"/>
                  <w:sz w:val="22"/>
                  <w:szCs w:val="22"/>
                  <w:lang w:bidi="ar-SA"/>
                  <w14:ligatures w14:val="none"/>
                </w:rPr>
                <w:t>0.0000%</w:t>
              </w:r>
            </w:ins>
          </w:p>
        </w:tc>
        <w:tc>
          <w:tcPr>
            <w:tcW w:w="1172" w:type="dxa"/>
            <w:tcBorders>
              <w:top w:val="nil"/>
              <w:left w:val="nil"/>
              <w:bottom w:val="single" w:sz="4" w:space="0" w:color="auto"/>
              <w:right w:val="single" w:sz="4" w:space="0" w:color="auto"/>
            </w:tcBorders>
            <w:noWrap/>
            <w:vAlign w:val="bottom"/>
            <w:hideMark/>
            <w:tcPrChange w:id="4721" w:author="arun kumar" w:date="2026-07-28T23:18:00Z" w16du:dateUtc="2026-07-28T15:18:00Z">
              <w:tcPr>
                <w:tcW w:w="1333" w:type="dxa"/>
                <w:gridSpan w:val="2"/>
                <w:tcBorders>
                  <w:top w:val="nil"/>
                  <w:left w:val="nil"/>
                  <w:bottom w:val="single" w:sz="4" w:space="0" w:color="auto"/>
                  <w:right w:val="single" w:sz="4" w:space="0" w:color="auto"/>
                </w:tcBorders>
                <w:noWrap/>
                <w:vAlign w:val="bottom"/>
                <w:hideMark/>
              </w:tcPr>
            </w:tcPrChange>
          </w:tcPr>
          <w:p w14:paraId="10CFBF4D" w14:textId="04808A63" w:rsidR="007C43E0" w:rsidRPr="00965FBA" w:rsidRDefault="007C43E0" w:rsidP="007C43E0">
            <w:pPr>
              <w:spacing w:after="0" w:line="240" w:lineRule="auto"/>
              <w:jc w:val="center"/>
              <w:rPr>
                <w:ins w:id="4722" w:author="arun kumar" w:date="2026-07-28T22:43:00Z" w16du:dateUtc="2026-07-28T14:43:00Z"/>
                <w:rFonts w:ascii="Calibri" w:eastAsia="Times New Roman" w:hAnsi="Calibri" w:cs="Calibri"/>
                <w:color w:val="000000"/>
                <w:kern w:val="0"/>
                <w:sz w:val="22"/>
                <w:szCs w:val="22"/>
                <w:lang w:bidi="ar-SA"/>
                <w14:ligatures w14:val="none"/>
              </w:rPr>
              <w:pPrChange w:id="4723" w:author="arun kumar" w:date="2026-07-28T22:55:00Z" w16du:dateUtc="2026-07-28T14:55:00Z">
                <w:pPr>
                  <w:spacing w:after="0" w:line="240" w:lineRule="auto"/>
                  <w:jc w:val="left"/>
                </w:pPr>
              </w:pPrChange>
            </w:pPr>
            <w:ins w:id="4724" w:author="arun kumar" w:date="2026-07-28T22:57:00Z" w16du:dateUtc="2026-07-28T14:57:00Z">
              <w:r>
                <w:rPr>
                  <w:rFonts w:ascii="Calibri" w:eastAsia="Times New Roman" w:hAnsi="Calibri" w:cs="Calibri"/>
                  <w:color w:val="000000"/>
                  <w:kern w:val="0"/>
                  <w:sz w:val="22"/>
                  <w:szCs w:val="22"/>
                  <w:lang w:bidi="ar-SA"/>
                  <w14:ligatures w14:val="none"/>
                </w:rPr>
                <w:t>data18h</w:t>
              </w:r>
              <w:r>
                <w:rPr>
                  <w:rFonts w:ascii="Calibri" w:eastAsia="Times New Roman" w:hAnsi="Calibri" w:cs="Calibri"/>
                  <w:color w:val="000000"/>
                  <w:kern w:val="0"/>
                  <w:sz w:val="22"/>
                  <w:szCs w:val="22"/>
                  <w:lang w:bidi="ar-SA"/>
                  <w14:ligatures w14:val="none"/>
                </w:rPr>
                <w:t>4</w:t>
              </w:r>
            </w:ins>
          </w:p>
        </w:tc>
        <w:tc>
          <w:tcPr>
            <w:tcW w:w="1422" w:type="dxa"/>
            <w:tcBorders>
              <w:top w:val="nil"/>
              <w:left w:val="nil"/>
              <w:bottom w:val="single" w:sz="4" w:space="0" w:color="auto"/>
              <w:right w:val="single" w:sz="4" w:space="0" w:color="auto"/>
            </w:tcBorders>
            <w:noWrap/>
            <w:vAlign w:val="bottom"/>
            <w:hideMark/>
            <w:tcPrChange w:id="4725" w:author="arun kumar" w:date="2026-07-28T23:18:00Z" w16du:dateUtc="2026-07-28T15:18:00Z">
              <w:tcPr>
                <w:tcW w:w="1223" w:type="dxa"/>
                <w:tcBorders>
                  <w:top w:val="nil"/>
                  <w:left w:val="nil"/>
                  <w:bottom w:val="single" w:sz="4" w:space="0" w:color="auto"/>
                  <w:right w:val="single" w:sz="4" w:space="0" w:color="auto"/>
                </w:tcBorders>
                <w:noWrap/>
                <w:vAlign w:val="bottom"/>
                <w:hideMark/>
              </w:tcPr>
            </w:tcPrChange>
          </w:tcPr>
          <w:p w14:paraId="0CEA9C68" w14:textId="76E9880A" w:rsidR="007C43E0" w:rsidRPr="00965FBA" w:rsidRDefault="007C43E0" w:rsidP="007C43E0">
            <w:pPr>
              <w:spacing w:after="0" w:line="240" w:lineRule="auto"/>
              <w:jc w:val="center"/>
              <w:rPr>
                <w:ins w:id="4726" w:author="arun kumar" w:date="2026-07-28T22:43:00Z" w16du:dateUtc="2026-07-28T14:43:00Z"/>
                <w:rFonts w:ascii="Calibri" w:eastAsia="Times New Roman" w:hAnsi="Calibri" w:cs="Calibri"/>
                <w:color w:val="000000"/>
                <w:kern w:val="0"/>
                <w:sz w:val="22"/>
                <w:szCs w:val="22"/>
                <w:lang w:bidi="ar-SA"/>
                <w14:ligatures w14:val="none"/>
              </w:rPr>
              <w:pPrChange w:id="4727" w:author="arun kumar" w:date="2026-07-28T22:55:00Z" w16du:dateUtc="2026-07-28T14:55:00Z">
                <w:pPr>
                  <w:spacing w:after="0" w:line="240" w:lineRule="auto"/>
                  <w:jc w:val="left"/>
                </w:pPr>
              </w:pPrChange>
            </w:pPr>
            <w:ins w:id="4728" w:author="arun kumar" w:date="2026-07-28T22:56:00Z" w16du:dateUtc="2026-07-28T14:56:00Z">
              <w:r>
                <w:rPr>
                  <w:rFonts w:ascii="Calibri" w:eastAsia="Times New Roman" w:hAnsi="Calibri" w:cs="Calibri"/>
                  <w:color w:val="000000"/>
                  <w:kern w:val="0"/>
                  <w:sz w:val="22"/>
                  <w:szCs w:val="22"/>
                  <w:lang w:bidi="ar-SA"/>
                  <w14:ligatures w14:val="none"/>
                </w:rPr>
                <w:t>1021800</w:t>
              </w:r>
            </w:ins>
          </w:p>
        </w:tc>
        <w:tc>
          <w:tcPr>
            <w:tcW w:w="1003" w:type="dxa"/>
            <w:tcBorders>
              <w:top w:val="nil"/>
              <w:left w:val="nil"/>
              <w:bottom w:val="single" w:sz="4" w:space="0" w:color="auto"/>
              <w:right w:val="single" w:sz="4" w:space="0" w:color="auto"/>
            </w:tcBorders>
            <w:noWrap/>
            <w:vAlign w:val="center"/>
            <w:hideMark/>
            <w:tcPrChange w:id="4729" w:author="arun kumar" w:date="2026-07-28T23:18:00Z" w16du:dateUtc="2026-07-28T15:18:00Z">
              <w:tcPr>
                <w:tcW w:w="1003" w:type="dxa"/>
                <w:gridSpan w:val="2"/>
                <w:tcBorders>
                  <w:top w:val="nil"/>
                  <w:left w:val="nil"/>
                  <w:bottom w:val="single" w:sz="4" w:space="0" w:color="auto"/>
                  <w:right w:val="single" w:sz="4" w:space="0" w:color="auto"/>
                </w:tcBorders>
                <w:noWrap/>
                <w:vAlign w:val="center"/>
                <w:hideMark/>
              </w:tcPr>
            </w:tcPrChange>
          </w:tcPr>
          <w:p w14:paraId="1F7EF46F" w14:textId="32A28764" w:rsidR="007C43E0" w:rsidRPr="00965FBA" w:rsidRDefault="007C43E0" w:rsidP="007C43E0">
            <w:pPr>
              <w:spacing w:after="0" w:line="240" w:lineRule="auto"/>
              <w:jc w:val="center"/>
              <w:rPr>
                <w:ins w:id="4730" w:author="arun kumar" w:date="2026-07-28T22:43:00Z" w16du:dateUtc="2026-07-28T14:43:00Z"/>
                <w:rFonts w:ascii="Calibri" w:eastAsia="Times New Roman" w:hAnsi="Calibri" w:cs="Calibri"/>
                <w:color w:val="000000"/>
                <w:kern w:val="0"/>
                <w:sz w:val="22"/>
                <w:szCs w:val="22"/>
                <w:lang w:bidi="ar-SA"/>
                <w14:ligatures w14:val="none"/>
              </w:rPr>
            </w:pPr>
            <w:ins w:id="4731" w:author="arun kumar" w:date="2026-07-28T22:56:00Z" w16du:dateUtc="2026-07-28T14:56:00Z">
              <w:r>
                <w:rPr>
                  <w:rFonts w:ascii="Calibri" w:eastAsia="Times New Roman" w:hAnsi="Calibri" w:cs="Calibri"/>
                  <w:color w:val="000000"/>
                  <w:kern w:val="0"/>
                  <w:sz w:val="22"/>
                  <w:szCs w:val="22"/>
                  <w:lang w:bidi="ar-SA"/>
                  <w14:ligatures w14:val="none"/>
                </w:rPr>
                <w:t>10.93</w:t>
              </w:r>
            </w:ins>
          </w:p>
        </w:tc>
        <w:tc>
          <w:tcPr>
            <w:tcW w:w="1041" w:type="dxa"/>
            <w:tcBorders>
              <w:top w:val="nil"/>
              <w:left w:val="nil"/>
              <w:bottom w:val="single" w:sz="4" w:space="0" w:color="auto"/>
              <w:right w:val="single" w:sz="4" w:space="0" w:color="auto"/>
            </w:tcBorders>
            <w:tcPrChange w:id="4732" w:author="arun kumar" w:date="2026-07-28T23:18:00Z" w16du:dateUtc="2026-07-28T15:18:00Z">
              <w:tcPr>
                <w:tcW w:w="1041" w:type="dxa"/>
                <w:gridSpan w:val="2"/>
                <w:tcBorders>
                  <w:top w:val="nil"/>
                  <w:left w:val="nil"/>
                  <w:bottom w:val="single" w:sz="4" w:space="0" w:color="auto"/>
                  <w:right w:val="single" w:sz="4" w:space="0" w:color="auto"/>
                </w:tcBorders>
              </w:tcPr>
            </w:tcPrChange>
          </w:tcPr>
          <w:p w14:paraId="6740A748" w14:textId="352021A1" w:rsidR="007C43E0" w:rsidRPr="00965FBA" w:rsidRDefault="007C43E0" w:rsidP="007C43E0">
            <w:pPr>
              <w:spacing w:after="0" w:line="240" w:lineRule="auto"/>
              <w:jc w:val="center"/>
              <w:rPr>
                <w:ins w:id="4733" w:author="arun kumar" w:date="2026-07-28T22:45:00Z" w16du:dateUtc="2026-07-28T14:45:00Z"/>
                <w:rFonts w:ascii="Calibri" w:eastAsia="Times New Roman" w:hAnsi="Calibri" w:cs="Calibri"/>
                <w:color w:val="000000"/>
                <w:kern w:val="0"/>
                <w:sz w:val="22"/>
                <w:szCs w:val="22"/>
                <w:lang w:bidi="ar-SA"/>
                <w14:ligatures w14:val="none"/>
              </w:rPr>
            </w:pPr>
            <w:ins w:id="4734" w:author="arun kumar" w:date="2026-07-28T22:56:00Z" w16du:dateUtc="2026-07-28T14:56:00Z">
              <w:r>
                <w:rPr>
                  <w:rFonts w:ascii="Calibri" w:eastAsia="Times New Roman" w:hAnsi="Calibri" w:cs="Calibri"/>
                  <w:color w:val="000000"/>
                  <w:kern w:val="0"/>
                  <w:sz w:val="22"/>
                  <w:szCs w:val="22"/>
                  <w:lang w:bidi="ar-SA"/>
                  <w14:ligatures w14:val="none"/>
                </w:rPr>
                <w:t>79390</w:t>
              </w:r>
            </w:ins>
          </w:p>
        </w:tc>
      </w:tr>
      <w:tr w:rsidR="007C43E0" w:rsidRPr="00965FBA" w14:paraId="6012CD66" w14:textId="365E5D03" w:rsidTr="00D965CD">
        <w:trPr>
          <w:trHeight w:val="297"/>
          <w:ins w:id="4735" w:author="arun kumar" w:date="2026-07-28T22:43:00Z" w16du:dateUtc="2026-07-28T14:43:00Z"/>
          <w:trPrChange w:id="4736" w:author="arun kumar" w:date="2026-07-28T23:18:00Z" w16du:dateUtc="2026-07-28T15:18:00Z">
            <w:trPr>
              <w:gridAfter w:val="0"/>
              <w:trHeight w:val="297"/>
            </w:trPr>
          </w:trPrChange>
        </w:trPr>
        <w:tc>
          <w:tcPr>
            <w:tcW w:w="1004" w:type="dxa"/>
            <w:tcBorders>
              <w:top w:val="nil"/>
              <w:left w:val="single" w:sz="4" w:space="0" w:color="auto"/>
              <w:bottom w:val="single" w:sz="4" w:space="0" w:color="auto"/>
              <w:right w:val="single" w:sz="4" w:space="0" w:color="auto"/>
            </w:tcBorders>
            <w:noWrap/>
            <w:vAlign w:val="bottom"/>
            <w:hideMark/>
            <w:tcPrChange w:id="4737" w:author="arun kumar" w:date="2026-07-28T23:18:00Z" w16du:dateUtc="2026-07-28T15:18:00Z">
              <w:tcPr>
                <w:tcW w:w="1004" w:type="dxa"/>
                <w:tcBorders>
                  <w:top w:val="nil"/>
                  <w:left w:val="single" w:sz="4" w:space="0" w:color="auto"/>
                  <w:bottom w:val="single" w:sz="4" w:space="0" w:color="auto"/>
                  <w:right w:val="single" w:sz="4" w:space="0" w:color="auto"/>
                </w:tcBorders>
                <w:noWrap/>
                <w:vAlign w:val="bottom"/>
                <w:hideMark/>
              </w:tcPr>
            </w:tcPrChange>
          </w:tcPr>
          <w:p w14:paraId="54CC4AE5" w14:textId="77777777" w:rsidR="007C43E0" w:rsidRPr="00965FBA" w:rsidRDefault="007C43E0" w:rsidP="007C43E0">
            <w:pPr>
              <w:spacing w:after="0" w:line="240" w:lineRule="auto"/>
              <w:jc w:val="center"/>
              <w:rPr>
                <w:ins w:id="4738" w:author="arun kumar" w:date="2026-07-28T22:43:00Z" w16du:dateUtc="2026-07-28T14:43:00Z"/>
                <w:rFonts w:ascii="Calibri" w:eastAsia="Times New Roman" w:hAnsi="Calibri" w:cs="Calibri"/>
                <w:color w:val="000000"/>
                <w:kern w:val="0"/>
                <w:sz w:val="22"/>
                <w:szCs w:val="22"/>
                <w:lang w:bidi="ar-SA"/>
                <w14:ligatures w14:val="none"/>
              </w:rPr>
            </w:pPr>
            <w:ins w:id="4739" w:author="arun kumar" w:date="2026-07-28T22:43:00Z" w16du:dateUtc="2026-07-28T14:43:00Z">
              <w:r w:rsidRPr="00965FBA">
                <w:rPr>
                  <w:rFonts w:ascii="Calibri" w:eastAsia="Times New Roman" w:hAnsi="Calibri" w:cs="Calibri"/>
                  <w:color w:val="000000"/>
                  <w:kern w:val="0"/>
                  <w:sz w:val="22"/>
                  <w:szCs w:val="22"/>
                  <w:lang w:bidi="ar-SA"/>
                  <w14:ligatures w14:val="none"/>
                </w:rPr>
                <w:t>5</w:t>
              </w:r>
            </w:ins>
          </w:p>
        </w:tc>
        <w:tc>
          <w:tcPr>
            <w:tcW w:w="1004" w:type="dxa"/>
            <w:tcBorders>
              <w:top w:val="nil"/>
              <w:left w:val="nil"/>
              <w:bottom w:val="single" w:sz="4" w:space="0" w:color="auto"/>
              <w:right w:val="single" w:sz="4" w:space="0" w:color="auto"/>
            </w:tcBorders>
            <w:noWrap/>
            <w:vAlign w:val="bottom"/>
            <w:hideMark/>
            <w:tcPrChange w:id="4740" w:author="arun kumar" w:date="2026-07-28T23:18:00Z" w16du:dateUtc="2026-07-28T15:18:00Z">
              <w:tcPr>
                <w:tcW w:w="1004" w:type="dxa"/>
                <w:tcBorders>
                  <w:top w:val="nil"/>
                  <w:left w:val="nil"/>
                  <w:bottom w:val="single" w:sz="4" w:space="0" w:color="auto"/>
                  <w:right w:val="single" w:sz="4" w:space="0" w:color="auto"/>
                </w:tcBorders>
                <w:noWrap/>
                <w:vAlign w:val="bottom"/>
                <w:hideMark/>
              </w:tcPr>
            </w:tcPrChange>
          </w:tcPr>
          <w:p w14:paraId="3C6223A9" w14:textId="57057B91" w:rsidR="007C43E0" w:rsidRPr="00965FBA" w:rsidRDefault="007C43E0" w:rsidP="007C43E0">
            <w:pPr>
              <w:spacing w:after="0" w:line="240" w:lineRule="auto"/>
              <w:jc w:val="center"/>
              <w:rPr>
                <w:ins w:id="4741" w:author="arun kumar" w:date="2026-07-28T22:43:00Z" w16du:dateUtc="2026-07-28T14:43:00Z"/>
                <w:rFonts w:ascii="Calibri" w:eastAsia="Times New Roman" w:hAnsi="Calibri" w:cs="Calibri"/>
                <w:color w:val="000000"/>
                <w:kern w:val="0"/>
                <w:sz w:val="22"/>
                <w:szCs w:val="22"/>
                <w:lang w:bidi="ar-SA"/>
                <w14:ligatures w14:val="none"/>
              </w:rPr>
              <w:pPrChange w:id="4742" w:author="arun kumar" w:date="2026-07-28T22:55:00Z" w16du:dateUtc="2026-07-28T14:55:00Z">
                <w:pPr>
                  <w:spacing w:after="0" w:line="240" w:lineRule="auto"/>
                  <w:jc w:val="left"/>
                </w:pPr>
              </w:pPrChange>
            </w:pPr>
            <w:ins w:id="4743" w:author="arun kumar" w:date="2026-07-28T23:02:00Z" w16du:dateUtc="2026-07-28T15:02:00Z">
              <w:r>
                <w:rPr>
                  <w:rFonts w:ascii="Calibri" w:eastAsia="Times New Roman" w:hAnsi="Calibri" w:cs="Calibri"/>
                  <w:color w:val="000000"/>
                  <w:kern w:val="0"/>
                  <w:sz w:val="22"/>
                  <w:szCs w:val="22"/>
                  <w:lang w:bidi="ar-SA"/>
                  <w14:ligatures w14:val="none"/>
                </w:rPr>
                <w:t>234</w:t>
              </w:r>
            </w:ins>
          </w:p>
        </w:tc>
        <w:tc>
          <w:tcPr>
            <w:tcW w:w="1003" w:type="dxa"/>
            <w:tcBorders>
              <w:top w:val="nil"/>
              <w:left w:val="nil"/>
              <w:bottom w:val="single" w:sz="4" w:space="0" w:color="auto"/>
              <w:right w:val="single" w:sz="4" w:space="0" w:color="auto"/>
            </w:tcBorders>
            <w:noWrap/>
            <w:vAlign w:val="bottom"/>
            <w:hideMark/>
            <w:tcPrChange w:id="4744"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1BFED686" w14:textId="4FE93FBA" w:rsidR="007C43E0" w:rsidRPr="00965FBA" w:rsidRDefault="007C43E0" w:rsidP="007C43E0">
            <w:pPr>
              <w:spacing w:after="0" w:line="240" w:lineRule="auto"/>
              <w:jc w:val="center"/>
              <w:rPr>
                <w:ins w:id="4745" w:author="arun kumar" w:date="2026-07-28T22:43:00Z" w16du:dateUtc="2026-07-28T14:43:00Z"/>
                <w:rFonts w:ascii="Calibri" w:eastAsia="Times New Roman" w:hAnsi="Calibri" w:cs="Calibri"/>
                <w:color w:val="000000"/>
                <w:kern w:val="0"/>
                <w:sz w:val="22"/>
                <w:szCs w:val="22"/>
                <w:lang w:bidi="ar-SA"/>
                <w14:ligatures w14:val="none"/>
              </w:rPr>
              <w:pPrChange w:id="4746" w:author="arun kumar" w:date="2026-07-28T22:55:00Z" w16du:dateUtc="2026-07-28T14:55:00Z">
                <w:pPr>
                  <w:spacing w:after="0" w:line="240" w:lineRule="auto"/>
                  <w:jc w:val="left"/>
                </w:pPr>
              </w:pPrChange>
            </w:pPr>
            <w:ins w:id="4747" w:author="arun kumar" w:date="2026-07-28T23:02:00Z" w16du:dateUtc="2026-07-28T15:02:00Z">
              <w:r>
                <w:rPr>
                  <w:rFonts w:ascii="Calibri" w:eastAsia="Times New Roman" w:hAnsi="Calibri" w:cs="Calibri"/>
                  <w:color w:val="000000"/>
                  <w:kern w:val="0"/>
                  <w:sz w:val="22"/>
                  <w:szCs w:val="22"/>
                  <w:lang w:bidi="ar-SA"/>
                  <w14:ligatures w14:val="none"/>
                </w:rPr>
                <w:t>10</w:t>
              </w:r>
            </w:ins>
          </w:p>
        </w:tc>
        <w:tc>
          <w:tcPr>
            <w:tcW w:w="1003" w:type="dxa"/>
            <w:tcBorders>
              <w:top w:val="nil"/>
              <w:left w:val="nil"/>
              <w:bottom w:val="single" w:sz="4" w:space="0" w:color="auto"/>
              <w:right w:val="single" w:sz="4" w:space="0" w:color="auto"/>
            </w:tcBorders>
            <w:noWrap/>
            <w:vAlign w:val="bottom"/>
            <w:hideMark/>
            <w:tcPrChange w:id="4748" w:author="arun kumar" w:date="2026-07-28T23:18:00Z" w16du:dateUtc="2026-07-28T15:18:00Z">
              <w:tcPr>
                <w:tcW w:w="1003" w:type="dxa"/>
                <w:tcBorders>
                  <w:top w:val="nil"/>
                  <w:left w:val="nil"/>
                  <w:bottom w:val="single" w:sz="4" w:space="0" w:color="auto"/>
                  <w:right w:val="single" w:sz="4" w:space="0" w:color="auto"/>
                </w:tcBorders>
                <w:noWrap/>
                <w:vAlign w:val="bottom"/>
                <w:hideMark/>
              </w:tcPr>
            </w:tcPrChange>
          </w:tcPr>
          <w:p w14:paraId="1A789B23" w14:textId="1119CECB" w:rsidR="007C43E0" w:rsidRPr="00965FBA" w:rsidRDefault="007C43E0" w:rsidP="007C43E0">
            <w:pPr>
              <w:spacing w:after="0" w:line="240" w:lineRule="auto"/>
              <w:jc w:val="center"/>
              <w:rPr>
                <w:ins w:id="4749" w:author="arun kumar" w:date="2026-07-28T22:43:00Z" w16du:dateUtc="2026-07-28T14:43:00Z"/>
                <w:rFonts w:ascii="Calibri" w:eastAsia="Times New Roman" w:hAnsi="Calibri" w:cs="Calibri"/>
                <w:color w:val="000000"/>
                <w:kern w:val="0"/>
                <w:sz w:val="22"/>
                <w:szCs w:val="22"/>
                <w:lang w:bidi="ar-SA"/>
                <w14:ligatures w14:val="none"/>
              </w:rPr>
              <w:pPrChange w:id="4750" w:author="arun kumar" w:date="2026-07-28T22:55:00Z" w16du:dateUtc="2026-07-28T14:55:00Z">
                <w:pPr>
                  <w:spacing w:after="0" w:line="240" w:lineRule="auto"/>
                  <w:jc w:val="left"/>
                </w:pPr>
              </w:pPrChange>
            </w:pPr>
            <w:ins w:id="4751" w:author="arun kumar" w:date="2026-07-28T23:03:00Z" w16du:dateUtc="2026-07-28T15:03:00Z">
              <w:r>
                <w:rPr>
                  <w:rFonts w:ascii="Calibri" w:eastAsia="Times New Roman" w:hAnsi="Calibri" w:cs="Calibri"/>
                  <w:color w:val="000000"/>
                  <w:kern w:val="0"/>
                  <w:sz w:val="22"/>
                  <w:szCs w:val="22"/>
                  <w:lang w:bidi="ar-SA"/>
                  <w14:ligatures w14:val="none"/>
                </w:rPr>
                <w:t>7</w:t>
              </w:r>
            </w:ins>
          </w:p>
        </w:tc>
        <w:tc>
          <w:tcPr>
            <w:tcW w:w="1295" w:type="dxa"/>
            <w:tcBorders>
              <w:top w:val="nil"/>
              <w:left w:val="nil"/>
              <w:bottom w:val="single" w:sz="4" w:space="0" w:color="auto"/>
              <w:right w:val="single" w:sz="4" w:space="0" w:color="auto"/>
            </w:tcBorders>
            <w:noWrap/>
            <w:vAlign w:val="bottom"/>
            <w:hideMark/>
            <w:tcPrChange w:id="4752" w:author="arun kumar" w:date="2026-07-28T23:18:00Z" w16du:dateUtc="2026-07-28T15:18:00Z">
              <w:tcPr>
                <w:tcW w:w="1295" w:type="dxa"/>
                <w:tcBorders>
                  <w:top w:val="nil"/>
                  <w:left w:val="nil"/>
                  <w:bottom w:val="single" w:sz="4" w:space="0" w:color="auto"/>
                  <w:right w:val="single" w:sz="4" w:space="0" w:color="auto"/>
                </w:tcBorders>
                <w:noWrap/>
                <w:vAlign w:val="bottom"/>
                <w:hideMark/>
              </w:tcPr>
            </w:tcPrChange>
          </w:tcPr>
          <w:p w14:paraId="1FE459FE" w14:textId="578DE815" w:rsidR="007C43E0" w:rsidRPr="00965FBA" w:rsidRDefault="00D965CD" w:rsidP="007C43E0">
            <w:pPr>
              <w:spacing w:after="0" w:line="240" w:lineRule="auto"/>
              <w:jc w:val="center"/>
              <w:rPr>
                <w:ins w:id="4753" w:author="arun kumar" w:date="2026-07-28T22:43:00Z" w16du:dateUtc="2026-07-28T14:43:00Z"/>
                <w:rFonts w:ascii="Calibri" w:eastAsia="Times New Roman" w:hAnsi="Calibri" w:cs="Calibri"/>
                <w:color w:val="000000"/>
                <w:kern w:val="0"/>
                <w:sz w:val="22"/>
                <w:szCs w:val="22"/>
                <w:lang w:bidi="ar-SA"/>
                <w14:ligatures w14:val="none"/>
              </w:rPr>
              <w:pPrChange w:id="4754" w:author="arun kumar" w:date="2026-07-28T22:55:00Z" w16du:dateUtc="2026-07-28T14:55:00Z">
                <w:pPr>
                  <w:spacing w:after="0" w:line="240" w:lineRule="auto"/>
                  <w:jc w:val="left"/>
                </w:pPr>
              </w:pPrChange>
            </w:pPr>
            <w:ins w:id="4755" w:author="arun kumar" w:date="2026-07-28T23:17:00Z" w16du:dateUtc="2026-07-28T15:17:00Z">
              <w:r>
                <w:rPr>
                  <w:rFonts w:ascii="Calibri" w:eastAsia="Times New Roman" w:hAnsi="Calibri" w:cs="Calibri"/>
                  <w:color w:val="000000"/>
                  <w:kern w:val="0"/>
                  <w:sz w:val="22"/>
                  <w:szCs w:val="22"/>
                  <w:lang w:bidi="ar-SA"/>
                  <w14:ligatures w14:val="none"/>
                </w:rPr>
                <w:t>No solution</w:t>
              </w:r>
            </w:ins>
          </w:p>
        </w:tc>
        <w:tc>
          <w:tcPr>
            <w:tcW w:w="1172" w:type="dxa"/>
            <w:tcBorders>
              <w:top w:val="nil"/>
              <w:left w:val="nil"/>
              <w:bottom w:val="single" w:sz="4" w:space="0" w:color="auto"/>
              <w:right w:val="single" w:sz="4" w:space="0" w:color="auto"/>
            </w:tcBorders>
            <w:noWrap/>
            <w:vAlign w:val="bottom"/>
            <w:hideMark/>
            <w:tcPrChange w:id="4756" w:author="arun kumar" w:date="2026-07-28T23:18:00Z" w16du:dateUtc="2026-07-28T15:18:00Z">
              <w:tcPr>
                <w:tcW w:w="1333" w:type="dxa"/>
                <w:gridSpan w:val="2"/>
                <w:tcBorders>
                  <w:top w:val="nil"/>
                  <w:left w:val="nil"/>
                  <w:bottom w:val="single" w:sz="4" w:space="0" w:color="auto"/>
                  <w:right w:val="single" w:sz="4" w:space="0" w:color="auto"/>
                </w:tcBorders>
                <w:noWrap/>
                <w:vAlign w:val="bottom"/>
                <w:hideMark/>
              </w:tcPr>
            </w:tcPrChange>
          </w:tcPr>
          <w:p w14:paraId="11C6D329" w14:textId="56FEEB47" w:rsidR="007C43E0" w:rsidRPr="00965FBA" w:rsidRDefault="00CA7AC4" w:rsidP="007C43E0">
            <w:pPr>
              <w:spacing w:after="0" w:line="240" w:lineRule="auto"/>
              <w:jc w:val="center"/>
              <w:rPr>
                <w:ins w:id="4757" w:author="arun kumar" w:date="2026-07-28T22:43:00Z" w16du:dateUtc="2026-07-28T14:43:00Z"/>
                <w:rFonts w:ascii="Calibri" w:eastAsia="Times New Roman" w:hAnsi="Calibri" w:cs="Calibri"/>
                <w:color w:val="000000"/>
                <w:kern w:val="0"/>
                <w:sz w:val="22"/>
                <w:szCs w:val="22"/>
                <w:lang w:bidi="ar-SA"/>
                <w14:ligatures w14:val="none"/>
              </w:rPr>
              <w:pPrChange w:id="4758" w:author="arun kumar" w:date="2026-07-28T22:55:00Z" w16du:dateUtc="2026-07-28T14:55:00Z">
                <w:pPr>
                  <w:spacing w:after="0" w:line="240" w:lineRule="auto"/>
                  <w:jc w:val="left"/>
                </w:pPr>
              </w:pPrChange>
            </w:pPr>
            <w:ins w:id="4759" w:author="arun kumar" w:date="2026-07-28T23:09:00Z" w16du:dateUtc="2026-07-28T15:09:00Z">
              <w:r>
                <w:rPr>
                  <w:rFonts w:ascii="Calibri" w:eastAsia="Times New Roman" w:hAnsi="Calibri" w:cs="Calibri"/>
                  <w:color w:val="000000"/>
                  <w:kern w:val="0"/>
                  <w:sz w:val="22"/>
                  <w:szCs w:val="22"/>
                  <w:lang w:bidi="ar-SA"/>
                  <w14:ligatures w14:val="none"/>
                </w:rPr>
                <w:t>d</w:t>
              </w:r>
            </w:ins>
            <w:ins w:id="4760" w:author="arun kumar" w:date="2026-07-28T23:08:00Z" w16du:dateUtc="2026-07-28T15:08:00Z">
              <w:r>
                <w:rPr>
                  <w:rFonts w:ascii="Calibri" w:eastAsia="Times New Roman" w:hAnsi="Calibri" w:cs="Calibri"/>
                  <w:color w:val="000000"/>
                  <w:kern w:val="0"/>
                  <w:sz w:val="22"/>
                  <w:szCs w:val="22"/>
                  <w:lang w:bidi="ar-SA"/>
                  <w14:ligatures w14:val="none"/>
                </w:rPr>
                <w:t>ata18h5a</w:t>
              </w:r>
            </w:ins>
          </w:p>
        </w:tc>
        <w:tc>
          <w:tcPr>
            <w:tcW w:w="1422" w:type="dxa"/>
            <w:tcBorders>
              <w:top w:val="nil"/>
              <w:left w:val="nil"/>
              <w:bottom w:val="single" w:sz="4" w:space="0" w:color="auto"/>
              <w:right w:val="single" w:sz="4" w:space="0" w:color="auto"/>
            </w:tcBorders>
            <w:noWrap/>
            <w:vAlign w:val="bottom"/>
            <w:hideMark/>
            <w:tcPrChange w:id="4761" w:author="arun kumar" w:date="2026-07-28T23:18:00Z" w16du:dateUtc="2026-07-28T15:18:00Z">
              <w:tcPr>
                <w:tcW w:w="1223" w:type="dxa"/>
                <w:tcBorders>
                  <w:top w:val="nil"/>
                  <w:left w:val="nil"/>
                  <w:bottom w:val="single" w:sz="4" w:space="0" w:color="auto"/>
                  <w:right w:val="single" w:sz="4" w:space="0" w:color="auto"/>
                </w:tcBorders>
                <w:noWrap/>
                <w:vAlign w:val="bottom"/>
                <w:hideMark/>
              </w:tcPr>
            </w:tcPrChange>
          </w:tcPr>
          <w:p w14:paraId="139F7CAD" w14:textId="102993A9" w:rsidR="007C43E0" w:rsidRPr="00965FBA" w:rsidRDefault="00D965CD" w:rsidP="007C43E0">
            <w:pPr>
              <w:spacing w:after="0" w:line="240" w:lineRule="auto"/>
              <w:jc w:val="center"/>
              <w:rPr>
                <w:ins w:id="4762" w:author="arun kumar" w:date="2026-07-28T22:43:00Z" w16du:dateUtc="2026-07-28T14:43:00Z"/>
                <w:rFonts w:ascii="Calibri" w:eastAsia="Times New Roman" w:hAnsi="Calibri" w:cs="Calibri"/>
                <w:color w:val="000000"/>
                <w:kern w:val="0"/>
                <w:sz w:val="22"/>
                <w:szCs w:val="22"/>
                <w:lang w:bidi="ar-SA"/>
                <w14:ligatures w14:val="none"/>
              </w:rPr>
              <w:pPrChange w:id="4763" w:author="arun kumar" w:date="2026-07-28T22:55:00Z" w16du:dateUtc="2026-07-28T14:55:00Z">
                <w:pPr>
                  <w:spacing w:after="0" w:line="240" w:lineRule="auto"/>
                  <w:jc w:val="left"/>
                </w:pPr>
              </w:pPrChange>
            </w:pPr>
            <w:ins w:id="4764" w:author="arun kumar" w:date="2026-07-28T23:17:00Z" w16du:dateUtc="2026-07-28T15:17:00Z">
              <w:r>
                <w:rPr>
                  <w:rFonts w:ascii="Calibri" w:eastAsia="Times New Roman" w:hAnsi="Calibri" w:cs="Calibri"/>
                  <w:color w:val="000000"/>
                  <w:kern w:val="0"/>
                  <w:sz w:val="22"/>
                  <w:szCs w:val="22"/>
                  <w:lang w:bidi="ar-SA"/>
                  <w14:ligatures w14:val="none"/>
                </w:rPr>
                <w:t>No Solution</w:t>
              </w:r>
            </w:ins>
          </w:p>
        </w:tc>
        <w:tc>
          <w:tcPr>
            <w:tcW w:w="1003" w:type="dxa"/>
            <w:tcBorders>
              <w:top w:val="nil"/>
              <w:left w:val="nil"/>
              <w:bottom w:val="single" w:sz="4" w:space="0" w:color="auto"/>
              <w:right w:val="single" w:sz="4" w:space="0" w:color="auto"/>
            </w:tcBorders>
            <w:noWrap/>
            <w:vAlign w:val="center"/>
            <w:hideMark/>
            <w:tcPrChange w:id="4765" w:author="arun kumar" w:date="2026-07-28T23:18:00Z" w16du:dateUtc="2026-07-28T15:18:00Z">
              <w:tcPr>
                <w:tcW w:w="1003" w:type="dxa"/>
                <w:gridSpan w:val="2"/>
                <w:tcBorders>
                  <w:top w:val="nil"/>
                  <w:left w:val="nil"/>
                  <w:bottom w:val="single" w:sz="4" w:space="0" w:color="auto"/>
                  <w:right w:val="single" w:sz="4" w:space="0" w:color="auto"/>
                </w:tcBorders>
                <w:noWrap/>
                <w:vAlign w:val="center"/>
                <w:hideMark/>
              </w:tcPr>
            </w:tcPrChange>
          </w:tcPr>
          <w:p w14:paraId="687EB5D6" w14:textId="24AD5BB1" w:rsidR="007C43E0" w:rsidRPr="00965FBA" w:rsidRDefault="00CA7AC4" w:rsidP="007C43E0">
            <w:pPr>
              <w:spacing w:after="0" w:line="240" w:lineRule="auto"/>
              <w:jc w:val="center"/>
              <w:rPr>
                <w:ins w:id="4766" w:author="arun kumar" w:date="2026-07-28T22:43:00Z" w16du:dateUtc="2026-07-28T14:43:00Z"/>
                <w:rFonts w:ascii="Calibri" w:eastAsia="Times New Roman" w:hAnsi="Calibri" w:cs="Calibri"/>
                <w:color w:val="000000"/>
                <w:kern w:val="0"/>
                <w:sz w:val="22"/>
                <w:szCs w:val="22"/>
                <w:lang w:bidi="ar-SA"/>
                <w14:ligatures w14:val="none"/>
              </w:rPr>
            </w:pPr>
            <w:ins w:id="4767" w:author="arun kumar" w:date="2026-07-28T23:09:00Z" w16du:dateUtc="2026-07-28T15:09:00Z">
              <w:r>
                <w:rPr>
                  <w:rFonts w:ascii="Calibri" w:eastAsia="Times New Roman" w:hAnsi="Calibri" w:cs="Calibri"/>
                  <w:color w:val="000000"/>
                  <w:kern w:val="0"/>
                  <w:sz w:val="22"/>
                  <w:szCs w:val="22"/>
                  <w:lang w:bidi="ar-SA"/>
                  <w14:ligatures w14:val="none"/>
                </w:rPr>
                <w:t>NA</w:t>
              </w:r>
            </w:ins>
          </w:p>
        </w:tc>
        <w:tc>
          <w:tcPr>
            <w:tcW w:w="1041" w:type="dxa"/>
            <w:tcBorders>
              <w:top w:val="nil"/>
              <w:left w:val="nil"/>
              <w:bottom w:val="single" w:sz="4" w:space="0" w:color="auto"/>
              <w:right w:val="single" w:sz="4" w:space="0" w:color="auto"/>
            </w:tcBorders>
            <w:tcPrChange w:id="4768" w:author="arun kumar" w:date="2026-07-28T23:18:00Z" w16du:dateUtc="2026-07-28T15:18:00Z">
              <w:tcPr>
                <w:tcW w:w="1041" w:type="dxa"/>
                <w:gridSpan w:val="2"/>
                <w:tcBorders>
                  <w:top w:val="nil"/>
                  <w:left w:val="nil"/>
                  <w:bottom w:val="single" w:sz="4" w:space="0" w:color="auto"/>
                  <w:right w:val="single" w:sz="4" w:space="0" w:color="auto"/>
                </w:tcBorders>
              </w:tcPr>
            </w:tcPrChange>
          </w:tcPr>
          <w:p w14:paraId="5D22FD20" w14:textId="168054D4" w:rsidR="007C43E0" w:rsidRPr="00965FBA" w:rsidRDefault="00CA7AC4" w:rsidP="007C43E0">
            <w:pPr>
              <w:spacing w:after="0" w:line="240" w:lineRule="auto"/>
              <w:jc w:val="center"/>
              <w:rPr>
                <w:ins w:id="4769" w:author="arun kumar" w:date="2026-07-28T22:45:00Z" w16du:dateUtc="2026-07-28T14:45:00Z"/>
                <w:rFonts w:ascii="Calibri" w:eastAsia="Times New Roman" w:hAnsi="Calibri" w:cs="Calibri"/>
                <w:color w:val="000000"/>
                <w:kern w:val="0"/>
                <w:sz w:val="22"/>
                <w:szCs w:val="22"/>
                <w:lang w:bidi="ar-SA"/>
                <w14:ligatures w14:val="none"/>
              </w:rPr>
            </w:pPr>
            <w:ins w:id="4770" w:author="arun kumar" w:date="2026-07-28T23:09:00Z" w16du:dateUtc="2026-07-28T15:09:00Z">
              <w:r>
                <w:rPr>
                  <w:rFonts w:ascii="Calibri" w:eastAsia="Times New Roman" w:hAnsi="Calibri" w:cs="Calibri"/>
                  <w:color w:val="000000"/>
                  <w:kern w:val="0"/>
                  <w:sz w:val="22"/>
                  <w:szCs w:val="22"/>
                  <w:lang w:bidi="ar-SA"/>
                  <w14:ligatures w14:val="none"/>
                </w:rPr>
                <w:t>43620</w:t>
              </w:r>
            </w:ins>
          </w:p>
        </w:tc>
      </w:tr>
    </w:tbl>
    <w:p w14:paraId="5D05534A" w14:textId="14B57646" w:rsidR="005A23F4" w:rsidRDefault="00C94260" w:rsidP="00C94260">
      <w:pPr>
        <w:pStyle w:val="Heading1"/>
        <w:rPr>
          <w:ins w:id="4771" w:author="arun kumar" w:date="2026-07-27T20:34:00Z" w16du:dateUtc="2026-07-27T12:34:00Z"/>
        </w:rPr>
      </w:pPr>
      <w:ins w:id="4772" w:author="arun kumar" w:date="2026-07-27T20:33:00Z" w16du:dateUtc="2026-07-27T12:33:00Z">
        <w:r w:rsidRPr="00C94260">
          <w:rPr>
            <w:rPrChange w:id="4773" w:author="arun kumar" w:date="2026-07-27T20:34:00Z" w16du:dateUtc="2026-07-27T12:34:00Z">
              <w:rPr>
                <w:rFonts w:eastAsia="Times New Roman"/>
                <w:kern w:val="0"/>
                <w:lang w:bidi="ar-SA"/>
                <w14:ligatures w14:val="none"/>
              </w:rPr>
            </w:rPrChange>
          </w:rPr>
          <w:t>Results and Dis</w:t>
        </w:r>
      </w:ins>
      <w:ins w:id="4774" w:author="arun kumar" w:date="2026-07-27T20:34:00Z" w16du:dateUtc="2026-07-27T12:34:00Z">
        <w:r w:rsidRPr="00C94260">
          <w:rPr>
            <w:rPrChange w:id="4775" w:author="arun kumar" w:date="2026-07-27T20:34:00Z" w16du:dateUtc="2026-07-27T12:34:00Z">
              <w:rPr>
                <w:rFonts w:eastAsia="Times New Roman"/>
                <w:kern w:val="0"/>
                <w:lang w:bidi="ar-SA"/>
                <w14:ligatures w14:val="none"/>
              </w:rPr>
            </w:rPrChange>
          </w:rPr>
          <w:t>cussion</w:t>
        </w:r>
      </w:ins>
    </w:p>
    <w:p w14:paraId="231841B6" w14:textId="77777777" w:rsidR="00C94260" w:rsidRPr="00C94260" w:rsidRDefault="00C94260" w:rsidP="00C94260">
      <w:pPr>
        <w:rPr>
          <w:rPrChange w:id="4776" w:author="arun kumar" w:date="2026-07-27T20:34:00Z" w16du:dateUtc="2026-07-27T12:34:00Z">
            <w:rPr>
              <w:rFonts w:eastAsia="Times New Roman"/>
              <w:kern w:val="0"/>
              <w:lang w:bidi="ar-SA"/>
              <w14:ligatures w14:val="none"/>
            </w:rPr>
          </w:rPrChange>
        </w:rPr>
        <w:pPrChange w:id="4777" w:author="arun kumar" w:date="2026-07-27T20:34:00Z" w16du:dateUtc="2026-07-27T12:34:00Z">
          <w:pPr>
            <w:spacing w:before="100" w:beforeAutospacing="1" w:after="100" w:afterAutospacing="1" w:line="240" w:lineRule="auto"/>
            <w:jc w:val="left"/>
          </w:pPr>
        </w:pPrChange>
      </w:pPr>
    </w:p>
    <w:p w14:paraId="301C7250" w14:textId="653FF287" w:rsidR="00C94260" w:rsidRDefault="00C94260" w:rsidP="00C94260">
      <w:pPr>
        <w:pStyle w:val="Heading1"/>
        <w:rPr>
          <w:ins w:id="4778" w:author="arun kumar" w:date="2026-07-27T20:34:00Z" w16du:dateUtc="2026-07-27T12:34:00Z"/>
        </w:rPr>
      </w:pPr>
      <w:ins w:id="4779" w:author="arun kumar" w:date="2026-07-27T20:34:00Z" w16du:dateUtc="2026-07-27T12:34:00Z">
        <w:r>
          <w:t>Summary</w:t>
        </w:r>
      </w:ins>
    </w:p>
    <w:p w14:paraId="06F0BD76" w14:textId="77777777" w:rsidR="00C94260" w:rsidRPr="00C94260" w:rsidRDefault="00C94260" w:rsidP="00C94260">
      <w:pPr>
        <w:rPr>
          <w:ins w:id="4780" w:author="arun kumar" w:date="2026-07-27T20:34:00Z" w16du:dateUtc="2026-07-27T12:34:00Z"/>
        </w:rPr>
        <w:pPrChange w:id="4781" w:author="arun kumar" w:date="2026-07-27T20:34:00Z" w16du:dateUtc="2026-07-27T12:34:00Z">
          <w:pPr>
            <w:pStyle w:val="Heading1"/>
          </w:pPr>
        </w:pPrChange>
      </w:pPr>
    </w:p>
    <w:p w14:paraId="7E6978BA" w14:textId="7420F9CF" w:rsidR="006D3C0D" w:rsidRPr="00C94260" w:rsidRDefault="001359FD" w:rsidP="00C94260">
      <w:pPr>
        <w:pStyle w:val="Heading1"/>
        <w:pPrChange w:id="4782" w:author="arun kumar" w:date="2026-07-27T20:33:00Z" w16du:dateUtc="2026-07-27T12:33:00Z">
          <w:pPr/>
        </w:pPrChange>
      </w:pPr>
      <w:r w:rsidRPr="005920BA">
        <w:t>References:</w:t>
      </w:r>
    </w:p>
    <w:p w14:paraId="1DA488BF" w14:textId="6F0A3326" w:rsidR="000F5BBB" w:rsidRDefault="001359FD" w:rsidP="00873942">
      <w:bookmarkStart w:id="4783" w:name="_Banhart.et.al__(1998):"/>
      <w:bookmarkEnd w:id="4783"/>
      <w:r w:rsidRPr="009F20FE">
        <w:rPr>
          <w:rStyle w:val="SubtleReference"/>
          <w:sz w:val="22"/>
          <w:szCs w:val="22"/>
        </w:rPr>
        <w:t xml:space="preserve">Banhart.et.al  (1998): </w:t>
      </w:r>
      <w:r w:rsidR="00B67557" w:rsidRPr="009F20FE">
        <w:rPr>
          <w:rStyle w:val="SubtleReference"/>
          <w:sz w:val="22"/>
          <w:szCs w:val="22"/>
        </w:rPr>
        <w:t xml:space="preserve">Flight string models for aircraft fleeting &amp; routing; Cyntia Banhart et.al. </w:t>
      </w:r>
    </w:p>
    <w:p w14:paraId="105F0185" w14:textId="1F2701E5" w:rsidR="000F5BBB" w:rsidRDefault="000F5BBB" w:rsidP="00873942">
      <w:pPr>
        <w:rPr>
          <w:rStyle w:val="SubtleReference"/>
          <w:sz w:val="22"/>
          <w:szCs w:val="22"/>
        </w:rPr>
      </w:pPr>
      <w:bookmarkStart w:id="4784" w:name="_Chellappan.et.al__(2003):"/>
      <w:bookmarkEnd w:id="4784"/>
      <w:r>
        <w:rPr>
          <w:rStyle w:val="SubtleReference"/>
          <w:sz w:val="22"/>
          <w:szCs w:val="22"/>
        </w:rPr>
        <w:t>Chellappan</w:t>
      </w:r>
      <w:r w:rsidRPr="009F20FE">
        <w:rPr>
          <w:rStyle w:val="SubtleReference"/>
          <w:sz w:val="22"/>
          <w:szCs w:val="22"/>
        </w:rPr>
        <w:t>.et.al  (</w:t>
      </w:r>
      <w:r w:rsidR="00E16328">
        <w:rPr>
          <w:rStyle w:val="SubtleReference"/>
          <w:sz w:val="22"/>
          <w:szCs w:val="22"/>
        </w:rPr>
        <w:t>2003</w:t>
      </w:r>
      <w:r w:rsidRPr="009F20FE">
        <w:rPr>
          <w:rStyle w:val="SubtleReference"/>
          <w:sz w:val="22"/>
          <w:szCs w:val="22"/>
        </w:rPr>
        <w:t xml:space="preserve">): </w:t>
      </w:r>
      <w:r w:rsidR="00E16328" w:rsidRPr="00E16328">
        <w:rPr>
          <w:rStyle w:val="SubtleReference"/>
          <w:sz w:val="22"/>
          <w:szCs w:val="22"/>
        </w:rPr>
        <w:t xml:space="preserve">An optimization model for aircraft maintenance scheduling and re-assignment; </w:t>
      </w:r>
      <w:hyperlink r:id="rId18" w:history="1">
        <w:r w:rsidR="0011651C" w:rsidRPr="00F57560">
          <w:rPr>
            <w:rStyle w:val="Hyperlink"/>
            <w:sz w:val="22"/>
            <w:szCs w:val="22"/>
          </w:rPr>
          <w:t>https://doi.org/10.1016/S0965-8564(02)00004-6</w:t>
        </w:r>
      </w:hyperlink>
    </w:p>
    <w:p w14:paraId="78D618F4" w14:textId="77777777" w:rsidR="006A37C7" w:rsidRDefault="006F77EB" w:rsidP="00873942">
      <w:pPr>
        <w:rPr>
          <w:rStyle w:val="SubtleReference"/>
          <w:sz w:val="22"/>
          <w:szCs w:val="22"/>
        </w:rPr>
      </w:pPr>
      <w:r w:rsidRPr="0011651C">
        <w:rPr>
          <w:rStyle w:val="SubtleReference"/>
          <w:sz w:val="22"/>
          <w:szCs w:val="22"/>
        </w:rPr>
        <w:t xml:space="preserve">Sarac et al (2006) </w:t>
      </w:r>
      <w:r w:rsidR="0011651C" w:rsidRPr="0011651C">
        <w:rPr>
          <w:rStyle w:val="SubtleReference"/>
          <w:sz w:val="22"/>
          <w:szCs w:val="22"/>
        </w:rPr>
        <w:t>A branch-and-price approach for operational aircraft maintenance routing; European Journal of Operational Research 175 (2006) 1850</w:t>
      </w:r>
      <w:r w:rsidR="0011651C" w:rsidRPr="0011651C">
        <w:rPr>
          <w:rStyle w:val="SubtleReference"/>
          <w:rFonts w:hint="eastAsia"/>
          <w:sz w:val="22"/>
          <w:szCs w:val="22"/>
        </w:rPr>
        <w:t>–</w:t>
      </w:r>
      <w:r w:rsidR="0011651C" w:rsidRPr="0011651C">
        <w:rPr>
          <w:rStyle w:val="SubtleReference"/>
          <w:sz w:val="22"/>
          <w:szCs w:val="22"/>
        </w:rPr>
        <w:t>1869</w:t>
      </w:r>
    </w:p>
    <w:p w14:paraId="0BBFF460" w14:textId="494BDFE2" w:rsidR="007358C3" w:rsidRDefault="007358C3" w:rsidP="00873942">
      <w:pPr>
        <w:rPr>
          <w:rStyle w:val="SubtleReference"/>
          <w:sz w:val="22"/>
          <w:szCs w:val="22"/>
        </w:rPr>
      </w:pPr>
      <w:bookmarkStart w:id="4785" w:name="_Haouari_et.al_(2009)"/>
      <w:bookmarkEnd w:id="4785"/>
      <w:r w:rsidRPr="006A37C7">
        <w:rPr>
          <w:rStyle w:val="SubtleReference"/>
          <w:sz w:val="22"/>
          <w:szCs w:val="22"/>
        </w:rPr>
        <w:t>Haou</w:t>
      </w:r>
      <w:r w:rsidR="006A37C7" w:rsidRPr="006A37C7">
        <w:rPr>
          <w:rStyle w:val="SubtleReference"/>
          <w:sz w:val="22"/>
          <w:szCs w:val="22"/>
        </w:rPr>
        <w:t xml:space="preserve">ari et.al (2009) </w:t>
      </w:r>
      <w:r w:rsidRPr="006A37C7">
        <w:rPr>
          <w:rStyle w:val="SubtleReference"/>
          <w:sz w:val="22"/>
          <w:szCs w:val="22"/>
        </w:rPr>
        <w:t>Network flow-based approaches for integrated aircraft fleeting and routing</w:t>
      </w:r>
      <w:r w:rsidR="006A37C7" w:rsidRPr="006A37C7">
        <w:rPr>
          <w:rStyle w:val="SubtleReference"/>
          <w:sz w:val="22"/>
          <w:szCs w:val="22"/>
        </w:rPr>
        <w:t>; European Journal of Operational Research 193 (2009) 591</w:t>
      </w:r>
      <w:r w:rsidR="006A37C7" w:rsidRPr="006A37C7">
        <w:rPr>
          <w:rStyle w:val="SubtleReference"/>
          <w:rFonts w:hint="eastAsia"/>
          <w:sz w:val="22"/>
          <w:szCs w:val="22"/>
        </w:rPr>
        <w:t>–</w:t>
      </w:r>
      <w:r w:rsidR="006A37C7" w:rsidRPr="006A37C7">
        <w:rPr>
          <w:rStyle w:val="SubtleReference"/>
          <w:sz w:val="22"/>
          <w:szCs w:val="22"/>
        </w:rPr>
        <w:t>599</w:t>
      </w:r>
    </w:p>
    <w:p w14:paraId="1A655776" w14:textId="33491E0D" w:rsidR="003F0674" w:rsidRPr="003F0674" w:rsidRDefault="003F0674" w:rsidP="00873942">
      <w:pPr>
        <w:rPr>
          <w:rStyle w:val="SubtleReference"/>
          <w:smallCaps w:val="0"/>
          <w:sz w:val="22"/>
          <w:szCs w:val="22"/>
        </w:rPr>
      </w:pPr>
      <w:bookmarkStart w:id="4786" w:name="_Sherali_ET._AL"/>
      <w:bookmarkEnd w:id="4786"/>
      <w:r w:rsidRPr="003F0674">
        <w:rPr>
          <w:rStyle w:val="SubtleReference"/>
          <w:sz w:val="22"/>
          <w:szCs w:val="22"/>
        </w:rPr>
        <w:t>Sherali ET. AL (2013) A benders decomposition approach for an integrated airline schedule design and fleet assignment problem with flight retiming, schedule balance, and demand recapture; Ann Oper Res (2013) 210:213–244; DOI 10.1007/s10479-011-0906-3</w:t>
      </w:r>
    </w:p>
    <w:p w14:paraId="3A103245" w14:textId="3DEC0147" w:rsidR="003F0674" w:rsidRDefault="00A70F23" w:rsidP="00873942">
      <w:pPr>
        <w:rPr>
          <w:rStyle w:val="SubtleReference"/>
          <w:sz w:val="22"/>
          <w:szCs w:val="22"/>
        </w:rPr>
      </w:pPr>
      <w:r w:rsidRPr="00EF0EF9">
        <w:rPr>
          <w:rStyle w:val="SubtleReference"/>
          <w:sz w:val="22"/>
          <w:szCs w:val="22"/>
        </w:rPr>
        <w:t>Kenan N, Jebali A, Diabat A (2018)</w:t>
      </w:r>
      <w:r>
        <w:rPr>
          <w:rStyle w:val="SubtleReference"/>
          <w:sz w:val="22"/>
          <w:szCs w:val="22"/>
        </w:rPr>
        <w:t xml:space="preserve">; </w:t>
      </w:r>
      <w:r w:rsidR="00356921" w:rsidRPr="00356921">
        <w:rPr>
          <w:rStyle w:val="SubtleReference"/>
          <w:sz w:val="22"/>
          <w:szCs w:val="22"/>
        </w:rPr>
        <w:t>The integrated aircraft routing</w:t>
      </w:r>
      <w:r w:rsidR="00EF0EF9">
        <w:rPr>
          <w:rStyle w:val="SubtleReference"/>
          <w:sz w:val="22"/>
          <w:szCs w:val="22"/>
        </w:rPr>
        <w:t xml:space="preserve"> </w:t>
      </w:r>
      <w:r w:rsidR="00356921" w:rsidRPr="00356921">
        <w:rPr>
          <w:rStyle w:val="SubtleReference"/>
          <w:sz w:val="22"/>
          <w:szCs w:val="22"/>
        </w:rPr>
        <w:t>problem with optional flights and delay considerations</w:t>
      </w:r>
      <w:r w:rsidR="00EF0EF9">
        <w:rPr>
          <w:rStyle w:val="SubtleReference"/>
          <w:sz w:val="22"/>
          <w:szCs w:val="22"/>
        </w:rPr>
        <w:t xml:space="preserve">; </w:t>
      </w:r>
      <w:r w:rsidR="00EF0EF9" w:rsidRPr="00EF0EF9">
        <w:rPr>
          <w:rStyle w:val="SubtleReference"/>
          <w:sz w:val="22"/>
          <w:szCs w:val="22"/>
        </w:rPr>
        <w:t>Transportation</w:t>
      </w:r>
      <w:r w:rsidR="00EF0EF9">
        <w:rPr>
          <w:rStyle w:val="SubtleReference"/>
          <w:sz w:val="22"/>
          <w:szCs w:val="22"/>
        </w:rPr>
        <w:t xml:space="preserve"> </w:t>
      </w:r>
      <w:r w:rsidR="00EF0EF9" w:rsidRPr="00EF0EF9">
        <w:rPr>
          <w:rStyle w:val="SubtleReference"/>
          <w:sz w:val="22"/>
          <w:szCs w:val="22"/>
        </w:rPr>
        <w:t>Research Part E: Logistics and Transportation Review, 118: 355–375</w:t>
      </w:r>
    </w:p>
    <w:p w14:paraId="0E4F8415" w14:textId="2EAE7D8D" w:rsidR="003F0674" w:rsidRPr="003F0674" w:rsidRDefault="00EA3C72" w:rsidP="0002761B">
      <w:pPr>
        <w:rPr>
          <w:rStyle w:val="SubtleReference"/>
        </w:rPr>
      </w:pPr>
      <w:bookmarkStart w:id="4787" w:name="_Hüseyin_Gürkan,_Sinan"/>
      <w:bookmarkEnd w:id="4787"/>
      <w:r w:rsidRPr="00EA3C72">
        <w:rPr>
          <w:rStyle w:val="SubtleReference"/>
          <w:sz w:val="22"/>
          <w:szCs w:val="22"/>
        </w:rPr>
        <w:t xml:space="preserve">Hüseyin Gürkan, Sinan Gürel, M. Selim Aktürk (2016); An integrated approach for airline scheduling, aircraft fleeting and routing with cruise speed control; </w:t>
      </w:r>
      <w:hyperlink r:id="rId19" w:history="1">
        <w:r w:rsidRPr="00EA3C72">
          <w:rPr>
            <w:rStyle w:val="SubtleReference"/>
            <w:sz w:val="22"/>
            <w:szCs w:val="22"/>
          </w:rPr>
          <w:t>https://doi.org/10.1016/j.trc.2016.03.002</w:t>
        </w:r>
      </w:hyperlink>
      <w:r w:rsidRPr="00EA3C72">
        <w:rPr>
          <w:rStyle w:val="SubtleReference"/>
          <w:sz w:val="22"/>
          <w:szCs w:val="22"/>
        </w:rPr>
        <w:t xml:space="preserve">; </w:t>
      </w:r>
    </w:p>
    <w:p w14:paraId="1031731E" w14:textId="77777777" w:rsidR="00C9514F" w:rsidRPr="00A90027" w:rsidRDefault="00C9514F" w:rsidP="0002761B"/>
    <w:p w14:paraId="65E5CA64" w14:textId="77777777" w:rsidR="00C9514F" w:rsidRPr="007358C3" w:rsidRDefault="00C9514F" w:rsidP="0002761B"/>
    <w:sectPr w:rsidR="00C9514F" w:rsidRPr="007358C3" w:rsidSect="00B560D2">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of. Ramesh Krishnan" w:date="2024-10-18T16:17:00Z" w:initials="u">
    <w:p w14:paraId="577A319B" w14:textId="77777777" w:rsidR="00C05071" w:rsidRDefault="00C05071" w:rsidP="00C05071">
      <w:pPr>
        <w:pStyle w:val="CommentText"/>
        <w:jc w:val="left"/>
      </w:pPr>
      <w:r>
        <w:rPr>
          <w:rStyle w:val="CommentReference"/>
        </w:rPr>
        <w:annotationRef/>
      </w:r>
      <w:r>
        <w:t xml:space="preserve">Here in the abstract, we should also highlight and say what is the gap in the existing studies and how this study is addressing that gap and what is the methodology followed, what is the major result/improvement over existing studies we have found (this one can be written after solving the problem) and whom/how this study would benefit. </w:t>
      </w:r>
    </w:p>
  </w:comment>
  <w:comment w:id="1" w:author="Prof. Ramesh Krishnan" w:date="2024-10-25T16:57:00Z" w:initials="u">
    <w:p w14:paraId="5E9C4B0D" w14:textId="77777777" w:rsidR="00ED77F5" w:rsidRDefault="00D76E5C" w:rsidP="00ED77F5">
      <w:pPr>
        <w:pStyle w:val="CommentText"/>
        <w:jc w:val="left"/>
      </w:pPr>
      <w:r>
        <w:rPr>
          <w:rStyle w:val="CommentReference"/>
        </w:rPr>
        <w:annotationRef/>
      </w:r>
      <w:r w:rsidR="00ED77F5">
        <w:t>Revisit this comment after reading through all the comment in this introduction section.</w:t>
      </w:r>
    </w:p>
    <w:p w14:paraId="2CF829C2" w14:textId="77777777" w:rsidR="00ED77F5" w:rsidRDefault="00ED77F5" w:rsidP="00ED77F5">
      <w:pPr>
        <w:pStyle w:val="CommentText"/>
        <w:jc w:val="left"/>
      </w:pPr>
    </w:p>
    <w:p w14:paraId="4766D0DE" w14:textId="77777777" w:rsidR="00ED77F5" w:rsidRDefault="00ED77F5" w:rsidP="00ED77F5">
      <w:pPr>
        <w:pStyle w:val="CommentText"/>
        <w:jc w:val="left"/>
      </w:pPr>
      <w:r>
        <w:t>Structure of Introduction:</w:t>
      </w:r>
    </w:p>
    <w:p w14:paraId="4E67A2DF" w14:textId="77777777" w:rsidR="00ED77F5" w:rsidRDefault="00ED77F5" w:rsidP="00ED77F5">
      <w:pPr>
        <w:pStyle w:val="CommentText"/>
        <w:numPr>
          <w:ilvl w:val="0"/>
          <w:numId w:val="25"/>
        </w:numPr>
        <w:jc w:val="left"/>
      </w:pPr>
      <w:r>
        <w:t>Background of the broader topic that our research is focusing upon. Better to bring some statistics and all to show the motivation as well as the importance to work on this topic.</w:t>
      </w:r>
    </w:p>
    <w:p w14:paraId="78E03720" w14:textId="77777777" w:rsidR="00ED77F5" w:rsidRDefault="00ED77F5" w:rsidP="00ED77F5">
      <w:pPr>
        <w:pStyle w:val="CommentText"/>
        <w:numPr>
          <w:ilvl w:val="0"/>
          <w:numId w:val="25"/>
        </w:numPr>
        <w:jc w:val="left"/>
      </w:pPr>
      <w:r>
        <w:t>Within the broader area, what is the specific aspect that this study is focusing upon and why is it important to focus on this specific area.</w:t>
      </w:r>
    </w:p>
    <w:p w14:paraId="4CAFB8F7" w14:textId="77777777" w:rsidR="00ED77F5" w:rsidRDefault="00ED77F5" w:rsidP="00ED77F5">
      <w:pPr>
        <w:pStyle w:val="CommentText"/>
        <w:numPr>
          <w:ilvl w:val="0"/>
          <w:numId w:val="25"/>
        </w:numPr>
        <w:jc w:val="left"/>
      </w:pPr>
      <w:r>
        <w:t>What are the existing work available on this specific topic and what is lacking in all those existing studies</w:t>
      </w:r>
    </w:p>
    <w:p w14:paraId="0C57BCC4" w14:textId="77777777" w:rsidR="00ED77F5" w:rsidRDefault="00ED77F5" w:rsidP="00ED77F5">
      <w:pPr>
        <w:pStyle w:val="CommentText"/>
        <w:numPr>
          <w:ilvl w:val="0"/>
          <w:numId w:val="25"/>
        </w:numPr>
        <w:jc w:val="left"/>
      </w:pPr>
      <w:r>
        <w:t>Why addressing that gap is important</w:t>
      </w:r>
    </w:p>
    <w:p w14:paraId="1CF1674C" w14:textId="77777777" w:rsidR="00ED77F5" w:rsidRDefault="00ED77F5" w:rsidP="00ED77F5">
      <w:pPr>
        <w:pStyle w:val="CommentText"/>
        <w:numPr>
          <w:ilvl w:val="0"/>
          <w:numId w:val="25"/>
        </w:numPr>
        <w:jc w:val="left"/>
      </w:pPr>
      <w:r>
        <w:t>How this present study is aiming to address the above mentioned gap and what is the methodology followed</w:t>
      </w:r>
    </w:p>
    <w:p w14:paraId="74149C02" w14:textId="77777777" w:rsidR="00ED77F5" w:rsidRDefault="00ED77F5" w:rsidP="00ED77F5">
      <w:pPr>
        <w:pStyle w:val="CommentText"/>
        <w:numPr>
          <w:ilvl w:val="0"/>
          <w:numId w:val="25"/>
        </w:numPr>
        <w:jc w:val="left"/>
      </w:pPr>
      <w:r>
        <w:t>What are the contribution of this study</w:t>
      </w:r>
    </w:p>
    <w:p w14:paraId="55B1EAEB" w14:textId="77777777" w:rsidR="00ED77F5" w:rsidRDefault="00ED77F5" w:rsidP="00ED77F5">
      <w:pPr>
        <w:pStyle w:val="CommentText"/>
        <w:numPr>
          <w:ilvl w:val="0"/>
          <w:numId w:val="25"/>
        </w:numPr>
        <w:jc w:val="left"/>
      </w:pPr>
      <w:r>
        <w:t>What are the key findings or results obtained</w:t>
      </w:r>
    </w:p>
    <w:p w14:paraId="6DC23552" w14:textId="77777777" w:rsidR="00ED77F5" w:rsidRDefault="00ED77F5" w:rsidP="00ED77F5">
      <w:pPr>
        <w:pStyle w:val="CommentText"/>
        <w:numPr>
          <w:ilvl w:val="0"/>
          <w:numId w:val="25"/>
        </w:numPr>
        <w:jc w:val="left"/>
      </w:pPr>
      <w:r>
        <w:t>Structure of the paper.</w:t>
      </w:r>
    </w:p>
  </w:comment>
  <w:comment w:id="2" w:author="Prof. Ramesh Krishnan" w:date="2024-10-18T16:18:00Z" w:initials="u">
    <w:p w14:paraId="6A43F5B8" w14:textId="557B5C30" w:rsidR="00397ACD" w:rsidRDefault="00397ACD" w:rsidP="00397ACD">
      <w:pPr>
        <w:pStyle w:val="CommentText"/>
        <w:jc w:val="left"/>
      </w:pPr>
      <w:r>
        <w:rPr>
          <w:rStyle w:val="CommentReference"/>
        </w:rPr>
        <w:annotationRef/>
      </w:r>
      <w:r>
        <w:t>Citation is needed for this statement.</w:t>
      </w:r>
    </w:p>
  </w:comment>
  <w:comment w:id="3" w:author="Prof. Ramesh Krishnan" w:date="2024-10-18T16:18:00Z" w:initials="u">
    <w:p w14:paraId="6884F227" w14:textId="77777777" w:rsidR="001C1AB6" w:rsidRDefault="001C1AB6" w:rsidP="001C1AB6">
      <w:pPr>
        <w:pStyle w:val="CommentText"/>
        <w:jc w:val="left"/>
      </w:pPr>
      <w:r>
        <w:rPr>
          <w:rStyle w:val="CommentReference"/>
        </w:rPr>
        <w:annotationRef/>
      </w:r>
      <w:r>
        <w:t>citation</w:t>
      </w:r>
    </w:p>
  </w:comment>
  <w:comment w:id="4" w:author="Prof. Ramesh Krishnan" w:date="2024-10-18T16:19:00Z" w:initials="u">
    <w:p w14:paraId="4385E0A0" w14:textId="77777777" w:rsidR="00852302" w:rsidRDefault="00852302" w:rsidP="00852302">
      <w:pPr>
        <w:pStyle w:val="CommentText"/>
        <w:jc w:val="left"/>
      </w:pPr>
      <w:r>
        <w:rPr>
          <w:rStyle w:val="CommentReference"/>
        </w:rPr>
        <w:annotationRef/>
      </w:r>
      <w:r>
        <w:t>We shouldn’t use the symbols in a formal writing.</w:t>
      </w:r>
    </w:p>
  </w:comment>
  <w:comment w:id="5" w:author="Prof. Ramesh Krishnan" w:date="2024-10-18T16:21:00Z" w:initials="u">
    <w:p w14:paraId="1F1BD7A8" w14:textId="77777777" w:rsidR="001C0958" w:rsidRDefault="001C0958" w:rsidP="001C0958">
      <w:pPr>
        <w:pStyle w:val="CommentText"/>
        <w:jc w:val="left"/>
      </w:pPr>
      <w:r>
        <w:rPr>
          <w:rStyle w:val="CommentReference"/>
        </w:rPr>
        <w:annotationRef/>
      </w:r>
      <w:r>
        <w:t>Provide citations. If possible present this in terms of $. Otherwise, it looks for 10% improvement only 1% is increase in revenue possible. This wouldn’t show/make the study that much viable.</w:t>
      </w:r>
    </w:p>
  </w:comment>
  <w:comment w:id="6" w:author="Prof. Ramesh Krishnan" w:date="2024-10-18T16:22:00Z" w:initials="u">
    <w:p w14:paraId="244C70B1" w14:textId="77777777" w:rsidR="009233DB" w:rsidRDefault="009233DB" w:rsidP="009233DB">
      <w:pPr>
        <w:pStyle w:val="CommentText"/>
        <w:jc w:val="left"/>
      </w:pPr>
      <w:r>
        <w:rPr>
          <w:rStyle w:val="CommentReference"/>
        </w:rPr>
        <w:annotationRef/>
      </w:r>
      <w:r>
        <w:t>Citation/ Evidence.</w:t>
      </w:r>
    </w:p>
  </w:comment>
  <w:comment w:id="19" w:author="Prof. Ramesh Krishnan" w:date="2024-10-18T16:33:00Z" w:initials="u">
    <w:p w14:paraId="1AE9E942" w14:textId="77777777" w:rsidR="009A43B6" w:rsidRDefault="009A43B6" w:rsidP="009A43B6">
      <w:pPr>
        <w:pStyle w:val="CommentText"/>
        <w:jc w:val="left"/>
      </w:pPr>
      <w:r>
        <w:rPr>
          <w:rStyle w:val="CommentReference"/>
        </w:rPr>
        <w:annotationRef/>
      </w:r>
      <w:r>
        <w:t>Cite this reference properly.</w:t>
      </w:r>
    </w:p>
  </w:comment>
  <w:comment w:id="20" w:author="Prof. Ramesh Krishnan" w:date="2024-10-18T16:36:00Z" w:initials="u">
    <w:p w14:paraId="37BFBE7F" w14:textId="77777777" w:rsidR="000348BF" w:rsidRDefault="000348BF" w:rsidP="000348BF">
      <w:pPr>
        <w:pStyle w:val="CommentText"/>
        <w:jc w:val="left"/>
      </w:pPr>
      <w:r>
        <w:rPr>
          <w:rStyle w:val="CommentReference"/>
        </w:rPr>
        <w:annotationRef/>
      </w:r>
      <w:r>
        <w:t>We are providing more elaboration about the first two steps but not for the remaining. Better to provide for all to give an overview of the process involved in each steps.</w:t>
      </w:r>
    </w:p>
  </w:comment>
  <w:comment w:id="22" w:author="Prof. Ramesh Krishnan" w:date="2024-10-18T16:34:00Z" w:initials="u">
    <w:p w14:paraId="7FAE2E57" w14:textId="74FF3388" w:rsidR="009D67B1" w:rsidRDefault="006C3392" w:rsidP="009D67B1">
      <w:pPr>
        <w:pStyle w:val="CommentText"/>
        <w:jc w:val="left"/>
      </w:pPr>
      <w:r>
        <w:rPr>
          <w:rStyle w:val="CommentReference"/>
        </w:rPr>
        <w:annotationRef/>
      </w:r>
      <w:r w:rsidR="009D67B1">
        <w:t>Can we write it as flight route instead of flight leg? Just to make it easier terminology</w:t>
      </w:r>
    </w:p>
  </w:comment>
  <w:comment w:id="24" w:author="Prof. Ramesh Krishnan" w:date="2024-10-18T16:35:00Z" w:initials="u">
    <w:p w14:paraId="21EA8E11" w14:textId="77777777" w:rsidR="009D67B1" w:rsidRDefault="009D67B1" w:rsidP="009D67B1">
      <w:pPr>
        <w:pStyle w:val="CommentText"/>
        <w:jc w:val="left"/>
      </w:pPr>
      <w:r>
        <w:rPr>
          <w:rStyle w:val="CommentReference"/>
        </w:rPr>
        <w:annotationRef/>
      </w:r>
      <w:r>
        <w:t>Meaning? No seat? Pls check this sentence.</w:t>
      </w:r>
    </w:p>
  </w:comment>
  <w:comment w:id="25" w:author="Prof. Ramesh Krishnan" w:date="2024-10-18T16:58:00Z" w:initials="u">
    <w:p w14:paraId="4FA7DCDF" w14:textId="77777777" w:rsidR="00512EB4" w:rsidRDefault="00512EB4" w:rsidP="00512EB4">
      <w:pPr>
        <w:pStyle w:val="CommentText"/>
        <w:jc w:val="left"/>
      </w:pPr>
      <w:r>
        <w:rPr>
          <w:rStyle w:val="CommentReference"/>
        </w:rPr>
        <w:annotationRef/>
      </w:r>
      <w:r>
        <w:t>Cite those paper at the end of this sentence</w:t>
      </w:r>
    </w:p>
  </w:comment>
  <w:comment w:id="26" w:author="Prof. Ramesh Krishnan" w:date="2024-10-25T16:44:00Z" w:initials="u">
    <w:p w14:paraId="4CDD4685" w14:textId="77777777" w:rsidR="00ED78F8" w:rsidRDefault="00ED78F8" w:rsidP="00ED78F8">
      <w:pPr>
        <w:pStyle w:val="CommentText"/>
        <w:jc w:val="left"/>
      </w:pPr>
      <w:r>
        <w:rPr>
          <w:rStyle w:val="CommentReference"/>
        </w:rPr>
        <w:annotationRef/>
      </w:r>
      <w:r>
        <w:t>Name a few.. What are the dependencies assumed and what is the problem because of that</w:t>
      </w:r>
    </w:p>
  </w:comment>
  <w:comment w:id="33" w:author="Prof. Ramesh Krishnan" w:date="2024-10-18T16:59:00Z" w:initials="u">
    <w:p w14:paraId="54644AF7" w14:textId="2C79700C" w:rsidR="002968E6" w:rsidRDefault="002968E6" w:rsidP="002968E6">
      <w:pPr>
        <w:pStyle w:val="CommentText"/>
        <w:jc w:val="left"/>
      </w:pPr>
      <w:r>
        <w:rPr>
          <w:rStyle w:val="CommentReference"/>
        </w:rPr>
        <w:annotationRef/>
      </w:r>
      <w:r>
        <w:t>What do we mean by cyclic schedule. We should elaborate further. WE should also explain what is the problem/drawback with such kind of approach.</w:t>
      </w:r>
    </w:p>
  </w:comment>
  <w:comment w:id="34" w:author="Prof. Ramesh Krishnan" w:date="2024-10-25T16:49:00Z" w:initials="u">
    <w:p w14:paraId="55646D01" w14:textId="77777777" w:rsidR="00511D19" w:rsidRDefault="00511D19" w:rsidP="00511D19">
      <w:pPr>
        <w:pStyle w:val="CommentText"/>
        <w:jc w:val="left"/>
      </w:pPr>
      <w:r>
        <w:rPr>
          <w:rStyle w:val="CommentReference"/>
        </w:rPr>
        <w:annotationRef/>
      </w:r>
      <w:r>
        <w:t xml:space="preserve">In this paragraph we are ending with what is the gap in the existing studies. The next paragraph should say what this study is aiming to address and how it is done and how this would help. </w:t>
      </w:r>
    </w:p>
  </w:comment>
  <w:comment w:id="37" w:author="Prof. Ramesh Krishnan" w:date="2024-10-25T16:51:00Z" w:initials="u">
    <w:p w14:paraId="48EC05C4" w14:textId="77777777" w:rsidR="006C5186" w:rsidRDefault="006C5186" w:rsidP="006C5186">
      <w:pPr>
        <w:pStyle w:val="CommentText"/>
        <w:jc w:val="left"/>
      </w:pPr>
      <w:r>
        <w:rPr>
          <w:rStyle w:val="CommentReference"/>
        </w:rPr>
        <w:annotationRef/>
      </w:r>
      <w:r>
        <w:t>This part of the sentence is not clear. Pls check.</w:t>
      </w:r>
    </w:p>
  </w:comment>
  <w:comment w:id="38" w:author="Prof. Ramesh Krishnan" w:date="2024-10-25T16:53:00Z" w:initials="u">
    <w:p w14:paraId="3024DA19" w14:textId="77777777" w:rsidR="003654BA" w:rsidRDefault="003654BA" w:rsidP="003654BA">
      <w:pPr>
        <w:pStyle w:val="CommentText"/>
        <w:jc w:val="left"/>
      </w:pPr>
      <w:r>
        <w:rPr>
          <w:rStyle w:val="CommentReference"/>
        </w:rPr>
        <w:annotationRef/>
      </w:r>
      <w:r>
        <w:t>Present one of the following schedule figure and cite the source details appropriately in the figure caption (name) itself. Also, give numbering to the figures and tables always and cross reference the same in the writeup before the table/figure.</w:t>
      </w:r>
    </w:p>
  </w:comment>
  <w:comment w:id="39" w:author="Prof. Ramesh Krishnan" w:date="2024-10-25T16:54:00Z" w:initials="u">
    <w:p w14:paraId="75EDBC35" w14:textId="77777777" w:rsidR="00377C9A" w:rsidRDefault="00377C9A" w:rsidP="00377C9A">
      <w:pPr>
        <w:pStyle w:val="CommentText"/>
        <w:jc w:val="left"/>
      </w:pPr>
      <w:r>
        <w:rPr>
          <w:rStyle w:val="CommentReference"/>
        </w:rPr>
        <w:annotationRef/>
      </w:r>
      <w:r>
        <w:t>If you are going to create a representative schedule, then no need to cite any source.</w:t>
      </w:r>
    </w:p>
  </w:comment>
  <w:comment w:id="40" w:author="Prof. Ramesh Krishnan" w:date="2024-10-25T16:55:00Z" w:initials="u">
    <w:p w14:paraId="06219636" w14:textId="77777777" w:rsidR="00E43640" w:rsidRDefault="00E43640" w:rsidP="00E43640">
      <w:pPr>
        <w:pStyle w:val="CommentText"/>
        <w:jc w:val="left"/>
      </w:pPr>
      <w:r>
        <w:rPr>
          <w:rStyle w:val="CommentReference"/>
        </w:rPr>
        <w:annotationRef/>
      </w:r>
      <w:r>
        <w:t>All these details should come in the initial part of introduction where we are explaining the different process. Not after narrowing down to the gaps statement.</w:t>
      </w:r>
    </w:p>
  </w:comment>
  <w:comment w:id="41" w:author="Prof. Ramesh Krishnan" w:date="2024-10-25T16:56:00Z" w:initials="u">
    <w:p w14:paraId="0F2691C6" w14:textId="77777777" w:rsidR="00CC564F" w:rsidRDefault="00CC564F" w:rsidP="00CC564F">
      <w:pPr>
        <w:pStyle w:val="CommentText"/>
        <w:jc w:val="left"/>
      </w:pPr>
      <w:r>
        <w:rPr>
          <w:rStyle w:val="CommentReference"/>
        </w:rPr>
        <w:annotationRef/>
      </w:r>
      <w:r>
        <w:t>Explanation has to be provided. We can’t expect the readers to understand what F1, F2, ACFT1, A Check and all indicating.</w:t>
      </w:r>
    </w:p>
  </w:comment>
  <w:comment w:id="43" w:author="Prof. Ramesh Krishnan" w:date="2024-10-25T16:56:00Z" w:initials="u">
    <w:p w14:paraId="0022AC76" w14:textId="77777777" w:rsidR="00C73295" w:rsidRDefault="00C73295" w:rsidP="00C73295">
      <w:pPr>
        <w:pStyle w:val="CommentText"/>
        <w:jc w:val="left"/>
      </w:pPr>
      <w:r>
        <w:rPr>
          <w:rStyle w:val="CommentReference"/>
        </w:rPr>
        <w:annotationRef/>
      </w:r>
      <w:r>
        <w:t>Same as previous comments. We shouldn’t present this at the end of the section and also we need to provide some explanations.</w:t>
      </w:r>
    </w:p>
  </w:comment>
  <w:comment w:id="314" w:author="Prof. Ramesh Krishnan" w:date="2024-10-25T17:04:00Z" w:initials="u">
    <w:p w14:paraId="4BF5C924" w14:textId="77777777" w:rsidR="00014D35" w:rsidRDefault="00AA2D64" w:rsidP="00014D35">
      <w:pPr>
        <w:pStyle w:val="CommentText"/>
        <w:jc w:val="left"/>
      </w:pPr>
      <w:r>
        <w:rPr>
          <w:rStyle w:val="CommentReference"/>
        </w:rPr>
        <w:annotationRef/>
      </w:r>
      <w:r w:rsidR="00014D35">
        <w:t>Citations pls. even from news article or websites, if not from academic literature.</w:t>
      </w:r>
    </w:p>
  </w:comment>
  <w:comment w:id="315" w:author="Prof. Ramesh Krishnan" w:date="2024-10-25T17:12:00Z" w:initials="u">
    <w:p w14:paraId="5338CAB7" w14:textId="77777777" w:rsidR="00E362E2" w:rsidRDefault="00E362E2" w:rsidP="00E362E2">
      <w:pPr>
        <w:pStyle w:val="CommentText"/>
        <w:jc w:val="left"/>
      </w:pPr>
      <w:r>
        <w:rPr>
          <w:rStyle w:val="CommentReference"/>
        </w:rPr>
        <w:annotationRef/>
      </w:r>
      <w:r>
        <w:t>Citation</w:t>
      </w:r>
    </w:p>
  </w:comment>
  <w:comment w:id="330" w:author="Prof. Ramesh Krishnan" w:date="2024-10-25T17:13:00Z" w:initials="u">
    <w:p w14:paraId="11E50C7B" w14:textId="77777777" w:rsidR="00C93D51" w:rsidRDefault="00C93D51" w:rsidP="00C93D51">
      <w:pPr>
        <w:pStyle w:val="CommentText"/>
        <w:jc w:val="left"/>
      </w:pPr>
      <w:r>
        <w:rPr>
          <w:rStyle w:val="CommentReference"/>
        </w:rPr>
        <w:annotationRef/>
      </w:r>
      <w:r>
        <w:t>Repetition of what is mentioned in the previous sentences.</w:t>
      </w:r>
    </w:p>
  </w:comment>
  <w:comment w:id="336" w:author="Prof. Ramesh Krishnan" w:date="2024-10-25T17:27:00Z" w:initials="u">
    <w:p w14:paraId="63C5F4BE" w14:textId="77777777" w:rsidR="00811A88" w:rsidRDefault="00811A88" w:rsidP="00811A88">
      <w:pPr>
        <w:pStyle w:val="CommentText"/>
        <w:jc w:val="left"/>
      </w:pPr>
      <w:r>
        <w:rPr>
          <w:rStyle w:val="CommentReference"/>
        </w:rPr>
        <w:annotationRef/>
      </w:r>
      <w:r>
        <w:t>Does this mean, this study is not going to create the schedule? Rather, we are going to take the existing schedules and the suggest only how to plan the maintenance of aircrafts within this schedule. Is it so?</w:t>
      </w:r>
    </w:p>
    <w:p w14:paraId="3C4B1489" w14:textId="77777777" w:rsidR="00811A88" w:rsidRDefault="00811A88" w:rsidP="00811A88">
      <w:pPr>
        <w:pStyle w:val="CommentText"/>
        <w:jc w:val="left"/>
      </w:pPr>
    </w:p>
    <w:p w14:paraId="275F9ABF" w14:textId="77777777" w:rsidR="00811A88" w:rsidRDefault="00811A88" w:rsidP="00811A88">
      <w:pPr>
        <w:pStyle w:val="CommentText"/>
        <w:jc w:val="left"/>
      </w:pPr>
    </w:p>
    <w:p w14:paraId="28BD5997" w14:textId="77777777" w:rsidR="00811A88" w:rsidRDefault="00811A88" w:rsidP="00811A88">
      <w:pPr>
        <w:pStyle w:val="CommentText"/>
        <w:jc w:val="left"/>
      </w:pPr>
      <w:r>
        <w:t>In the introduction, abstract and this section, we have to make it very clear about which phase of the schedule planning this study is focusing upon. Previously I think we were saying, we are going provide the schedule and here we are saying, we will use the existing schedule and then bring the aircraft to the right maintenance station. Please make it more explicit.</w:t>
      </w:r>
    </w:p>
  </w:comment>
  <w:comment w:id="339" w:author="Prof. Ramesh Krishnan" w:date="2024-10-25T17:35:00Z" w:initials="u">
    <w:p w14:paraId="49835BFF" w14:textId="77777777" w:rsidR="00092FD2" w:rsidRDefault="00092FD2" w:rsidP="00092FD2">
      <w:pPr>
        <w:pStyle w:val="CommentText"/>
        <w:jc w:val="left"/>
      </w:pPr>
      <w:r>
        <w:rPr>
          <w:rStyle w:val="CommentReference"/>
        </w:rPr>
        <w:annotationRef/>
      </w:r>
      <w:r>
        <w:t xml:space="preserve">We should make sure this study would be making this contribution at the end. To be ensured. </w:t>
      </w:r>
    </w:p>
  </w:comment>
  <w:comment w:id="342" w:author="Prof. Ramesh Krishnan" w:date="2024-10-25T17:36:00Z" w:initials="u">
    <w:p w14:paraId="231CFF9F" w14:textId="77777777" w:rsidR="000F57C7" w:rsidRDefault="000F57C7" w:rsidP="000F57C7">
      <w:pPr>
        <w:pStyle w:val="CommentText"/>
        <w:jc w:val="left"/>
      </w:pPr>
      <w:r>
        <w:rPr>
          <w:rStyle w:val="CommentReference"/>
        </w:rPr>
        <w:annotationRef/>
      </w:r>
      <w:r>
        <w:t>What is this referring to? Figure missing here!.</w:t>
      </w:r>
    </w:p>
  </w:comment>
  <w:comment w:id="344" w:author="Prof. Ramesh Krishnan" w:date="2024-10-25T17:37:00Z" w:initials="u">
    <w:p w14:paraId="1D3C1916" w14:textId="77777777" w:rsidR="003B2D8C" w:rsidRDefault="00210AFE" w:rsidP="003B2D8C">
      <w:pPr>
        <w:pStyle w:val="CommentText"/>
        <w:jc w:val="left"/>
      </w:pPr>
      <w:r>
        <w:rPr>
          <w:rStyle w:val="CommentReference"/>
        </w:rPr>
        <w:annotationRef/>
      </w:r>
      <w:r w:rsidR="003B2D8C">
        <w:t xml:space="preserve">Numberings are not required for these sub headings. </w:t>
      </w:r>
    </w:p>
    <w:p w14:paraId="259B1A3D" w14:textId="77777777" w:rsidR="003B2D8C" w:rsidRDefault="003B2D8C" w:rsidP="003B2D8C">
      <w:pPr>
        <w:pStyle w:val="CommentText"/>
        <w:jc w:val="left"/>
      </w:pPr>
    </w:p>
    <w:p w14:paraId="61269686" w14:textId="77777777" w:rsidR="003B2D8C" w:rsidRDefault="003B2D8C" w:rsidP="003B2D8C">
      <w:pPr>
        <w:pStyle w:val="CommentText"/>
        <w:jc w:val="left"/>
      </w:pPr>
      <w:r>
        <w:t>Always keep some good papers as a reference/benchmark and draft your paper. So that we can ensure these basic stuffs when we start drafting the first draft.</w:t>
      </w:r>
    </w:p>
  </w:comment>
  <w:comment w:id="976" w:author="Prof. Ramesh Krishnan" w:date="2024-10-25T17:43:00Z" w:initials="u">
    <w:p w14:paraId="70A4FCCA" w14:textId="77777777" w:rsidR="003668C0" w:rsidRDefault="008F3E33" w:rsidP="003668C0">
      <w:pPr>
        <w:pStyle w:val="CommentText"/>
        <w:jc w:val="left"/>
      </w:pPr>
      <w:r>
        <w:rPr>
          <w:rStyle w:val="CommentReference"/>
        </w:rPr>
        <w:annotationRef/>
      </w:r>
      <w:r w:rsidR="003668C0">
        <w:t xml:space="preserve">What do we mean by ground arc, arun? </w:t>
      </w:r>
    </w:p>
    <w:p w14:paraId="0482CC45" w14:textId="77777777" w:rsidR="003668C0" w:rsidRDefault="003668C0" w:rsidP="003668C0">
      <w:pPr>
        <w:pStyle w:val="CommentText"/>
        <w:jc w:val="left"/>
      </w:pPr>
    </w:p>
    <w:p w14:paraId="0677ECF4" w14:textId="77777777" w:rsidR="003668C0" w:rsidRDefault="003668C0" w:rsidP="003668C0">
      <w:pPr>
        <w:pStyle w:val="CommentText"/>
        <w:jc w:val="left"/>
      </w:pPr>
      <w:r>
        <w:t>What t, I, a are reffering to ? This also has to be listed under sets and indices.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7A319B" w15:done="0"/>
  <w15:commentEx w15:paraId="6DC23552" w15:done="0"/>
  <w15:commentEx w15:paraId="6A43F5B8" w15:done="0"/>
  <w15:commentEx w15:paraId="6884F227" w15:done="0"/>
  <w15:commentEx w15:paraId="4385E0A0" w15:done="0"/>
  <w15:commentEx w15:paraId="1F1BD7A8" w15:done="0"/>
  <w15:commentEx w15:paraId="244C70B1" w15:done="0"/>
  <w15:commentEx w15:paraId="1AE9E942" w15:done="0"/>
  <w15:commentEx w15:paraId="37BFBE7F" w15:done="0"/>
  <w15:commentEx w15:paraId="7FAE2E57" w15:done="0"/>
  <w15:commentEx w15:paraId="21EA8E11" w15:done="0"/>
  <w15:commentEx w15:paraId="4FA7DCDF" w15:done="0"/>
  <w15:commentEx w15:paraId="4CDD4685" w15:done="0"/>
  <w15:commentEx w15:paraId="54644AF7" w15:done="0"/>
  <w15:commentEx w15:paraId="55646D01" w15:done="0"/>
  <w15:commentEx w15:paraId="48EC05C4" w15:done="0"/>
  <w15:commentEx w15:paraId="3024DA19" w15:done="0"/>
  <w15:commentEx w15:paraId="75EDBC35" w15:paraIdParent="3024DA19" w15:done="0"/>
  <w15:commentEx w15:paraId="06219636" w15:done="0"/>
  <w15:commentEx w15:paraId="0F2691C6" w15:done="0"/>
  <w15:commentEx w15:paraId="0022AC76" w15:done="0"/>
  <w15:commentEx w15:paraId="4BF5C924" w15:done="0"/>
  <w15:commentEx w15:paraId="5338CAB7" w15:done="0"/>
  <w15:commentEx w15:paraId="11E50C7B" w15:done="0"/>
  <w15:commentEx w15:paraId="28BD5997" w15:done="0"/>
  <w15:commentEx w15:paraId="49835BFF" w15:done="0"/>
  <w15:commentEx w15:paraId="231CFF9F" w15:done="0"/>
  <w15:commentEx w15:paraId="61269686" w15:done="0"/>
  <w15:commentEx w15:paraId="0677EC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B19EF6" w16cex:dateUtc="2024-10-18T10:47:00Z"/>
  <w16cex:commentExtensible w16cex:durableId="16C2661B" w16cex:dateUtc="2024-10-25T11:27:00Z"/>
  <w16cex:commentExtensible w16cex:durableId="750D3654" w16cex:dateUtc="2024-10-18T10:48:00Z"/>
  <w16cex:commentExtensible w16cex:durableId="5A2EC6CE" w16cex:dateUtc="2024-10-18T10:48:00Z"/>
  <w16cex:commentExtensible w16cex:durableId="12510D22" w16cex:dateUtc="2024-10-18T10:49:00Z"/>
  <w16cex:commentExtensible w16cex:durableId="39638428" w16cex:dateUtc="2024-10-18T10:51:00Z"/>
  <w16cex:commentExtensible w16cex:durableId="18731F45" w16cex:dateUtc="2024-10-18T10:52:00Z"/>
  <w16cex:commentExtensible w16cex:durableId="4CDC510F" w16cex:dateUtc="2024-10-18T11:03:00Z"/>
  <w16cex:commentExtensible w16cex:durableId="62039E83" w16cex:dateUtc="2024-10-18T11:06:00Z"/>
  <w16cex:commentExtensible w16cex:durableId="5DC387CD" w16cex:dateUtc="2024-10-18T11:04:00Z">
    <w16cex:extLst>
      <w16:ext w16:uri="{CE6994B0-6A32-4C9F-8C6B-6E91EDA988CE}">
        <cr:reactions xmlns:cr="http://schemas.microsoft.com/office/comments/2020/reactions">
          <cr:reaction reactionType="1">
            <cr:reactionInfo dateUtc="2024-10-29T04:00:55Z">
              <cr:user userId="Arun PAPPALA" userProvider="None" userName="Arun PAPPALA"/>
            </cr:reactionInfo>
          </cr:reaction>
        </cr:reactions>
      </w16:ext>
    </w16cex:extLst>
  </w16cex:commentExtensible>
  <w16cex:commentExtensible w16cex:durableId="1903545D" w16cex:dateUtc="2024-10-18T11:05:00Z"/>
  <w16cex:commentExtensible w16cex:durableId="3297FCE6" w16cex:dateUtc="2024-10-18T11:28:00Z"/>
  <w16cex:commentExtensible w16cex:durableId="7DC24EB9" w16cex:dateUtc="2024-10-25T11:14:00Z"/>
  <w16cex:commentExtensible w16cex:durableId="165FE036" w16cex:dateUtc="2024-10-18T11:29:00Z"/>
  <w16cex:commentExtensible w16cex:durableId="121E3CC6" w16cex:dateUtc="2024-10-25T11:19:00Z"/>
  <w16cex:commentExtensible w16cex:durableId="3FEC3A59" w16cex:dateUtc="2024-10-25T11:21:00Z"/>
  <w16cex:commentExtensible w16cex:durableId="03A3B491" w16cex:dateUtc="2024-10-25T11:23:00Z"/>
  <w16cex:commentExtensible w16cex:durableId="27B530DA" w16cex:dateUtc="2024-10-25T11:24:00Z"/>
  <w16cex:commentExtensible w16cex:durableId="4BA61513" w16cex:dateUtc="2024-10-25T11:25:00Z"/>
  <w16cex:commentExtensible w16cex:durableId="586577B9" w16cex:dateUtc="2024-10-25T11:26:00Z"/>
  <w16cex:commentExtensible w16cex:durableId="0C0CB9A0" w16cex:dateUtc="2024-10-25T11:26:00Z"/>
  <w16cex:commentExtensible w16cex:durableId="0A7D982D" w16cex:dateUtc="2024-10-25T11:34:00Z"/>
  <w16cex:commentExtensible w16cex:durableId="38B30443" w16cex:dateUtc="2024-10-25T11:42:00Z"/>
  <w16cex:commentExtensible w16cex:durableId="78DA0DF6" w16cex:dateUtc="2024-10-25T11:43:00Z"/>
  <w16cex:commentExtensible w16cex:durableId="5A9581D7" w16cex:dateUtc="2024-10-25T11:57:00Z"/>
  <w16cex:commentExtensible w16cex:durableId="3F6DCC0C" w16cex:dateUtc="2024-10-25T12:05:00Z"/>
  <w16cex:commentExtensible w16cex:durableId="6855C7F9" w16cex:dateUtc="2024-10-25T12:06:00Z"/>
  <w16cex:commentExtensible w16cex:durableId="0B1CE141" w16cex:dateUtc="2024-10-25T12:07:00Z"/>
  <w16cex:commentExtensible w16cex:durableId="1D86E517" w16cex:dateUtc="2024-10-25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7A319B" w16cid:durableId="69B19EF6"/>
  <w16cid:commentId w16cid:paraId="6DC23552" w16cid:durableId="16C2661B"/>
  <w16cid:commentId w16cid:paraId="6A43F5B8" w16cid:durableId="750D3654"/>
  <w16cid:commentId w16cid:paraId="6884F227" w16cid:durableId="5A2EC6CE"/>
  <w16cid:commentId w16cid:paraId="4385E0A0" w16cid:durableId="12510D22"/>
  <w16cid:commentId w16cid:paraId="1F1BD7A8" w16cid:durableId="39638428"/>
  <w16cid:commentId w16cid:paraId="244C70B1" w16cid:durableId="18731F45"/>
  <w16cid:commentId w16cid:paraId="1AE9E942" w16cid:durableId="4CDC510F"/>
  <w16cid:commentId w16cid:paraId="37BFBE7F" w16cid:durableId="62039E83"/>
  <w16cid:commentId w16cid:paraId="7FAE2E57" w16cid:durableId="5DC387CD"/>
  <w16cid:commentId w16cid:paraId="21EA8E11" w16cid:durableId="1903545D"/>
  <w16cid:commentId w16cid:paraId="4FA7DCDF" w16cid:durableId="3297FCE6"/>
  <w16cid:commentId w16cid:paraId="4CDD4685" w16cid:durableId="7DC24EB9"/>
  <w16cid:commentId w16cid:paraId="54644AF7" w16cid:durableId="165FE036"/>
  <w16cid:commentId w16cid:paraId="55646D01" w16cid:durableId="121E3CC6"/>
  <w16cid:commentId w16cid:paraId="48EC05C4" w16cid:durableId="3FEC3A59"/>
  <w16cid:commentId w16cid:paraId="3024DA19" w16cid:durableId="03A3B491"/>
  <w16cid:commentId w16cid:paraId="75EDBC35" w16cid:durableId="27B530DA"/>
  <w16cid:commentId w16cid:paraId="06219636" w16cid:durableId="4BA61513"/>
  <w16cid:commentId w16cid:paraId="0F2691C6" w16cid:durableId="586577B9"/>
  <w16cid:commentId w16cid:paraId="0022AC76" w16cid:durableId="0C0CB9A0"/>
  <w16cid:commentId w16cid:paraId="4BF5C924" w16cid:durableId="0A7D982D"/>
  <w16cid:commentId w16cid:paraId="5338CAB7" w16cid:durableId="38B30443"/>
  <w16cid:commentId w16cid:paraId="11E50C7B" w16cid:durableId="78DA0DF6"/>
  <w16cid:commentId w16cid:paraId="28BD5997" w16cid:durableId="5A9581D7"/>
  <w16cid:commentId w16cid:paraId="49835BFF" w16cid:durableId="3F6DCC0C"/>
  <w16cid:commentId w16cid:paraId="231CFF9F" w16cid:durableId="6855C7F9"/>
  <w16cid:commentId w16cid:paraId="61269686" w16cid:durableId="0B1CE141"/>
  <w16cid:commentId w16cid:paraId="0677ECF4" w16cid:durableId="1D86E5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A014" w14:textId="77777777" w:rsidR="00094498" w:rsidRDefault="00094498" w:rsidP="0002761B">
      <w:r>
        <w:separator/>
      </w:r>
    </w:p>
  </w:endnote>
  <w:endnote w:type="continuationSeparator" w:id="0">
    <w:p w14:paraId="396F3ED3" w14:textId="77777777" w:rsidR="00094498" w:rsidRDefault="00094498" w:rsidP="00027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F030" w14:textId="77777777" w:rsidR="00094498" w:rsidRDefault="00094498" w:rsidP="0002761B">
      <w:r>
        <w:separator/>
      </w:r>
    </w:p>
  </w:footnote>
  <w:footnote w:type="continuationSeparator" w:id="0">
    <w:p w14:paraId="3D408D72" w14:textId="77777777" w:rsidR="00094498" w:rsidRDefault="00094498" w:rsidP="000276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145D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604199"/>
    <w:multiLevelType w:val="multilevel"/>
    <w:tmpl w:val="AFA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05DE1"/>
    <w:multiLevelType w:val="multilevel"/>
    <w:tmpl w:val="83F0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025C6"/>
    <w:multiLevelType w:val="multilevel"/>
    <w:tmpl w:val="C43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4DD0"/>
    <w:multiLevelType w:val="hybridMultilevel"/>
    <w:tmpl w:val="89D89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00B1D"/>
    <w:multiLevelType w:val="multilevel"/>
    <w:tmpl w:val="19BCB9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D26AC"/>
    <w:multiLevelType w:val="multilevel"/>
    <w:tmpl w:val="67AA7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49E0"/>
    <w:multiLevelType w:val="multilevel"/>
    <w:tmpl w:val="BC4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83712"/>
    <w:multiLevelType w:val="multilevel"/>
    <w:tmpl w:val="F85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2E39"/>
    <w:multiLevelType w:val="hybridMultilevel"/>
    <w:tmpl w:val="F9DAA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721E7"/>
    <w:multiLevelType w:val="multilevel"/>
    <w:tmpl w:val="C76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4378C"/>
    <w:multiLevelType w:val="multilevel"/>
    <w:tmpl w:val="6A8E2C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3785B4C"/>
    <w:multiLevelType w:val="multilevel"/>
    <w:tmpl w:val="9298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575A03"/>
    <w:multiLevelType w:val="multilevel"/>
    <w:tmpl w:val="B7B4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8516C"/>
    <w:multiLevelType w:val="multilevel"/>
    <w:tmpl w:val="BF1C22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6512F1E"/>
    <w:multiLevelType w:val="multilevel"/>
    <w:tmpl w:val="97B698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B3257BB"/>
    <w:multiLevelType w:val="multilevel"/>
    <w:tmpl w:val="B932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818D0"/>
    <w:multiLevelType w:val="multilevel"/>
    <w:tmpl w:val="92E839D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82A02"/>
    <w:multiLevelType w:val="multilevel"/>
    <w:tmpl w:val="726272D2"/>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5250D6"/>
    <w:multiLevelType w:val="hybridMultilevel"/>
    <w:tmpl w:val="E3780DCC"/>
    <w:lvl w:ilvl="0" w:tplc="A1BC248C">
      <w:start w:val="1"/>
      <w:numFmt w:val="bullet"/>
      <w:lvlText w:val=""/>
      <w:lvlJc w:val="left"/>
      <w:pPr>
        <w:ind w:left="1020" w:hanging="360"/>
      </w:pPr>
      <w:rPr>
        <w:rFonts w:ascii="Symbol" w:hAnsi="Symbol"/>
      </w:rPr>
    </w:lvl>
    <w:lvl w:ilvl="1" w:tplc="7DA2405A">
      <w:start w:val="1"/>
      <w:numFmt w:val="bullet"/>
      <w:lvlText w:val=""/>
      <w:lvlJc w:val="left"/>
      <w:pPr>
        <w:ind w:left="1020" w:hanging="360"/>
      </w:pPr>
      <w:rPr>
        <w:rFonts w:ascii="Symbol" w:hAnsi="Symbol"/>
      </w:rPr>
    </w:lvl>
    <w:lvl w:ilvl="2" w:tplc="3C62F230">
      <w:start w:val="1"/>
      <w:numFmt w:val="bullet"/>
      <w:lvlText w:val=""/>
      <w:lvlJc w:val="left"/>
      <w:pPr>
        <w:ind w:left="1020" w:hanging="360"/>
      </w:pPr>
      <w:rPr>
        <w:rFonts w:ascii="Symbol" w:hAnsi="Symbol"/>
      </w:rPr>
    </w:lvl>
    <w:lvl w:ilvl="3" w:tplc="C58C4932">
      <w:start w:val="1"/>
      <w:numFmt w:val="bullet"/>
      <w:lvlText w:val=""/>
      <w:lvlJc w:val="left"/>
      <w:pPr>
        <w:ind w:left="1020" w:hanging="360"/>
      </w:pPr>
      <w:rPr>
        <w:rFonts w:ascii="Symbol" w:hAnsi="Symbol"/>
      </w:rPr>
    </w:lvl>
    <w:lvl w:ilvl="4" w:tplc="60E466B6">
      <w:start w:val="1"/>
      <w:numFmt w:val="bullet"/>
      <w:lvlText w:val=""/>
      <w:lvlJc w:val="left"/>
      <w:pPr>
        <w:ind w:left="1020" w:hanging="360"/>
      </w:pPr>
      <w:rPr>
        <w:rFonts w:ascii="Symbol" w:hAnsi="Symbol"/>
      </w:rPr>
    </w:lvl>
    <w:lvl w:ilvl="5" w:tplc="CE763AA6">
      <w:start w:val="1"/>
      <w:numFmt w:val="bullet"/>
      <w:lvlText w:val=""/>
      <w:lvlJc w:val="left"/>
      <w:pPr>
        <w:ind w:left="1020" w:hanging="360"/>
      </w:pPr>
      <w:rPr>
        <w:rFonts w:ascii="Symbol" w:hAnsi="Symbol"/>
      </w:rPr>
    </w:lvl>
    <w:lvl w:ilvl="6" w:tplc="3F28370E">
      <w:start w:val="1"/>
      <w:numFmt w:val="bullet"/>
      <w:lvlText w:val=""/>
      <w:lvlJc w:val="left"/>
      <w:pPr>
        <w:ind w:left="1020" w:hanging="360"/>
      </w:pPr>
      <w:rPr>
        <w:rFonts w:ascii="Symbol" w:hAnsi="Symbol"/>
      </w:rPr>
    </w:lvl>
    <w:lvl w:ilvl="7" w:tplc="7E8C68A2">
      <w:start w:val="1"/>
      <w:numFmt w:val="bullet"/>
      <w:lvlText w:val=""/>
      <w:lvlJc w:val="left"/>
      <w:pPr>
        <w:ind w:left="1020" w:hanging="360"/>
      </w:pPr>
      <w:rPr>
        <w:rFonts w:ascii="Symbol" w:hAnsi="Symbol"/>
      </w:rPr>
    </w:lvl>
    <w:lvl w:ilvl="8" w:tplc="96469562">
      <w:start w:val="1"/>
      <w:numFmt w:val="bullet"/>
      <w:lvlText w:val=""/>
      <w:lvlJc w:val="left"/>
      <w:pPr>
        <w:ind w:left="1020" w:hanging="360"/>
      </w:pPr>
      <w:rPr>
        <w:rFonts w:ascii="Symbol" w:hAnsi="Symbol"/>
      </w:rPr>
    </w:lvl>
  </w:abstractNum>
  <w:abstractNum w:abstractNumId="20" w15:restartNumberingAfterBreak="0">
    <w:nsid w:val="406E0E2D"/>
    <w:multiLevelType w:val="multilevel"/>
    <w:tmpl w:val="0AC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D09DB"/>
    <w:multiLevelType w:val="multilevel"/>
    <w:tmpl w:val="92E2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8C373A"/>
    <w:multiLevelType w:val="multilevel"/>
    <w:tmpl w:val="D53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B5693"/>
    <w:multiLevelType w:val="multilevel"/>
    <w:tmpl w:val="01BE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F3B87"/>
    <w:multiLevelType w:val="multilevel"/>
    <w:tmpl w:val="B9C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244E9"/>
    <w:multiLevelType w:val="multilevel"/>
    <w:tmpl w:val="A6C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66A7A"/>
    <w:multiLevelType w:val="multilevel"/>
    <w:tmpl w:val="3CF6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411BD"/>
    <w:multiLevelType w:val="multilevel"/>
    <w:tmpl w:val="726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07059"/>
    <w:multiLevelType w:val="multilevel"/>
    <w:tmpl w:val="C53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D56AFE"/>
    <w:multiLevelType w:val="hybridMultilevel"/>
    <w:tmpl w:val="9D623378"/>
    <w:lvl w:ilvl="0" w:tplc="0E2C08DA">
      <w:start w:val="1"/>
      <w:numFmt w:val="decimal"/>
      <w:lvlText w:val="%1."/>
      <w:lvlJc w:val="left"/>
      <w:pPr>
        <w:ind w:left="1020" w:hanging="360"/>
      </w:pPr>
    </w:lvl>
    <w:lvl w:ilvl="1" w:tplc="E000FB36">
      <w:start w:val="1"/>
      <w:numFmt w:val="decimal"/>
      <w:lvlText w:val="%2."/>
      <w:lvlJc w:val="left"/>
      <w:pPr>
        <w:ind w:left="1020" w:hanging="360"/>
      </w:pPr>
    </w:lvl>
    <w:lvl w:ilvl="2" w:tplc="13EA71A8">
      <w:start w:val="1"/>
      <w:numFmt w:val="decimal"/>
      <w:lvlText w:val="%3."/>
      <w:lvlJc w:val="left"/>
      <w:pPr>
        <w:ind w:left="1020" w:hanging="360"/>
      </w:pPr>
    </w:lvl>
    <w:lvl w:ilvl="3" w:tplc="B5A651A6">
      <w:start w:val="1"/>
      <w:numFmt w:val="decimal"/>
      <w:lvlText w:val="%4."/>
      <w:lvlJc w:val="left"/>
      <w:pPr>
        <w:ind w:left="1020" w:hanging="360"/>
      </w:pPr>
    </w:lvl>
    <w:lvl w:ilvl="4" w:tplc="D660BE5C">
      <w:start w:val="1"/>
      <w:numFmt w:val="decimal"/>
      <w:lvlText w:val="%5."/>
      <w:lvlJc w:val="left"/>
      <w:pPr>
        <w:ind w:left="1020" w:hanging="360"/>
      </w:pPr>
    </w:lvl>
    <w:lvl w:ilvl="5" w:tplc="594AD286">
      <w:start w:val="1"/>
      <w:numFmt w:val="decimal"/>
      <w:lvlText w:val="%6."/>
      <w:lvlJc w:val="left"/>
      <w:pPr>
        <w:ind w:left="1020" w:hanging="360"/>
      </w:pPr>
    </w:lvl>
    <w:lvl w:ilvl="6" w:tplc="D9C049DC">
      <w:start w:val="1"/>
      <w:numFmt w:val="decimal"/>
      <w:lvlText w:val="%7."/>
      <w:lvlJc w:val="left"/>
      <w:pPr>
        <w:ind w:left="1020" w:hanging="360"/>
      </w:pPr>
    </w:lvl>
    <w:lvl w:ilvl="7" w:tplc="03E26300">
      <w:start w:val="1"/>
      <w:numFmt w:val="decimal"/>
      <w:lvlText w:val="%8."/>
      <w:lvlJc w:val="left"/>
      <w:pPr>
        <w:ind w:left="1020" w:hanging="360"/>
      </w:pPr>
    </w:lvl>
    <w:lvl w:ilvl="8" w:tplc="914C8DB2">
      <w:start w:val="1"/>
      <w:numFmt w:val="decimal"/>
      <w:lvlText w:val="%9."/>
      <w:lvlJc w:val="left"/>
      <w:pPr>
        <w:ind w:left="1020" w:hanging="360"/>
      </w:pPr>
    </w:lvl>
  </w:abstractNum>
  <w:abstractNum w:abstractNumId="30" w15:restartNumberingAfterBreak="0">
    <w:nsid w:val="7A251F37"/>
    <w:multiLevelType w:val="multilevel"/>
    <w:tmpl w:val="59D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73BED"/>
    <w:multiLevelType w:val="multilevel"/>
    <w:tmpl w:val="760C4A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53305291">
    <w:abstractNumId w:val="18"/>
  </w:num>
  <w:num w:numId="2" w16cid:durableId="607350271">
    <w:abstractNumId w:val="19"/>
  </w:num>
  <w:num w:numId="3" w16cid:durableId="1142891225">
    <w:abstractNumId w:val="12"/>
  </w:num>
  <w:num w:numId="4" w16cid:durableId="143744345">
    <w:abstractNumId w:val="8"/>
  </w:num>
  <w:num w:numId="5" w16cid:durableId="2142918633">
    <w:abstractNumId w:val="26"/>
  </w:num>
  <w:num w:numId="6" w16cid:durableId="549613452">
    <w:abstractNumId w:val="23"/>
  </w:num>
  <w:num w:numId="7" w16cid:durableId="1980374033">
    <w:abstractNumId w:val="16"/>
  </w:num>
  <w:num w:numId="8" w16cid:durableId="404424652">
    <w:abstractNumId w:val="27"/>
  </w:num>
  <w:num w:numId="9" w16cid:durableId="710036670">
    <w:abstractNumId w:val="21"/>
  </w:num>
  <w:num w:numId="10" w16cid:durableId="1365323344">
    <w:abstractNumId w:val="22"/>
  </w:num>
  <w:num w:numId="11" w16cid:durableId="667901744">
    <w:abstractNumId w:val="18"/>
  </w:num>
  <w:num w:numId="12" w16cid:durableId="2120566796">
    <w:abstractNumId w:val="4"/>
  </w:num>
  <w:num w:numId="13" w16cid:durableId="545456941">
    <w:abstractNumId w:val="5"/>
  </w:num>
  <w:num w:numId="14" w16cid:durableId="765268404">
    <w:abstractNumId w:val="2"/>
  </w:num>
  <w:num w:numId="15" w16cid:durableId="983973361">
    <w:abstractNumId w:val="9"/>
  </w:num>
  <w:num w:numId="16" w16cid:durableId="111749194">
    <w:abstractNumId w:val="17"/>
  </w:num>
  <w:num w:numId="17" w16cid:durableId="1530796851">
    <w:abstractNumId w:val="6"/>
  </w:num>
  <w:num w:numId="18" w16cid:durableId="1636060816">
    <w:abstractNumId w:val="15"/>
  </w:num>
  <w:num w:numId="19" w16cid:durableId="1598442023">
    <w:abstractNumId w:val="11"/>
  </w:num>
  <w:num w:numId="20" w16cid:durableId="456218100">
    <w:abstractNumId w:val="31"/>
  </w:num>
  <w:num w:numId="21" w16cid:durableId="326445672">
    <w:abstractNumId w:val="20"/>
  </w:num>
  <w:num w:numId="22" w16cid:durableId="37362422">
    <w:abstractNumId w:val="13"/>
  </w:num>
  <w:num w:numId="23" w16cid:durableId="559874585">
    <w:abstractNumId w:val="7"/>
  </w:num>
  <w:num w:numId="24" w16cid:durableId="278492646">
    <w:abstractNumId w:val="14"/>
  </w:num>
  <w:num w:numId="25" w16cid:durableId="854534928">
    <w:abstractNumId w:val="29"/>
  </w:num>
  <w:num w:numId="26" w16cid:durableId="1650091731">
    <w:abstractNumId w:val="24"/>
  </w:num>
  <w:num w:numId="27" w16cid:durableId="741755457">
    <w:abstractNumId w:val="0"/>
  </w:num>
  <w:num w:numId="28" w16cid:durableId="439180958">
    <w:abstractNumId w:val="10"/>
  </w:num>
  <w:num w:numId="29" w16cid:durableId="78600745">
    <w:abstractNumId w:val="25"/>
  </w:num>
  <w:num w:numId="30" w16cid:durableId="898323194">
    <w:abstractNumId w:val="1"/>
  </w:num>
  <w:num w:numId="31" w16cid:durableId="942032048">
    <w:abstractNumId w:val="3"/>
  </w:num>
  <w:num w:numId="32" w16cid:durableId="112675770">
    <w:abstractNumId w:val="30"/>
  </w:num>
  <w:num w:numId="33" w16cid:durableId="1165828440">
    <w:abstractNumId w:val="28"/>
  </w:num>
  <w:num w:numId="34" w16cid:durableId="684747228">
    <w:abstractNumId w:val="18"/>
  </w:num>
  <w:num w:numId="35" w16cid:durableId="1739088044">
    <w:abstractNumId w:val="18"/>
  </w:num>
  <w:num w:numId="36" w16cid:durableId="1716388917">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f. Ramesh Krishnan">
    <w15:presenceInfo w15:providerId="AD" w15:userId="S::ramesh.krishnan@iimk.ac.in::4288010e-3ae3-4b25-8eef-9c90882a6950"/>
  </w15:person>
  <w15:person w15:author="Arun PAPPALA">
    <w15:presenceInfo w15:providerId="None" w15:userId="Arun PAPPALA"/>
  </w15:person>
  <w15:person w15:author="arun kumar">
    <w15:presenceInfo w15:providerId="Windows Live" w15:userId="3bf209bfbd4d3a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0MbM0sjQ0Nrc0NjRV0lEKTi0uzszPAykwqQUA26FUjywAAAA="/>
  </w:docVars>
  <w:rsids>
    <w:rsidRoot w:val="006246A5"/>
    <w:rsid w:val="00011A22"/>
    <w:rsid w:val="00014D35"/>
    <w:rsid w:val="000157F2"/>
    <w:rsid w:val="00015B70"/>
    <w:rsid w:val="00017B91"/>
    <w:rsid w:val="00024C2F"/>
    <w:rsid w:val="0002761B"/>
    <w:rsid w:val="000328D6"/>
    <w:rsid w:val="000348BF"/>
    <w:rsid w:val="000440F4"/>
    <w:rsid w:val="00044B6C"/>
    <w:rsid w:val="00050391"/>
    <w:rsid w:val="00053DB2"/>
    <w:rsid w:val="00056D21"/>
    <w:rsid w:val="00064013"/>
    <w:rsid w:val="00065B93"/>
    <w:rsid w:val="00065D88"/>
    <w:rsid w:val="000865EC"/>
    <w:rsid w:val="00092FD2"/>
    <w:rsid w:val="00094498"/>
    <w:rsid w:val="000A1350"/>
    <w:rsid w:val="000A28B6"/>
    <w:rsid w:val="000A2EBC"/>
    <w:rsid w:val="000B0ED7"/>
    <w:rsid w:val="000B44BD"/>
    <w:rsid w:val="000B5F38"/>
    <w:rsid w:val="000B78C4"/>
    <w:rsid w:val="000B7E4F"/>
    <w:rsid w:val="000C0799"/>
    <w:rsid w:val="000C0D96"/>
    <w:rsid w:val="000C218E"/>
    <w:rsid w:val="000C73AB"/>
    <w:rsid w:val="000C79B2"/>
    <w:rsid w:val="000D3F17"/>
    <w:rsid w:val="000D5B09"/>
    <w:rsid w:val="000D60FD"/>
    <w:rsid w:val="000E1617"/>
    <w:rsid w:val="000E3A03"/>
    <w:rsid w:val="000E3B15"/>
    <w:rsid w:val="000F021C"/>
    <w:rsid w:val="000F2D76"/>
    <w:rsid w:val="000F4929"/>
    <w:rsid w:val="000F57C7"/>
    <w:rsid w:val="000F5BBB"/>
    <w:rsid w:val="001023E7"/>
    <w:rsid w:val="00102DF6"/>
    <w:rsid w:val="00105617"/>
    <w:rsid w:val="0010564D"/>
    <w:rsid w:val="00106BEE"/>
    <w:rsid w:val="00111AF5"/>
    <w:rsid w:val="001122D0"/>
    <w:rsid w:val="0011651C"/>
    <w:rsid w:val="00117704"/>
    <w:rsid w:val="00121F24"/>
    <w:rsid w:val="0012437B"/>
    <w:rsid w:val="00133236"/>
    <w:rsid w:val="00133D7A"/>
    <w:rsid w:val="001359FD"/>
    <w:rsid w:val="001429FF"/>
    <w:rsid w:val="00142A5A"/>
    <w:rsid w:val="001440A6"/>
    <w:rsid w:val="0015155F"/>
    <w:rsid w:val="00155620"/>
    <w:rsid w:val="0015747E"/>
    <w:rsid w:val="00157C38"/>
    <w:rsid w:val="00160895"/>
    <w:rsid w:val="00161B8C"/>
    <w:rsid w:val="00161D92"/>
    <w:rsid w:val="001755A1"/>
    <w:rsid w:val="00183551"/>
    <w:rsid w:val="001927B0"/>
    <w:rsid w:val="001937BE"/>
    <w:rsid w:val="00195308"/>
    <w:rsid w:val="001A17B0"/>
    <w:rsid w:val="001A43CE"/>
    <w:rsid w:val="001A49C2"/>
    <w:rsid w:val="001A4C54"/>
    <w:rsid w:val="001A5BB2"/>
    <w:rsid w:val="001B36A5"/>
    <w:rsid w:val="001B5E4E"/>
    <w:rsid w:val="001B78B7"/>
    <w:rsid w:val="001C0958"/>
    <w:rsid w:val="001C1AB6"/>
    <w:rsid w:val="001C2937"/>
    <w:rsid w:val="001C4751"/>
    <w:rsid w:val="001D7B95"/>
    <w:rsid w:val="001E0A1D"/>
    <w:rsid w:val="001E19ED"/>
    <w:rsid w:val="001E2140"/>
    <w:rsid w:val="001E33AF"/>
    <w:rsid w:val="001E3C63"/>
    <w:rsid w:val="001E631D"/>
    <w:rsid w:val="001E6E89"/>
    <w:rsid w:val="001F0FF9"/>
    <w:rsid w:val="001F53CA"/>
    <w:rsid w:val="001F6490"/>
    <w:rsid w:val="001F7C75"/>
    <w:rsid w:val="00203709"/>
    <w:rsid w:val="00210AFE"/>
    <w:rsid w:val="002112E5"/>
    <w:rsid w:val="0021266B"/>
    <w:rsid w:val="002132F3"/>
    <w:rsid w:val="002203FE"/>
    <w:rsid w:val="00227A76"/>
    <w:rsid w:val="002301B9"/>
    <w:rsid w:val="00231D6C"/>
    <w:rsid w:val="00232767"/>
    <w:rsid w:val="00244070"/>
    <w:rsid w:val="00244598"/>
    <w:rsid w:val="00255A11"/>
    <w:rsid w:val="00260D10"/>
    <w:rsid w:val="00265396"/>
    <w:rsid w:val="00272203"/>
    <w:rsid w:val="00276333"/>
    <w:rsid w:val="00276824"/>
    <w:rsid w:val="00276C95"/>
    <w:rsid w:val="002805E7"/>
    <w:rsid w:val="002813E0"/>
    <w:rsid w:val="00283EC5"/>
    <w:rsid w:val="0028523A"/>
    <w:rsid w:val="00290F9D"/>
    <w:rsid w:val="0029543F"/>
    <w:rsid w:val="002968E6"/>
    <w:rsid w:val="002977FD"/>
    <w:rsid w:val="002A0D2B"/>
    <w:rsid w:val="002A324F"/>
    <w:rsid w:val="002A382C"/>
    <w:rsid w:val="002A57EF"/>
    <w:rsid w:val="002A5816"/>
    <w:rsid w:val="002B4503"/>
    <w:rsid w:val="002B4EEA"/>
    <w:rsid w:val="002C17FF"/>
    <w:rsid w:val="002C1E52"/>
    <w:rsid w:val="002C333A"/>
    <w:rsid w:val="002C7383"/>
    <w:rsid w:val="002D09A8"/>
    <w:rsid w:val="002E3C75"/>
    <w:rsid w:val="002E60D1"/>
    <w:rsid w:val="002E6A0A"/>
    <w:rsid w:val="002F060E"/>
    <w:rsid w:val="002F5732"/>
    <w:rsid w:val="00311D01"/>
    <w:rsid w:val="003120D7"/>
    <w:rsid w:val="00313280"/>
    <w:rsid w:val="00315465"/>
    <w:rsid w:val="00316539"/>
    <w:rsid w:val="00327330"/>
    <w:rsid w:val="00327B41"/>
    <w:rsid w:val="00336591"/>
    <w:rsid w:val="003374A1"/>
    <w:rsid w:val="00342893"/>
    <w:rsid w:val="00346275"/>
    <w:rsid w:val="00351444"/>
    <w:rsid w:val="00356921"/>
    <w:rsid w:val="003648D9"/>
    <w:rsid w:val="003654BA"/>
    <w:rsid w:val="003668C0"/>
    <w:rsid w:val="0037052F"/>
    <w:rsid w:val="003717D6"/>
    <w:rsid w:val="00372581"/>
    <w:rsid w:val="00372D35"/>
    <w:rsid w:val="00377C9A"/>
    <w:rsid w:val="0038120F"/>
    <w:rsid w:val="003830E4"/>
    <w:rsid w:val="00387A0B"/>
    <w:rsid w:val="00394366"/>
    <w:rsid w:val="003960F6"/>
    <w:rsid w:val="00397ACD"/>
    <w:rsid w:val="003A0676"/>
    <w:rsid w:val="003A5452"/>
    <w:rsid w:val="003B2D8C"/>
    <w:rsid w:val="003B3800"/>
    <w:rsid w:val="003B54A9"/>
    <w:rsid w:val="003C726E"/>
    <w:rsid w:val="003D3AF0"/>
    <w:rsid w:val="003D40A6"/>
    <w:rsid w:val="003E0263"/>
    <w:rsid w:val="003E6A04"/>
    <w:rsid w:val="003F0674"/>
    <w:rsid w:val="003F076B"/>
    <w:rsid w:val="003F0DF9"/>
    <w:rsid w:val="003F2DF8"/>
    <w:rsid w:val="00407613"/>
    <w:rsid w:val="00411998"/>
    <w:rsid w:val="00414BF8"/>
    <w:rsid w:val="00420981"/>
    <w:rsid w:val="00421447"/>
    <w:rsid w:val="00432723"/>
    <w:rsid w:val="0044014D"/>
    <w:rsid w:val="00441392"/>
    <w:rsid w:val="00445418"/>
    <w:rsid w:val="0044782C"/>
    <w:rsid w:val="004502F8"/>
    <w:rsid w:val="00452519"/>
    <w:rsid w:val="004633A4"/>
    <w:rsid w:val="0046344A"/>
    <w:rsid w:val="00463AA7"/>
    <w:rsid w:val="004740B6"/>
    <w:rsid w:val="004745E1"/>
    <w:rsid w:val="00477F93"/>
    <w:rsid w:val="00494860"/>
    <w:rsid w:val="004953D5"/>
    <w:rsid w:val="004A6057"/>
    <w:rsid w:val="004A64E1"/>
    <w:rsid w:val="004B4C56"/>
    <w:rsid w:val="004C0CA7"/>
    <w:rsid w:val="004C15EA"/>
    <w:rsid w:val="004C54CA"/>
    <w:rsid w:val="004C62C7"/>
    <w:rsid w:val="004C69AA"/>
    <w:rsid w:val="004D1E17"/>
    <w:rsid w:val="004D31AC"/>
    <w:rsid w:val="004E3501"/>
    <w:rsid w:val="004E4E0C"/>
    <w:rsid w:val="004F3921"/>
    <w:rsid w:val="004F6FFF"/>
    <w:rsid w:val="004F7226"/>
    <w:rsid w:val="00500961"/>
    <w:rsid w:val="00502479"/>
    <w:rsid w:val="005038A4"/>
    <w:rsid w:val="00506FBB"/>
    <w:rsid w:val="00507A7C"/>
    <w:rsid w:val="00511D19"/>
    <w:rsid w:val="00512EB4"/>
    <w:rsid w:val="00513757"/>
    <w:rsid w:val="00513BA8"/>
    <w:rsid w:val="005323A4"/>
    <w:rsid w:val="00542BEA"/>
    <w:rsid w:val="00545C33"/>
    <w:rsid w:val="005476BE"/>
    <w:rsid w:val="005548FD"/>
    <w:rsid w:val="00556669"/>
    <w:rsid w:val="00556702"/>
    <w:rsid w:val="005624D8"/>
    <w:rsid w:val="005628F3"/>
    <w:rsid w:val="00562CF2"/>
    <w:rsid w:val="00565E95"/>
    <w:rsid w:val="00570CBC"/>
    <w:rsid w:val="0057241B"/>
    <w:rsid w:val="0057644A"/>
    <w:rsid w:val="00580971"/>
    <w:rsid w:val="00581B5C"/>
    <w:rsid w:val="0059061B"/>
    <w:rsid w:val="005920BA"/>
    <w:rsid w:val="005926CD"/>
    <w:rsid w:val="00593006"/>
    <w:rsid w:val="00594AE8"/>
    <w:rsid w:val="005A23F4"/>
    <w:rsid w:val="005A55CD"/>
    <w:rsid w:val="005B350A"/>
    <w:rsid w:val="005B3F20"/>
    <w:rsid w:val="005B4012"/>
    <w:rsid w:val="005B5E96"/>
    <w:rsid w:val="005B6769"/>
    <w:rsid w:val="005B6FEF"/>
    <w:rsid w:val="005B7D4E"/>
    <w:rsid w:val="005C09F0"/>
    <w:rsid w:val="005C337B"/>
    <w:rsid w:val="005C4797"/>
    <w:rsid w:val="005C6683"/>
    <w:rsid w:val="005D69FC"/>
    <w:rsid w:val="005D704C"/>
    <w:rsid w:val="005E1E76"/>
    <w:rsid w:val="005E4099"/>
    <w:rsid w:val="005F6015"/>
    <w:rsid w:val="00600153"/>
    <w:rsid w:val="00605675"/>
    <w:rsid w:val="006246A5"/>
    <w:rsid w:val="006320CD"/>
    <w:rsid w:val="00632B42"/>
    <w:rsid w:val="006337FF"/>
    <w:rsid w:val="00634A32"/>
    <w:rsid w:val="00635A35"/>
    <w:rsid w:val="00635E4A"/>
    <w:rsid w:val="00636A4A"/>
    <w:rsid w:val="0064215B"/>
    <w:rsid w:val="0064487C"/>
    <w:rsid w:val="006470DA"/>
    <w:rsid w:val="0064793C"/>
    <w:rsid w:val="00651A39"/>
    <w:rsid w:val="00663F90"/>
    <w:rsid w:val="006729C4"/>
    <w:rsid w:val="0067478B"/>
    <w:rsid w:val="00675767"/>
    <w:rsid w:val="006776C1"/>
    <w:rsid w:val="00681EE0"/>
    <w:rsid w:val="0068329F"/>
    <w:rsid w:val="00690722"/>
    <w:rsid w:val="0069094E"/>
    <w:rsid w:val="0069217A"/>
    <w:rsid w:val="006A37C7"/>
    <w:rsid w:val="006A7646"/>
    <w:rsid w:val="006B007B"/>
    <w:rsid w:val="006B0A9E"/>
    <w:rsid w:val="006B0B73"/>
    <w:rsid w:val="006B4A54"/>
    <w:rsid w:val="006B731D"/>
    <w:rsid w:val="006C086A"/>
    <w:rsid w:val="006C3392"/>
    <w:rsid w:val="006C5186"/>
    <w:rsid w:val="006C6BEA"/>
    <w:rsid w:val="006D3C0D"/>
    <w:rsid w:val="006E1A48"/>
    <w:rsid w:val="006E4925"/>
    <w:rsid w:val="006E5BA6"/>
    <w:rsid w:val="006E6C05"/>
    <w:rsid w:val="006E7A45"/>
    <w:rsid w:val="006F619C"/>
    <w:rsid w:val="006F71E6"/>
    <w:rsid w:val="006F77EB"/>
    <w:rsid w:val="00703AB1"/>
    <w:rsid w:val="00714CA0"/>
    <w:rsid w:val="0071745D"/>
    <w:rsid w:val="0071781D"/>
    <w:rsid w:val="0072090F"/>
    <w:rsid w:val="00721529"/>
    <w:rsid w:val="007303FA"/>
    <w:rsid w:val="00734B9A"/>
    <w:rsid w:val="007358C3"/>
    <w:rsid w:val="00741EA0"/>
    <w:rsid w:val="00743602"/>
    <w:rsid w:val="00744FA2"/>
    <w:rsid w:val="00755481"/>
    <w:rsid w:val="007559F5"/>
    <w:rsid w:val="007600D5"/>
    <w:rsid w:val="007635B2"/>
    <w:rsid w:val="00774D1A"/>
    <w:rsid w:val="007750B1"/>
    <w:rsid w:val="00777309"/>
    <w:rsid w:val="00794D34"/>
    <w:rsid w:val="00795B57"/>
    <w:rsid w:val="00796B4B"/>
    <w:rsid w:val="007A0E12"/>
    <w:rsid w:val="007A11C9"/>
    <w:rsid w:val="007A4DE5"/>
    <w:rsid w:val="007A6173"/>
    <w:rsid w:val="007A750E"/>
    <w:rsid w:val="007A758B"/>
    <w:rsid w:val="007B0398"/>
    <w:rsid w:val="007B24E9"/>
    <w:rsid w:val="007B621F"/>
    <w:rsid w:val="007B683B"/>
    <w:rsid w:val="007B7799"/>
    <w:rsid w:val="007C316A"/>
    <w:rsid w:val="007C3272"/>
    <w:rsid w:val="007C3C0C"/>
    <w:rsid w:val="007C43E0"/>
    <w:rsid w:val="007C6E80"/>
    <w:rsid w:val="007D0C1E"/>
    <w:rsid w:val="007D7F9D"/>
    <w:rsid w:val="007E6F70"/>
    <w:rsid w:val="007F14A6"/>
    <w:rsid w:val="007F1AC8"/>
    <w:rsid w:val="007F5A95"/>
    <w:rsid w:val="008001CA"/>
    <w:rsid w:val="00802148"/>
    <w:rsid w:val="00802C08"/>
    <w:rsid w:val="00803758"/>
    <w:rsid w:val="008050BA"/>
    <w:rsid w:val="008071E7"/>
    <w:rsid w:val="00811959"/>
    <w:rsid w:val="00811A88"/>
    <w:rsid w:val="00813605"/>
    <w:rsid w:val="008232E3"/>
    <w:rsid w:val="00827F76"/>
    <w:rsid w:val="00832EE0"/>
    <w:rsid w:val="00834B85"/>
    <w:rsid w:val="00843623"/>
    <w:rsid w:val="00847176"/>
    <w:rsid w:val="00852302"/>
    <w:rsid w:val="008540C8"/>
    <w:rsid w:val="00854F0C"/>
    <w:rsid w:val="00857908"/>
    <w:rsid w:val="00860DC2"/>
    <w:rsid w:val="00873942"/>
    <w:rsid w:val="0087650D"/>
    <w:rsid w:val="00881455"/>
    <w:rsid w:val="00882F65"/>
    <w:rsid w:val="00882FE7"/>
    <w:rsid w:val="00884CC3"/>
    <w:rsid w:val="00892D41"/>
    <w:rsid w:val="008965FB"/>
    <w:rsid w:val="008A08E5"/>
    <w:rsid w:val="008A2E3D"/>
    <w:rsid w:val="008A48F6"/>
    <w:rsid w:val="008B7EC3"/>
    <w:rsid w:val="008C0EF0"/>
    <w:rsid w:val="008C40F2"/>
    <w:rsid w:val="008C51DB"/>
    <w:rsid w:val="008D13E2"/>
    <w:rsid w:val="008D1C18"/>
    <w:rsid w:val="008D1CB8"/>
    <w:rsid w:val="008D1FEB"/>
    <w:rsid w:val="008D26D4"/>
    <w:rsid w:val="008D3430"/>
    <w:rsid w:val="008D36FA"/>
    <w:rsid w:val="008D41DF"/>
    <w:rsid w:val="008D41F7"/>
    <w:rsid w:val="008D7224"/>
    <w:rsid w:val="008D7B9D"/>
    <w:rsid w:val="008E1384"/>
    <w:rsid w:val="008E3CC5"/>
    <w:rsid w:val="008E527C"/>
    <w:rsid w:val="008E6502"/>
    <w:rsid w:val="008F3D42"/>
    <w:rsid w:val="008F3E33"/>
    <w:rsid w:val="008F7F09"/>
    <w:rsid w:val="00900899"/>
    <w:rsid w:val="009028D8"/>
    <w:rsid w:val="009034D6"/>
    <w:rsid w:val="00903F74"/>
    <w:rsid w:val="009063A4"/>
    <w:rsid w:val="009159A5"/>
    <w:rsid w:val="009169A3"/>
    <w:rsid w:val="00920151"/>
    <w:rsid w:val="009212F1"/>
    <w:rsid w:val="00921D9B"/>
    <w:rsid w:val="009233DB"/>
    <w:rsid w:val="0093235F"/>
    <w:rsid w:val="00937437"/>
    <w:rsid w:val="009441F6"/>
    <w:rsid w:val="009455D8"/>
    <w:rsid w:val="009515D5"/>
    <w:rsid w:val="00952BBE"/>
    <w:rsid w:val="00953A95"/>
    <w:rsid w:val="0095418B"/>
    <w:rsid w:val="009604AC"/>
    <w:rsid w:val="00962522"/>
    <w:rsid w:val="00965FBA"/>
    <w:rsid w:val="0096720F"/>
    <w:rsid w:val="00980985"/>
    <w:rsid w:val="009809B9"/>
    <w:rsid w:val="00981903"/>
    <w:rsid w:val="00983813"/>
    <w:rsid w:val="00990752"/>
    <w:rsid w:val="00990CE9"/>
    <w:rsid w:val="00990E98"/>
    <w:rsid w:val="009A43B6"/>
    <w:rsid w:val="009B08F2"/>
    <w:rsid w:val="009C260C"/>
    <w:rsid w:val="009D1C2E"/>
    <w:rsid w:val="009D30CB"/>
    <w:rsid w:val="009D67B1"/>
    <w:rsid w:val="009D70E5"/>
    <w:rsid w:val="009E106E"/>
    <w:rsid w:val="009E734B"/>
    <w:rsid w:val="009E7793"/>
    <w:rsid w:val="009F20FE"/>
    <w:rsid w:val="009F47E0"/>
    <w:rsid w:val="00A04471"/>
    <w:rsid w:val="00A06931"/>
    <w:rsid w:val="00A07F01"/>
    <w:rsid w:val="00A151AD"/>
    <w:rsid w:val="00A20B00"/>
    <w:rsid w:val="00A25C19"/>
    <w:rsid w:val="00A31E9B"/>
    <w:rsid w:val="00A32D11"/>
    <w:rsid w:val="00A35126"/>
    <w:rsid w:val="00A35F98"/>
    <w:rsid w:val="00A36AAE"/>
    <w:rsid w:val="00A37900"/>
    <w:rsid w:val="00A45DE8"/>
    <w:rsid w:val="00A51036"/>
    <w:rsid w:val="00A550BE"/>
    <w:rsid w:val="00A56113"/>
    <w:rsid w:val="00A56DFA"/>
    <w:rsid w:val="00A600E4"/>
    <w:rsid w:val="00A60F3F"/>
    <w:rsid w:val="00A61885"/>
    <w:rsid w:val="00A61C71"/>
    <w:rsid w:val="00A64059"/>
    <w:rsid w:val="00A66361"/>
    <w:rsid w:val="00A70F23"/>
    <w:rsid w:val="00A71EE1"/>
    <w:rsid w:val="00A853B8"/>
    <w:rsid w:val="00A85971"/>
    <w:rsid w:val="00A90027"/>
    <w:rsid w:val="00A955BF"/>
    <w:rsid w:val="00A97931"/>
    <w:rsid w:val="00AA08C4"/>
    <w:rsid w:val="00AA0CEE"/>
    <w:rsid w:val="00AA2D64"/>
    <w:rsid w:val="00AA3AD5"/>
    <w:rsid w:val="00AA6BBB"/>
    <w:rsid w:val="00AB0F2A"/>
    <w:rsid w:val="00AB1954"/>
    <w:rsid w:val="00AB7D30"/>
    <w:rsid w:val="00AC0130"/>
    <w:rsid w:val="00AC14B8"/>
    <w:rsid w:val="00AC2347"/>
    <w:rsid w:val="00AC33CE"/>
    <w:rsid w:val="00AC40EC"/>
    <w:rsid w:val="00AC516B"/>
    <w:rsid w:val="00AD183B"/>
    <w:rsid w:val="00AE0D23"/>
    <w:rsid w:val="00AE3B8E"/>
    <w:rsid w:val="00AF0AEF"/>
    <w:rsid w:val="00AF53BF"/>
    <w:rsid w:val="00AF5746"/>
    <w:rsid w:val="00AF74BF"/>
    <w:rsid w:val="00AF7625"/>
    <w:rsid w:val="00B078F3"/>
    <w:rsid w:val="00B101C0"/>
    <w:rsid w:val="00B105CE"/>
    <w:rsid w:val="00B128C9"/>
    <w:rsid w:val="00B12E93"/>
    <w:rsid w:val="00B176D9"/>
    <w:rsid w:val="00B33B92"/>
    <w:rsid w:val="00B347A9"/>
    <w:rsid w:val="00B376D7"/>
    <w:rsid w:val="00B432B4"/>
    <w:rsid w:val="00B560D2"/>
    <w:rsid w:val="00B563E4"/>
    <w:rsid w:val="00B6007A"/>
    <w:rsid w:val="00B657C7"/>
    <w:rsid w:val="00B67557"/>
    <w:rsid w:val="00B71F50"/>
    <w:rsid w:val="00B80B90"/>
    <w:rsid w:val="00B85122"/>
    <w:rsid w:val="00B85BA1"/>
    <w:rsid w:val="00B90945"/>
    <w:rsid w:val="00B90D19"/>
    <w:rsid w:val="00BA08B2"/>
    <w:rsid w:val="00BA6669"/>
    <w:rsid w:val="00BB3631"/>
    <w:rsid w:val="00BB5137"/>
    <w:rsid w:val="00BC3EA5"/>
    <w:rsid w:val="00BC5EFB"/>
    <w:rsid w:val="00BC6B02"/>
    <w:rsid w:val="00BD38C9"/>
    <w:rsid w:val="00BD3F9E"/>
    <w:rsid w:val="00BE3549"/>
    <w:rsid w:val="00BF18FE"/>
    <w:rsid w:val="00BF1A9C"/>
    <w:rsid w:val="00BF1FB2"/>
    <w:rsid w:val="00BF2252"/>
    <w:rsid w:val="00C04EE4"/>
    <w:rsid w:val="00C05071"/>
    <w:rsid w:val="00C05726"/>
    <w:rsid w:val="00C05D06"/>
    <w:rsid w:val="00C101A1"/>
    <w:rsid w:val="00C13865"/>
    <w:rsid w:val="00C33BC6"/>
    <w:rsid w:val="00C351AA"/>
    <w:rsid w:val="00C3716C"/>
    <w:rsid w:val="00C465B0"/>
    <w:rsid w:val="00C46BB5"/>
    <w:rsid w:val="00C564D9"/>
    <w:rsid w:val="00C56A9C"/>
    <w:rsid w:val="00C573D0"/>
    <w:rsid w:val="00C64066"/>
    <w:rsid w:val="00C65A06"/>
    <w:rsid w:val="00C71197"/>
    <w:rsid w:val="00C72A08"/>
    <w:rsid w:val="00C73295"/>
    <w:rsid w:val="00C755C3"/>
    <w:rsid w:val="00C76245"/>
    <w:rsid w:val="00C8155D"/>
    <w:rsid w:val="00C82C36"/>
    <w:rsid w:val="00C843A1"/>
    <w:rsid w:val="00C84A11"/>
    <w:rsid w:val="00C878F0"/>
    <w:rsid w:val="00C93D51"/>
    <w:rsid w:val="00C940E2"/>
    <w:rsid w:val="00C94260"/>
    <w:rsid w:val="00C945B7"/>
    <w:rsid w:val="00C9514F"/>
    <w:rsid w:val="00C95A31"/>
    <w:rsid w:val="00C95C53"/>
    <w:rsid w:val="00CA2DF8"/>
    <w:rsid w:val="00CA4A9E"/>
    <w:rsid w:val="00CA53EC"/>
    <w:rsid w:val="00CA7AC4"/>
    <w:rsid w:val="00CB39F5"/>
    <w:rsid w:val="00CB6F21"/>
    <w:rsid w:val="00CC0F75"/>
    <w:rsid w:val="00CC1EB2"/>
    <w:rsid w:val="00CC564F"/>
    <w:rsid w:val="00CD09D9"/>
    <w:rsid w:val="00CD4F9E"/>
    <w:rsid w:val="00CD6604"/>
    <w:rsid w:val="00CD6EE0"/>
    <w:rsid w:val="00CD7951"/>
    <w:rsid w:val="00CE13B2"/>
    <w:rsid w:val="00CE2B2D"/>
    <w:rsid w:val="00CE5E6B"/>
    <w:rsid w:val="00CF00D7"/>
    <w:rsid w:val="00CF0796"/>
    <w:rsid w:val="00CF1E23"/>
    <w:rsid w:val="00CF79A8"/>
    <w:rsid w:val="00D01F72"/>
    <w:rsid w:val="00D06244"/>
    <w:rsid w:val="00D1379A"/>
    <w:rsid w:val="00D15615"/>
    <w:rsid w:val="00D20CB7"/>
    <w:rsid w:val="00D2345B"/>
    <w:rsid w:val="00D23B54"/>
    <w:rsid w:val="00D37A57"/>
    <w:rsid w:val="00D42927"/>
    <w:rsid w:val="00D43C11"/>
    <w:rsid w:val="00D440C4"/>
    <w:rsid w:val="00D454AF"/>
    <w:rsid w:val="00D46636"/>
    <w:rsid w:val="00D477A0"/>
    <w:rsid w:val="00D50C9B"/>
    <w:rsid w:val="00D51382"/>
    <w:rsid w:val="00D6049E"/>
    <w:rsid w:val="00D6255D"/>
    <w:rsid w:val="00D76E5C"/>
    <w:rsid w:val="00D82D03"/>
    <w:rsid w:val="00D856E8"/>
    <w:rsid w:val="00D94D77"/>
    <w:rsid w:val="00D95838"/>
    <w:rsid w:val="00D965CD"/>
    <w:rsid w:val="00DA199B"/>
    <w:rsid w:val="00DA3F1C"/>
    <w:rsid w:val="00DA4A64"/>
    <w:rsid w:val="00DA50F4"/>
    <w:rsid w:val="00DB6943"/>
    <w:rsid w:val="00DC5A55"/>
    <w:rsid w:val="00DC70D5"/>
    <w:rsid w:val="00DD0B4C"/>
    <w:rsid w:val="00DD2FD1"/>
    <w:rsid w:val="00DE1861"/>
    <w:rsid w:val="00DE24F4"/>
    <w:rsid w:val="00DE5A7C"/>
    <w:rsid w:val="00DF1DFD"/>
    <w:rsid w:val="00DF7BD7"/>
    <w:rsid w:val="00E00653"/>
    <w:rsid w:val="00E021D5"/>
    <w:rsid w:val="00E07CFC"/>
    <w:rsid w:val="00E10C10"/>
    <w:rsid w:val="00E1168F"/>
    <w:rsid w:val="00E11910"/>
    <w:rsid w:val="00E132AC"/>
    <w:rsid w:val="00E16328"/>
    <w:rsid w:val="00E17B72"/>
    <w:rsid w:val="00E32FDA"/>
    <w:rsid w:val="00E33D15"/>
    <w:rsid w:val="00E362E2"/>
    <w:rsid w:val="00E4054D"/>
    <w:rsid w:val="00E416BB"/>
    <w:rsid w:val="00E43640"/>
    <w:rsid w:val="00E45D18"/>
    <w:rsid w:val="00E5082B"/>
    <w:rsid w:val="00E50F72"/>
    <w:rsid w:val="00E512FE"/>
    <w:rsid w:val="00E53D02"/>
    <w:rsid w:val="00E60A25"/>
    <w:rsid w:val="00E61A60"/>
    <w:rsid w:val="00E66C67"/>
    <w:rsid w:val="00E74CF3"/>
    <w:rsid w:val="00E76DAB"/>
    <w:rsid w:val="00E90E10"/>
    <w:rsid w:val="00E953EC"/>
    <w:rsid w:val="00E967C7"/>
    <w:rsid w:val="00EA3C72"/>
    <w:rsid w:val="00EA4DD6"/>
    <w:rsid w:val="00EA5780"/>
    <w:rsid w:val="00EA5EB3"/>
    <w:rsid w:val="00EA6367"/>
    <w:rsid w:val="00EB032E"/>
    <w:rsid w:val="00EB377F"/>
    <w:rsid w:val="00EB70B9"/>
    <w:rsid w:val="00EC5BEF"/>
    <w:rsid w:val="00EC777A"/>
    <w:rsid w:val="00ED17EB"/>
    <w:rsid w:val="00ED7670"/>
    <w:rsid w:val="00ED77F5"/>
    <w:rsid w:val="00ED78F8"/>
    <w:rsid w:val="00EE2744"/>
    <w:rsid w:val="00EE4297"/>
    <w:rsid w:val="00EE4B76"/>
    <w:rsid w:val="00EF0EF9"/>
    <w:rsid w:val="00EF0FDD"/>
    <w:rsid w:val="00EF2871"/>
    <w:rsid w:val="00EF4C2B"/>
    <w:rsid w:val="00EF606C"/>
    <w:rsid w:val="00F008EE"/>
    <w:rsid w:val="00F0437E"/>
    <w:rsid w:val="00F1094C"/>
    <w:rsid w:val="00F124B5"/>
    <w:rsid w:val="00F256FA"/>
    <w:rsid w:val="00F335B5"/>
    <w:rsid w:val="00F364EF"/>
    <w:rsid w:val="00F40853"/>
    <w:rsid w:val="00F4798D"/>
    <w:rsid w:val="00F515B3"/>
    <w:rsid w:val="00F51CCD"/>
    <w:rsid w:val="00F5465B"/>
    <w:rsid w:val="00F55D19"/>
    <w:rsid w:val="00F6280F"/>
    <w:rsid w:val="00F649C7"/>
    <w:rsid w:val="00F67F6A"/>
    <w:rsid w:val="00F8758A"/>
    <w:rsid w:val="00F9220E"/>
    <w:rsid w:val="00F95E4F"/>
    <w:rsid w:val="00F96A3E"/>
    <w:rsid w:val="00FA6A7E"/>
    <w:rsid w:val="00FB03A3"/>
    <w:rsid w:val="00FB16DC"/>
    <w:rsid w:val="00FB4787"/>
    <w:rsid w:val="00FC1BDA"/>
    <w:rsid w:val="00FC297E"/>
    <w:rsid w:val="00FC7EBB"/>
    <w:rsid w:val="00FD2EFB"/>
    <w:rsid w:val="00FE150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4A5C2"/>
  <w15:chartTrackingRefBased/>
  <w15:docId w15:val="{E2BD995B-5400-4A19-ADBA-8DC2ACEC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61B"/>
    <w:pPr>
      <w:spacing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873942"/>
    <w:pPr>
      <w:keepNext/>
      <w:keepLines/>
      <w:numPr>
        <w:numId w:val="1"/>
      </w:numPr>
      <w:spacing w:before="240" w:after="0"/>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721529"/>
    <w:pPr>
      <w:keepNext/>
      <w:keepLines/>
      <w:numPr>
        <w:ilvl w:val="1"/>
        <w:numId w:val="1"/>
      </w:numPr>
      <w:spacing w:before="40" w:after="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721529"/>
    <w:pPr>
      <w:keepNext/>
      <w:keepLines/>
      <w:numPr>
        <w:ilvl w:val="2"/>
        <w:numId w:val="1"/>
      </w:numPr>
      <w:spacing w:before="40" w:after="0"/>
      <w:outlineLvl w:val="2"/>
    </w:pPr>
    <w:rPr>
      <w:rFonts w:eastAsiaTheme="majorEastAsia"/>
      <w:i/>
      <w:iCs/>
      <w:color w:val="000000" w:themeColor="text1"/>
    </w:rPr>
  </w:style>
  <w:style w:type="paragraph" w:styleId="Heading4">
    <w:name w:val="heading 4"/>
    <w:basedOn w:val="Normal"/>
    <w:next w:val="Normal"/>
    <w:link w:val="Heading4Char"/>
    <w:uiPriority w:val="9"/>
    <w:semiHidden/>
    <w:unhideWhenUsed/>
    <w:qFormat/>
    <w:rsid w:val="00D477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6A5"/>
  </w:style>
  <w:style w:type="character" w:customStyle="1" w:styleId="Heading1Char">
    <w:name w:val="Heading 1 Char"/>
    <w:basedOn w:val="DefaultParagraphFont"/>
    <w:link w:val="Heading1"/>
    <w:uiPriority w:val="9"/>
    <w:rsid w:val="00873942"/>
    <w:rPr>
      <w:rFonts w:ascii="Times New Roman" w:eastAsiaTheme="majorEastAsia" w:hAnsi="Times New Roman" w:cs="Times New Roman"/>
      <w:b/>
      <w:bCs/>
      <w:color w:val="000000" w:themeColor="text1"/>
      <w:sz w:val="24"/>
      <w:szCs w:val="24"/>
    </w:rPr>
  </w:style>
  <w:style w:type="paragraph" w:styleId="Title">
    <w:name w:val="Title"/>
    <w:basedOn w:val="Normal"/>
    <w:next w:val="Normal"/>
    <w:link w:val="TitleChar"/>
    <w:uiPriority w:val="10"/>
    <w:qFormat/>
    <w:rsid w:val="00952B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BE"/>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E734B"/>
    <w:rPr>
      <w:color w:val="1155CC"/>
      <w:u w:val="single"/>
    </w:rPr>
  </w:style>
  <w:style w:type="character" w:styleId="SubtleReference">
    <w:name w:val="Subtle Reference"/>
    <w:basedOn w:val="DefaultParagraphFont"/>
    <w:uiPriority w:val="31"/>
    <w:qFormat/>
    <w:rsid w:val="009F20FE"/>
    <w:rPr>
      <w:smallCaps/>
      <w:color w:val="5A5A5A" w:themeColor="text1" w:themeTint="A5"/>
    </w:rPr>
  </w:style>
  <w:style w:type="character" w:styleId="UnresolvedMention">
    <w:name w:val="Unresolved Mention"/>
    <w:basedOn w:val="DefaultParagraphFont"/>
    <w:uiPriority w:val="99"/>
    <w:semiHidden/>
    <w:unhideWhenUsed/>
    <w:rsid w:val="009F20FE"/>
    <w:rPr>
      <w:color w:val="605E5C"/>
      <w:shd w:val="clear" w:color="auto" w:fill="E1DFDD"/>
    </w:rPr>
  </w:style>
  <w:style w:type="character" w:customStyle="1" w:styleId="title-text">
    <w:name w:val="title-text"/>
    <w:basedOn w:val="DefaultParagraphFont"/>
    <w:rsid w:val="00E16328"/>
  </w:style>
  <w:style w:type="character" w:styleId="IntenseReference">
    <w:name w:val="Intense Reference"/>
    <w:basedOn w:val="DefaultParagraphFont"/>
    <w:uiPriority w:val="32"/>
    <w:qFormat/>
    <w:rsid w:val="00A90027"/>
    <w:rPr>
      <w:b/>
      <w:bCs/>
      <w:smallCaps/>
      <w:color w:val="4472C4" w:themeColor="accent1"/>
      <w:spacing w:val="5"/>
    </w:rPr>
  </w:style>
  <w:style w:type="character" w:customStyle="1" w:styleId="Heading2Char">
    <w:name w:val="Heading 2 Char"/>
    <w:basedOn w:val="DefaultParagraphFont"/>
    <w:link w:val="Heading2"/>
    <w:uiPriority w:val="9"/>
    <w:rsid w:val="00721529"/>
    <w:rPr>
      <w:rFonts w:ascii="Times New Roman" w:eastAsiaTheme="majorEastAsia" w:hAnsi="Times New Roman" w:cs="Times New Roman"/>
      <w:b/>
      <w:bCs/>
      <w:color w:val="000000" w:themeColor="text1"/>
      <w:sz w:val="24"/>
      <w:szCs w:val="24"/>
    </w:rPr>
  </w:style>
  <w:style w:type="character" w:customStyle="1" w:styleId="Heading3Char">
    <w:name w:val="Heading 3 Char"/>
    <w:basedOn w:val="DefaultParagraphFont"/>
    <w:link w:val="Heading3"/>
    <w:uiPriority w:val="9"/>
    <w:rsid w:val="00721529"/>
    <w:rPr>
      <w:rFonts w:ascii="Times New Roman" w:eastAsiaTheme="majorEastAsia" w:hAnsi="Times New Roman" w:cs="Times New Roman"/>
      <w:i/>
      <w:iCs/>
      <w:color w:val="000000" w:themeColor="text1"/>
      <w:sz w:val="24"/>
      <w:szCs w:val="24"/>
    </w:rPr>
  </w:style>
  <w:style w:type="character" w:styleId="CommentReference">
    <w:name w:val="annotation reference"/>
    <w:basedOn w:val="DefaultParagraphFont"/>
    <w:uiPriority w:val="99"/>
    <w:semiHidden/>
    <w:unhideWhenUsed/>
    <w:rsid w:val="009441F6"/>
    <w:rPr>
      <w:sz w:val="16"/>
      <w:szCs w:val="16"/>
    </w:rPr>
  </w:style>
  <w:style w:type="paragraph" w:styleId="CommentText">
    <w:name w:val="annotation text"/>
    <w:basedOn w:val="Normal"/>
    <w:link w:val="CommentTextChar"/>
    <w:uiPriority w:val="99"/>
    <w:unhideWhenUsed/>
    <w:rsid w:val="009441F6"/>
    <w:pPr>
      <w:spacing w:line="240" w:lineRule="auto"/>
    </w:pPr>
    <w:rPr>
      <w:sz w:val="20"/>
      <w:szCs w:val="20"/>
    </w:rPr>
  </w:style>
  <w:style w:type="character" w:customStyle="1" w:styleId="CommentTextChar">
    <w:name w:val="Comment Text Char"/>
    <w:basedOn w:val="DefaultParagraphFont"/>
    <w:link w:val="CommentText"/>
    <w:uiPriority w:val="99"/>
    <w:rsid w:val="009441F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441F6"/>
    <w:rPr>
      <w:b/>
      <w:bCs/>
    </w:rPr>
  </w:style>
  <w:style w:type="character" w:customStyle="1" w:styleId="CommentSubjectChar">
    <w:name w:val="Comment Subject Char"/>
    <w:basedOn w:val="CommentTextChar"/>
    <w:link w:val="CommentSubject"/>
    <w:uiPriority w:val="99"/>
    <w:semiHidden/>
    <w:rsid w:val="009441F6"/>
    <w:rPr>
      <w:rFonts w:ascii="Times New Roman" w:hAnsi="Times New Roman" w:cs="Times New Roman"/>
      <w:b/>
      <w:bCs/>
      <w:sz w:val="20"/>
      <w:szCs w:val="20"/>
    </w:rPr>
  </w:style>
  <w:style w:type="paragraph" w:styleId="Revision">
    <w:name w:val="Revision"/>
    <w:hidden/>
    <w:uiPriority w:val="99"/>
    <w:semiHidden/>
    <w:rsid w:val="00D477A0"/>
    <w:pPr>
      <w:spacing w:after="0" w:line="240" w:lineRule="auto"/>
    </w:pPr>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D477A0"/>
    <w:rPr>
      <w:rFonts w:asciiTheme="majorHAnsi" w:eastAsiaTheme="majorEastAsia" w:hAnsiTheme="majorHAnsi" w:cstheme="majorBidi"/>
      <w:i/>
      <w:iCs/>
      <w:color w:val="2F5496" w:themeColor="accent1" w:themeShade="BF"/>
      <w:sz w:val="24"/>
      <w:szCs w:val="24"/>
    </w:rPr>
  </w:style>
  <w:style w:type="character" w:customStyle="1" w:styleId="mord">
    <w:name w:val="mord"/>
    <w:basedOn w:val="DefaultParagraphFont"/>
    <w:rsid w:val="00D477A0"/>
  </w:style>
  <w:style w:type="character" w:customStyle="1" w:styleId="mbin">
    <w:name w:val="mbin"/>
    <w:basedOn w:val="DefaultParagraphFont"/>
    <w:rsid w:val="00D477A0"/>
  </w:style>
  <w:style w:type="character" w:customStyle="1" w:styleId="mop">
    <w:name w:val="mop"/>
    <w:basedOn w:val="DefaultParagraphFont"/>
    <w:rsid w:val="00D477A0"/>
  </w:style>
  <w:style w:type="character" w:customStyle="1" w:styleId="mrel">
    <w:name w:val="mrel"/>
    <w:basedOn w:val="DefaultParagraphFont"/>
    <w:rsid w:val="00D477A0"/>
  </w:style>
  <w:style w:type="character" w:customStyle="1" w:styleId="vlist-s">
    <w:name w:val="vlist-s"/>
    <w:basedOn w:val="DefaultParagraphFont"/>
    <w:rsid w:val="00D477A0"/>
  </w:style>
  <w:style w:type="character" w:customStyle="1" w:styleId="delimsizing">
    <w:name w:val="delimsizing"/>
    <w:basedOn w:val="DefaultParagraphFont"/>
    <w:rsid w:val="00D477A0"/>
  </w:style>
  <w:style w:type="character" w:styleId="PlaceholderText">
    <w:name w:val="Placeholder Text"/>
    <w:basedOn w:val="DefaultParagraphFont"/>
    <w:uiPriority w:val="99"/>
    <w:semiHidden/>
    <w:rsid w:val="00D6049E"/>
    <w:rPr>
      <w:color w:val="666666"/>
    </w:rPr>
  </w:style>
  <w:style w:type="table" w:styleId="TableGrid">
    <w:name w:val="Table Grid"/>
    <w:basedOn w:val="TableNormal"/>
    <w:uiPriority w:val="39"/>
    <w:rsid w:val="005A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3F4"/>
    <w:pPr>
      <w:ind w:left="720"/>
      <w:contextualSpacing/>
    </w:pPr>
  </w:style>
  <w:style w:type="paragraph" w:styleId="BodyText">
    <w:name w:val="Body Text"/>
    <w:basedOn w:val="Normal"/>
    <w:link w:val="BodyTextChar"/>
    <w:qFormat/>
    <w:rsid w:val="004F6FFF"/>
    <w:pPr>
      <w:spacing w:before="180" w:after="180" w:line="240" w:lineRule="auto"/>
      <w:jc w:val="left"/>
    </w:pPr>
    <w:rPr>
      <w:rFonts w:asciiTheme="minorHAnsi" w:hAnsiTheme="minorHAnsi" w:cstheme="minorBidi"/>
      <w:kern w:val="0"/>
      <w:lang w:bidi="ar-SA"/>
      <w14:ligatures w14:val="none"/>
    </w:rPr>
  </w:style>
  <w:style w:type="character" w:customStyle="1" w:styleId="BodyTextChar">
    <w:name w:val="Body Text Char"/>
    <w:basedOn w:val="DefaultParagraphFont"/>
    <w:link w:val="BodyText"/>
    <w:rsid w:val="004F6FFF"/>
    <w:rPr>
      <w:kern w:val="0"/>
      <w:sz w:val="24"/>
      <w:szCs w:val="24"/>
      <w:lang w:bidi="ar-SA"/>
      <w14:ligatures w14:val="none"/>
    </w:rPr>
  </w:style>
  <w:style w:type="paragraph" w:customStyle="1" w:styleId="TableCaption">
    <w:name w:val="Table Caption"/>
    <w:basedOn w:val="Caption"/>
    <w:rsid w:val="004F6FFF"/>
    <w:pPr>
      <w:keepNext/>
      <w:spacing w:after="120"/>
      <w:jc w:val="left"/>
    </w:pPr>
    <w:rPr>
      <w:rFonts w:asciiTheme="minorHAnsi" w:hAnsiTheme="minorHAnsi" w:cstheme="minorBidi"/>
      <w:iCs w:val="0"/>
      <w:color w:val="auto"/>
      <w:kern w:val="0"/>
      <w:sz w:val="24"/>
      <w:szCs w:val="24"/>
      <w:lang w:bidi="ar-SA"/>
      <w14:ligatures w14:val="none"/>
    </w:rPr>
  </w:style>
  <w:style w:type="paragraph" w:styleId="Caption">
    <w:name w:val="caption"/>
    <w:basedOn w:val="Normal"/>
    <w:next w:val="Normal"/>
    <w:uiPriority w:val="35"/>
    <w:semiHidden/>
    <w:unhideWhenUsed/>
    <w:qFormat/>
    <w:rsid w:val="004F6FFF"/>
    <w:pPr>
      <w:spacing w:after="200" w:line="240" w:lineRule="auto"/>
    </w:pPr>
    <w:rPr>
      <w:i/>
      <w:iCs/>
      <w:color w:val="44546A" w:themeColor="text2"/>
      <w:sz w:val="18"/>
      <w:szCs w:val="18"/>
    </w:rPr>
  </w:style>
  <w:style w:type="paragraph" w:customStyle="1" w:styleId="FirstParagraph">
    <w:name w:val="First Paragraph"/>
    <w:basedOn w:val="BodyText"/>
    <w:next w:val="BodyText"/>
    <w:qFormat/>
    <w:rsid w:val="00B90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558254">
      <w:bodyDiv w:val="1"/>
      <w:marLeft w:val="0"/>
      <w:marRight w:val="0"/>
      <w:marTop w:val="0"/>
      <w:marBottom w:val="0"/>
      <w:divBdr>
        <w:top w:val="none" w:sz="0" w:space="0" w:color="auto"/>
        <w:left w:val="none" w:sz="0" w:space="0" w:color="auto"/>
        <w:bottom w:val="none" w:sz="0" w:space="0" w:color="auto"/>
        <w:right w:val="none" w:sz="0" w:space="0" w:color="auto"/>
      </w:divBdr>
    </w:div>
    <w:div w:id="528952332">
      <w:bodyDiv w:val="1"/>
      <w:marLeft w:val="0"/>
      <w:marRight w:val="0"/>
      <w:marTop w:val="0"/>
      <w:marBottom w:val="0"/>
      <w:divBdr>
        <w:top w:val="none" w:sz="0" w:space="0" w:color="auto"/>
        <w:left w:val="none" w:sz="0" w:space="0" w:color="auto"/>
        <w:bottom w:val="none" w:sz="0" w:space="0" w:color="auto"/>
        <w:right w:val="none" w:sz="0" w:space="0" w:color="auto"/>
      </w:divBdr>
    </w:div>
    <w:div w:id="582223386">
      <w:bodyDiv w:val="1"/>
      <w:marLeft w:val="0"/>
      <w:marRight w:val="0"/>
      <w:marTop w:val="0"/>
      <w:marBottom w:val="0"/>
      <w:divBdr>
        <w:top w:val="none" w:sz="0" w:space="0" w:color="auto"/>
        <w:left w:val="none" w:sz="0" w:space="0" w:color="auto"/>
        <w:bottom w:val="none" w:sz="0" w:space="0" w:color="auto"/>
        <w:right w:val="none" w:sz="0" w:space="0" w:color="auto"/>
      </w:divBdr>
    </w:div>
    <w:div w:id="622537018">
      <w:bodyDiv w:val="1"/>
      <w:marLeft w:val="0"/>
      <w:marRight w:val="0"/>
      <w:marTop w:val="0"/>
      <w:marBottom w:val="0"/>
      <w:divBdr>
        <w:top w:val="none" w:sz="0" w:space="0" w:color="auto"/>
        <w:left w:val="none" w:sz="0" w:space="0" w:color="auto"/>
        <w:bottom w:val="none" w:sz="0" w:space="0" w:color="auto"/>
        <w:right w:val="none" w:sz="0" w:space="0" w:color="auto"/>
      </w:divBdr>
    </w:div>
    <w:div w:id="683095391">
      <w:bodyDiv w:val="1"/>
      <w:marLeft w:val="0"/>
      <w:marRight w:val="0"/>
      <w:marTop w:val="0"/>
      <w:marBottom w:val="0"/>
      <w:divBdr>
        <w:top w:val="none" w:sz="0" w:space="0" w:color="auto"/>
        <w:left w:val="none" w:sz="0" w:space="0" w:color="auto"/>
        <w:bottom w:val="none" w:sz="0" w:space="0" w:color="auto"/>
        <w:right w:val="none" w:sz="0" w:space="0" w:color="auto"/>
      </w:divBdr>
    </w:div>
    <w:div w:id="745954409">
      <w:bodyDiv w:val="1"/>
      <w:marLeft w:val="0"/>
      <w:marRight w:val="0"/>
      <w:marTop w:val="0"/>
      <w:marBottom w:val="0"/>
      <w:divBdr>
        <w:top w:val="none" w:sz="0" w:space="0" w:color="auto"/>
        <w:left w:val="none" w:sz="0" w:space="0" w:color="auto"/>
        <w:bottom w:val="none" w:sz="0" w:space="0" w:color="auto"/>
        <w:right w:val="none" w:sz="0" w:space="0" w:color="auto"/>
      </w:divBdr>
    </w:div>
    <w:div w:id="791285711">
      <w:bodyDiv w:val="1"/>
      <w:marLeft w:val="0"/>
      <w:marRight w:val="0"/>
      <w:marTop w:val="0"/>
      <w:marBottom w:val="0"/>
      <w:divBdr>
        <w:top w:val="none" w:sz="0" w:space="0" w:color="auto"/>
        <w:left w:val="none" w:sz="0" w:space="0" w:color="auto"/>
        <w:bottom w:val="none" w:sz="0" w:space="0" w:color="auto"/>
        <w:right w:val="none" w:sz="0" w:space="0" w:color="auto"/>
      </w:divBdr>
    </w:div>
    <w:div w:id="855191307">
      <w:bodyDiv w:val="1"/>
      <w:marLeft w:val="0"/>
      <w:marRight w:val="0"/>
      <w:marTop w:val="0"/>
      <w:marBottom w:val="0"/>
      <w:divBdr>
        <w:top w:val="none" w:sz="0" w:space="0" w:color="auto"/>
        <w:left w:val="none" w:sz="0" w:space="0" w:color="auto"/>
        <w:bottom w:val="none" w:sz="0" w:space="0" w:color="auto"/>
        <w:right w:val="none" w:sz="0" w:space="0" w:color="auto"/>
      </w:divBdr>
    </w:div>
    <w:div w:id="876892149">
      <w:bodyDiv w:val="1"/>
      <w:marLeft w:val="0"/>
      <w:marRight w:val="0"/>
      <w:marTop w:val="0"/>
      <w:marBottom w:val="0"/>
      <w:divBdr>
        <w:top w:val="none" w:sz="0" w:space="0" w:color="auto"/>
        <w:left w:val="none" w:sz="0" w:space="0" w:color="auto"/>
        <w:bottom w:val="none" w:sz="0" w:space="0" w:color="auto"/>
        <w:right w:val="none" w:sz="0" w:space="0" w:color="auto"/>
      </w:divBdr>
    </w:div>
    <w:div w:id="876964462">
      <w:bodyDiv w:val="1"/>
      <w:marLeft w:val="0"/>
      <w:marRight w:val="0"/>
      <w:marTop w:val="0"/>
      <w:marBottom w:val="0"/>
      <w:divBdr>
        <w:top w:val="none" w:sz="0" w:space="0" w:color="auto"/>
        <w:left w:val="none" w:sz="0" w:space="0" w:color="auto"/>
        <w:bottom w:val="none" w:sz="0" w:space="0" w:color="auto"/>
        <w:right w:val="none" w:sz="0" w:space="0" w:color="auto"/>
      </w:divBdr>
    </w:div>
    <w:div w:id="965281353">
      <w:bodyDiv w:val="1"/>
      <w:marLeft w:val="0"/>
      <w:marRight w:val="0"/>
      <w:marTop w:val="0"/>
      <w:marBottom w:val="0"/>
      <w:divBdr>
        <w:top w:val="none" w:sz="0" w:space="0" w:color="auto"/>
        <w:left w:val="none" w:sz="0" w:space="0" w:color="auto"/>
        <w:bottom w:val="none" w:sz="0" w:space="0" w:color="auto"/>
        <w:right w:val="none" w:sz="0" w:space="0" w:color="auto"/>
      </w:divBdr>
    </w:div>
    <w:div w:id="1059747914">
      <w:bodyDiv w:val="1"/>
      <w:marLeft w:val="0"/>
      <w:marRight w:val="0"/>
      <w:marTop w:val="0"/>
      <w:marBottom w:val="0"/>
      <w:divBdr>
        <w:top w:val="none" w:sz="0" w:space="0" w:color="auto"/>
        <w:left w:val="none" w:sz="0" w:space="0" w:color="auto"/>
        <w:bottom w:val="none" w:sz="0" w:space="0" w:color="auto"/>
        <w:right w:val="none" w:sz="0" w:space="0" w:color="auto"/>
      </w:divBdr>
    </w:div>
    <w:div w:id="1191264788">
      <w:bodyDiv w:val="1"/>
      <w:marLeft w:val="0"/>
      <w:marRight w:val="0"/>
      <w:marTop w:val="0"/>
      <w:marBottom w:val="0"/>
      <w:divBdr>
        <w:top w:val="none" w:sz="0" w:space="0" w:color="auto"/>
        <w:left w:val="none" w:sz="0" w:space="0" w:color="auto"/>
        <w:bottom w:val="none" w:sz="0" w:space="0" w:color="auto"/>
        <w:right w:val="none" w:sz="0" w:space="0" w:color="auto"/>
      </w:divBdr>
    </w:div>
    <w:div w:id="1392265138">
      <w:bodyDiv w:val="1"/>
      <w:marLeft w:val="0"/>
      <w:marRight w:val="0"/>
      <w:marTop w:val="0"/>
      <w:marBottom w:val="0"/>
      <w:divBdr>
        <w:top w:val="none" w:sz="0" w:space="0" w:color="auto"/>
        <w:left w:val="none" w:sz="0" w:space="0" w:color="auto"/>
        <w:bottom w:val="none" w:sz="0" w:space="0" w:color="auto"/>
        <w:right w:val="none" w:sz="0" w:space="0" w:color="auto"/>
      </w:divBdr>
    </w:div>
    <w:div w:id="1509442060">
      <w:bodyDiv w:val="1"/>
      <w:marLeft w:val="0"/>
      <w:marRight w:val="0"/>
      <w:marTop w:val="0"/>
      <w:marBottom w:val="0"/>
      <w:divBdr>
        <w:top w:val="none" w:sz="0" w:space="0" w:color="auto"/>
        <w:left w:val="none" w:sz="0" w:space="0" w:color="auto"/>
        <w:bottom w:val="none" w:sz="0" w:space="0" w:color="auto"/>
        <w:right w:val="none" w:sz="0" w:space="0" w:color="auto"/>
      </w:divBdr>
    </w:div>
    <w:div w:id="1619990354">
      <w:bodyDiv w:val="1"/>
      <w:marLeft w:val="0"/>
      <w:marRight w:val="0"/>
      <w:marTop w:val="0"/>
      <w:marBottom w:val="0"/>
      <w:divBdr>
        <w:top w:val="none" w:sz="0" w:space="0" w:color="auto"/>
        <w:left w:val="none" w:sz="0" w:space="0" w:color="auto"/>
        <w:bottom w:val="none" w:sz="0" w:space="0" w:color="auto"/>
        <w:right w:val="none" w:sz="0" w:space="0" w:color="auto"/>
      </w:divBdr>
    </w:div>
    <w:div w:id="1750074720">
      <w:bodyDiv w:val="1"/>
      <w:marLeft w:val="0"/>
      <w:marRight w:val="0"/>
      <w:marTop w:val="0"/>
      <w:marBottom w:val="0"/>
      <w:divBdr>
        <w:top w:val="none" w:sz="0" w:space="0" w:color="auto"/>
        <w:left w:val="none" w:sz="0" w:space="0" w:color="auto"/>
        <w:bottom w:val="none" w:sz="0" w:space="0" w:color="auto"/>
        <w:right w:val="none" w:sz="0" w:space="0" w:color="auto"/>
      </w:divBdr>
    </w:div>
    <w:div w:id="2077168219">
      <w:bodyDiv w:val="1"/>
      <w:marLeft w:val="0"/>
      <w:marRight w:val="0"/>
      <w:marTop w:val="0"/>
      <w:marBottom w:val="0"/>
      <w:divBdr>
        <w:top w:val="none" w:sz="0" w:space="0" w:color="auto"/>
        <w:left w:val="none" w:sz="0" w:space="0" w:color="auto"/>
        <w:bottom w:val="none" w:sz="0" w:space="0" w:color="auto"/>
        <w:right w:val="none" w:sz="0" w:space="0" w:color="auto"/>
      </w:divBdr>
    </w:div>
    <w:div w:id="2086564615">
      <w:bodyDiv w:val="1"/>
      <w:marLeft w:val="0"/>
      <w:marRight w:val="0"/>
      <w:marTop w:val="0"/>
      <w:marBottom w:val="0"/>
      <w:divBdr>
        <w:top w:val="none" w:sz="0" w:space="0" w:color="auto"/>
        <w:left w:val="none" w:sz="0" w:space="0" w:color="auto"/>
        <w:bottom w:val="none" w:sz="0" w:space="0" w:color="auto"/>
        <w:right w:val="none" w:sz="0" w:space="0" w:color="auto"/>
      </w:divBdr>
    </w:div>
    <w:div w:id="2124808446">
      <w:bodyDiv w:val="1"/>
      <w:marLeft w:val="0"/>
      <w:marRight w:val="0"/>
      <w:marTop w:val="0"/>
      <w:marBottom w:val="0"/>
      <w:divBdr>
        <w:top w:val="none" w:sz="0" w:space="0" w:color="auto"/>
        <w:left w:val="none" w:sz="0" w:space="0" w:color="auto"/>
        <w:bottom w:val="none" w:sz="0" w:space="0" w:color="auto"/>
        <w:right w:val="none" w:sz="0" w:space="0" w:color="auto"/>
      </w:divBdr>
    </w:div>
    <w:div w:id="212988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oi.org/10.1016/S0965-8564(02)00004-6"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1/relationships/commentsExtended" Target="commentsExtended.xml"/><Relationship Id="rId19" Type="http://schemas.openxmlformats.org/officeDocument/2006/relationships/hyperlink" Target="https://doi.org/10.1016/j.trc.2016.03.002"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0F142-7582-4F4B-9567-89D9CA88C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6629</Words>
  <Characters>37786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PAPPALA</dc:creator>
  <cp:keywords/>
  <dc:description/>
  <cp:lastModifiedBy>arun kumar</cp:lastModifiedBy>
  <cp:revision>2</cp:revision>
  <dcterms:created xsi:type="dcterms:W3CDTF">2026-07-28T15:18:00Z</dcterms:created>
  <dcterms:modified xsi:type="dcterms:W3CDTF">2026-07-28T15:18:00Z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d4e9524,2e68da32,6108e96f</vt:lpwstr>
  </property>
  <property fmtid="{D5CDD505-2E9C-101B-9397-08002B2CF9AE}" pid="3" name="ClassificationContentMarkingHeaderFontProps">
    <vt:lpwstr>#ff8c00,12,Calibri</vt:lpwstr>
  </property>
  <property fmtid="{D5CDD505-2E9C-101B-9397-08002B2CF9AE}" pid="4" name="ClassificationContentMarkingHeaderText">
    <vt:lpwstr>CONFIDENTIAL &amp; RESTRICTED</vt:lpwstr>
  </property>
  <property fmtid="{D5CDD505-2E9C-101B-9397-08002B2CF9AE}" pid="5" name="MSIP_Label_d2db9220-a04a-4f06-aab9-80cbe5287fb3_Enabled">
    <vt:lpwstr>true</vt:lpwstr>
  </property>
  <property fmtid="{D5CDD505-2E9C-101B-9397-08002B2CF9AE}" pid="6" name="MSIP_Label_d2db9220-a04a-4f06-aab9-80cbe5287fb3_SetDate">
    <vt:lpwstr>2023-12-01T04:00:54Z</vt:lpwstr>
  </property>
  <property fmtid="{D5CDD505-2E9C-101B-9397-08002B2CF9AE}" pid="7" name="MSIP_Label_d2db9220-a04a-4f06-aab9-80cbe5287fb3_Method">
    <vt:lpwstr>Standard</vt:lpwstr>
  </property>
  <property fmtid="{D5CDD505-2E9C-101B-9397-08002B2CF9AE}" pid="8" name="MSIP_Label_d2db9220-a04a-4f06-aab9-80cbe5287fb3_Name">
    <vt:lpwstr>d2db9220-a04a-4f06-aab9-80cbe5287fb3</vt:lpwstr>
  </property>
  <property fmtid="{D5CDD505-2E9C-101B-9397-08002B2CF9AE}" pid="9" name="MSIP_Label_d2db9220-a04a-4f06-aab9-80cbe5287fb3_SiteId">
    <vt:lpwstr>b3f4f7c2-72ce-4192-aba4-d6c7719b5766</vt:lpwstr>
  </property>
  <property fmtid="{D5CDD505-2E9C-101B-9397-08002B2CF9AE}" pid="10" name="MSIP_Label_d2db9220-a04a-4f06-aab9-80cbe5287fb3_ActionId">
    <vt:lpwstr>7ec3512c-96d7-4795-b181-622b83c91472</vt:lpwstr>
  </property>
  <property fmtid="{D5CDD505-2E9C-101B-9397-08002B2CF9AE}" pid="11" name="MSIP_Label_d2db9220-a04a-4f06-aab9-80cbe5287fb3_ContentBits">
    <vt:lpwstr>1</vt:lpwstr>
  </property>
  <property fmtid="{D5CDD505-2E9C-101B-9397-08002B2CF9AE}" pid="12" name="Mendeley Recent Style Id 0_1">
    <vt:lpwstr>http://www.zotero.org/styles/apa-6th-edition</vt:lpwstr>
  </property>
  <property fmtid="{D5CDD505-2E9C-101B-9397-08002B2CF9AE}" pid="13" name="Mendeley Recent Style Name 0_1">
    <vt:lpwstr>American Psychological Association 6th edition</vt:lpwstr>
  </property>
  <property fmtid="{D5CDD505-2E9C-101B-9397-08002B2CF9AE}" pid="14" name="Mendeley Recent Style Id 1_1">
    <vt:lpwstr>http://www.zotero.org/styles/apa</vt:lpwstr>
  </property>
  <property fmtid="{D5CDD505-2E9C-101B-9397-08002B2CF9AE}" pid="15" name="Mendeley Recent Style Name 1_1">
    <vt:lpwstr>American Psychological Association 7th edition</vt:lpwstr>
  </property>
  <property fmtid="{D5CDD505-2E9C-101B-9397-08002B2CF9AE}" pid="16" name="Mendeley Recent Style Id 2_1">
    <vt:lpwstr>http://www.zotero.org/styles/chicago-fullnote-bibliography</vt:lpwstr>
  </property>
  <property fmtid="{D5CDD505-2E9C-101B-9397-08002B2CF9AE}" pid="17" name="Mendeley Recent Style Name 2_1">
    <vt:lpwstr>Chicago Manual of Style 17th edition (full note)</vt:lpwstr>
  </property>
  <property fmtid="{D5CDD505-2E9C-101B-9397-08002B2CF9AE}" pid="18" name="Mendeley Recent Style Id 3_1">
    <vt:lpwstr>http://www.zotero.org/styles/harvard-cite-them-right</vt:lpwstr>
  </property>
  <property fmtid="{D5CDD505-2E9C-101B-9397-08002B2CF9AE}" pid="19" name="Mendeley Recent Style Name 3_1">
    <vt:lpwstr>Cite Them Right 11th edition - Harvard</vt:lpwstr>
  </property>
  <property fmtid="{D5CDD505-2E9C-101B-9397-08002B2CF9AE}" pid="20" name="Mendeley Recent Style Id 4_1">
    <vt:lpwstr>http://www.zotero.org/styles/emerald-harvard</vt:lpwstr>
  </property>
  <property fmtid="{D5CDD505-2E9C-101B-9397-08002B2CF9AE}" pid="21" name="Mendeley Recent Style Name 4_1">
    <vt:lpwstr>Emerald - Harvard</vt:lpwstr>
  </property>
  <property fmtid="{D5CDD505-2E9C-101B-9397-08002B2CF9AE}" pid="22" name="Mendeley Recent Style Id 5_1">
    <vt:lpwstr>http://www.zotero.org/styles/ieee</vt:lpwstr>
  </property>
  <property fmtid="{D5CDD505-2E9C-101B-9397-08002B2CF9AE}" pid="23" name="Mendeley Recent Style Name 5_1">
    <vt:lpwstr>IEEE</vt:lpwstr>
  </property>
  <property fmtid="{D5CDD505-2E9C-101B-9397-08002B2CF9AE}" pid="24" name="Mendeley Recent Style Id 6_1">
    <vt:lpwstr>https://csl.mendeley.com/styles/486091231/JBR-No-DOI</vt:lpwstr>
  </property>
  <property fmtid="{D5CDD505-2E9C-101B-9397-08002B2CF9AE}" pid="25" name="Mendeley Recent Style Name 6_1">
    <vt:lpwstr>JBR-No-DOI</vt:lpwstr>
  </property>
  <property fmtid="{D5CDD505-2E9C-101B-9397-08002B2CF9AE}" pid="26" name="Mendeley Recent Style Id 7_1">
    <vt:lpwstr>http://www.zotero.org/styles/modern-humanities-research-association</vt:lpwstr>
  </property>
  <property fmtid="{D5CDD505-2E9C-101B-9397-08002B2CF9AE}" pid="27" name="Mendeley Recent Style Name 7_1">
    <vt:lpwstr>Modern Humanities Research Association 3rd edition (note with bibliography)</vt:lpwstr>
  </property>
  <property fmtid="{D5CDD505-2E9C-101B-9397-08002B2CF9AE}" pid="28" name="Mendeley Recent Style Id 8_1">
    <vt:lpwstr>https://csl.mendeley.com/styles/486091231/apa-2-No-DOI</vt:lpwstr>
  </property>
  <property fmtid="{D5CDD505-2E9C-101B-9397-08002B2CF9AE}" pid="29" name="Mendeley Recent Style Name 8_1">
    <vt:lpwstr>NO DOI JBR</vt:lpwstr>
  </property>
  <property fmtid="{D5CDD505-2E9C-101B-9397-08002B2CF9AE}" pid="30" name="Mendeley Recent Style Id 9_1">
    <vt:lpwstr>http://www.zotero.org/styles/sage-harvard</vt:lpwstr>
  </property>
  <property fmtid="{D5CDD505-2E9C-101B-9397-08002B2CF9AE}" pid="31" name="Mendeley Recent Style Name 9_1">
    <vt:lpwstr>SAGE - Harvard</vt:lpwstr>
  </property>
</Properties>
</file>